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01EF9" w14:textId="6994E658" w:rsidR="00906E70" w:rsidRDefault="009B6277" w:rsidP="00906E70">
      <w:pPr>
        <w:pStyle w:val="a4"/>
      </w:pPr>
      <w:r>
        <w:t xml:space="preserve">SIF-AU </w:t>
      </w:r>
      <w:r w:rsidR="00906E70">
        <w:t xml:space="preserve">Assessment </w:t>
      </w:r>
      <w:r>
        <w:t>Objects</w:t>
      </w:r>
      <w:r w:rsidR="00906E70">
        <w:t xml:space="preserve">, </w:t>
      </w:r>
      <w:r>
        <w:t>October Draft</w:t>
      </w:r>
    </w:p>
    <w:p w14:paraId="49E849B8" w14:textId="77D123DB" w:rsidR="00B4714D" w:rsidRPr="00B4714D" w:rsidRDefault="00B4714D" w:rsidP="007A6448">
      <w:pPr>
        <w:pStyle w:val="20"/>
        <w:tabs>
          <w:tab w:val="left" w:pos="720"/>
          <w:tab w:val="right" w:leader="dot" w:pos="8290"/>
        </w:tabs>
      </w:pPr>
      <w:r>
        <w:rPr>
          <w:rFonts w:asciiTheme="majorHAnsi" w:hAnsiTheme="majorHAnsi"/>
          <w:b/>
          <w:bCs/>
          <w:color w:val="548DD4"/>
          <w:sz w:val="24"/>
          <w:szCs w:val="24"/>
        </w:rPr>
        <w:fldChar w:fldCharType="begin"/>
      </w:r>
      <w:r>
        <w:instrText xml:space="preserve"> TOC \o "1-3" \h \z </w:instrText>
      </w:r>
      <w:r>
        <w:rPr>
          <w:rFonts w:asciiTheme="majorHAnsi" w:hAnsiTheme="majorHAnsi"/>
          <w:b/>
          <w:bCs/>
          <w:color w:val="548DD4"/>
          <w:sz w:val="24"/>
          <w:szCs w:val="24"/>
        </w:rPr>
        <w:fldChar w:fldCharType="end"/>
      </w:r>
    </w:p>
    <w:sdt>
      <w:sdtPr>
        <w:rPr>
          <w:rFonts w:ascii="Times New Roman" w:eastAsiaTheme="minorHAnsi" w:hAnsi="Times New Roman" w:cs="Times New Roman"/>
          <w:color w:val="auto"/>
          <w:sz w:val="24"/>
          <w:szCs w:val="24"/>
          <w:lang w:val="el-GR" w:eastAsia="el-GR"/>
        </w:rPr>
        <w:id w:val="1297036373"/>
        <w:docPartObj>
          <w:docPartGallery w:val="Table of Contents"/>
          <w:docPartUnique/>
        </w:docPartObj>
      </w:sdtPr>
      <w:sdtEndPr>
        <w:rPr>
          <w:b/>
          <w:bCs/>
          <w:noProof/>
        </w:rPr>
      </w:sdtEndPr>
      <w:sdtContent>
        <w:p w14:paraId="3AADE982" w14:textId="3538FEDA" w:rsidR="00BC49B8" w:rsidRDefault="00BC49B8">
          <w:pPr>
            <w:pStyle w:val="ad"/>
          </w:pPr>
          <w:r>
            <w:t>Contents</w:t>
          </w:r>
        </w:p>
        <w:p w14:paraId="5A0C4261" w14:textId="1DD41E4B" w:rsidR="0062043E" w:rsidRDefault="00BC49B8">
          <w:pPr>
            <w:pStyle w:val="10"/>
            <w:tabs>
              <w:tab w:val="left" w:pos="480"/>
              <w:tab w:val="right" w:leader="dot" w:pos="10450"/>
            </w:tabs>
            <w:rPr>
              <w:rFonts w:asciiTheme="minorHAnsi" w:eastAsiaTheme="minorEastAsia" w:hAnsiTheme="minorHAnsi" w:cstheme="minorBidi"/>
              <w:b w:val="0"/>
              <w:bCs w:val="0"/>
              <w:noProof/>
              <w:color w:val="auto"/>
              <w:sz w:val="22"/>
              <w:szCs w:val="22"/>
              <w:lang w:val="en-GB" w:eastAsia="en-GB"/>
            </w:rPr>
          </w:pPr>
          <w:r>
            <w:fldChar w:fldCharType="begin"/>
          </w:r>
          <w:r>
            <w:instrText xml:space="preserve"> TOC \o "1-3" \h \z \u </w:instrText>
          </w:r>
          <w:r>
            <w:fldChar w:fldCharType="separate"/>
          </w:r>
          <w:hyperlink w:anchor="_Toc498607911" w:history="1">
            <w:r w:rsidR="0062043E" w:rsidRPr="006A394F">
              <w:rPr>
                <w:rStyle w:val="-"/>
                <w:noProof/>
              </w:rPr>
              <w:t>1.</w:t>
            </w:r>
            <w:r w:rsidR="0062043E">
              <w:rPr>
                <w:rFonts w:asciiTheme="minorHAnsi" w:eastAsiaTheme="minorEastAsia" w:hAnsiTheme="minorHAnsi" w:cstheme="minorBidi"/>
                <w:b w:val="0"/>
                <w:bCs w:val="0"/>
                <w:noProof/>
                <w:color w:val="auto"/>
                <w:sz w:val="22"/>
                <w:szCs w:val="22"/>
                <w:lang w:val="en-GB" w:eastAsia="en-GB"/>
              </w:rPr>
              <w:tab/>
            </w:r>
            <w:r w:rsidR="0062043E" w:rsidRPr="006A394F">
              <w:rPr>
                <w:rStyle w:val="-"/>
                <w:noProof/>
              </w:rPr>
              <w:t>Gradebook assessment</w:t>
            </w:r>
            <w:r w:rsidR="0062043E">
              <w:rPr>
                <w:noProof/>
                <w:webHidden/>
              </w:rPr>
              <w:tab/>
            </w:r>
            <w:r w:rsidR="0062043E">
              <w:rPr>
                <w:noProof/>
                <w:webHidden/>
              </w:rPr>
              <w:fldChar w:fldCharType="begin"/>
            </w:r>
            <w:r w:rsidR="0062043E">
              <w:rPr>
                <w:noProof/>
                <w:webHidden/>
              </w:rPr>
              <w:instrText xml:space="preserve"> PAGEREF _Toc498607911 \h </w:instrText>
            </w:r>
            <w:r w:rsidR="0062043E">
              <w:rPr>
                <w:noProof/>
                <w:webHidden/>
              </w:rPr>
            </w:r>
            <w:r w:rsidR="0062043E">
              <w:rPr>
                <w:noProof/>
                <w:webHidden/>
              </w:rPr>
              <w:fldChar w:fldCharType="separate"/>
            </w:r>
            <w:r w:rsidR="00EA2933">
              <w:rPr>
                <w:noProof/>
                <w:webHidden/>
              </w:rPr>
              <w:t>2</w:t>
            </w:r>
            <w:r w:rsidR="0062043E">
              <w:rPr>
                <w:noProof/>
                <w:webHidden/>
              </w:rPr>
              <w:fldChar w:fldCharType="end"/>
            </w:r>
          </w:hyperlink>
        </w:p>
        <w:p w14:paraId="235B6612" w14:textId="4AE77D57" w:rsidR="0062043E" w:rsidRDefault="004524E3">
          <w:pPr>
            <w:pStyle w:val="20"/>
            <w:tabs>
              <w:tab w:val="left" w:pos="720"/>
              <w:tab w:val="right" w:leader="dot" w:pos="10450"/>
            </w:tabs>
            <w:rPr>
              <w:rFonts w:eastAsiaTheme="minorEastAsia" w:cstheme="minorBidi"/>
              <w:noProof/>
              <w:lang w:val="en-GB" w:eastAsia="en-GB"/>
            </w:rPr>
          </w:pPr>
          <w:hyperlink w:anchor="_Toc498607912" w:history="1">
            <w:r w:rsidR="0062043E" w:rsidRPr="006A394F">
              <w:rPr>
                <w:rStyle w:val="-"/>
                <w:noProof/>
              </w:rPr>
              <w:t>1.1.</w:t>
            </w:r>
            <w:r w:rsidR="0062043E">
              <w:rPr>
                <w:rFonts w:eastAsiaTheme="minorEastAsia" w:cstheme="minorBidi"/>
                <w:noProof/>
                <w:lang w:val="en-GB" w:eastAsia="en-GB"/>
              </w:rPr>
              <w:tab/>
            </w:r>
            <w:r w:rsidR="0062043E" w:rsidRPr="006A394F">
              <w:rPr>
                <w:rStyle w:val="-"/>
                <w:noProof/>
              </w:rPr>
              <w:t>Conceptual Model:</w:t>
            </w:r>
            <w:r w:rsidR="0062043E">
              <w:rPr>
                <w:noProof/>
                <w:webHidden/>
              </w:rPr>
              <w:tab/>
            </w:r>
            <w:r w:rsidR="0062043E">
              <w:rPr>
                <w:noProof/>
                <w:webHidden/>
              </w:rPr>
              <w:fldChar w:fldCharType="begin"/>
            </w:r>
            <w:r w:rsidR="0062043E">
              <w:rPr>
                <w:noProof/>
                <w:webHidden/>
              </w:rPr>
              <w:instrText xml:space="preserve"> PAGEREF _Toc498607912 \h </w:instrText>
            </w:r>
            <w:r w:rsidR="0062043E">
              <w:rPr>
                <w:noProof/>
                <w:webHidden/>
              </w:rPr>
            </w:r>
            <w:r w:rsidR="0062043E">
              <w:rPr>
                <w:noProof/>
                <w:webHidden/>
              </w:rPr>
              <w:fldChar w:fldCharType="separate"/>
            </w:r>
            <w:r w:rsidR="00EA2933">
              <w:rPr>
                <w:noProof/>
                <w:webHidden/>
              </w:rPr>
              <w:t>3</w:t>
            </w:r>
            <w:r w:rsidR="0062043E">
              <w:rPr>
                <w:noProof/>
                <w:webHidden/>
              </w:rPr>
              <w:fldChar w:fldCharType="end"/>
            </w:r>
          </w:hyperlink>
        </w:p>
        <w:p w14:paraId="04678A6C" w14:textId="099F4DB9" w:rsidR="0062043E" w:rsidRDefault="004524E3">
          <w:pPr>
            <w:pStyle w:val="20"/>
            <w:tabs>
              <w:tab w:val="left" w:pos="720"/>
              <w:tab w:val="right" w:leader="dot" w:pos="10450"/>
            </w:tabs>
            <w:rPr>
              <w:rFonts w:eastAsiaTheme="minorEastAsia" w:cstheme="minorBidi"/>
              <w:noProof/>
              <w:lang w:val="en-GB" w:eastAsia="en-GB"/>
            </w:rPr>
          </w:pPr>
          <w:hyperlink w:anchor="_Toc498607913" w:history="1">
            <w:r w:rsidR="0062043E" w:rsidRPr="006A394F">
              <w:rPr>
                <w:rStyle w:val="-"/>
                <w:noProof/>
              </w:rPr>
              <w:t>1.2.</w:t>
            </w:r>
            <w:r w:rsidR="0062043E">
              <w:rPr>
                <w:rFonts w:eastAsiaTheme="minorEastAsia" w:cstheme="minorBidi"/>
                <w:noProof/>
                <w:lang w:val="en-GB" w:eastAsia="en-GB"/>
              </w:rPr>
              <w:tab/>
            </w:r>
            <w:r w:rsidR="0062043E" w:rsidRPr="006A394F">
              <w:rPr>
                <w:rStyle w:val="-"/>
                <w:noProof/>
              </w:rPr>
              <w:t>Logical Model</w:t>
            </w:r>
            <w:r w:rsidR="0062043E">
              <w:rPr>
                <w:noProof/>
                <w:webHidden/>
              </w:rPr>
              <w:tab/>
            </w:r>
            <w:r w:rsidR="0062043E">
              <w:rPr>
                <w:noProof/>
                <w:webHidden/>
              </w:rPr>
              <w:fldChar w:fldCharType="begin"/>
            </w:r>
            <w:r w:rsidR="0062043E">
              <w:rPr>
                <w:noProof/>
                <w:webHidden/>
              </w:rPr>
              <w:instrText xml:space="preserve"> PAGEREF _Toc498607913 \h </w:instrText>
            </w:r>
            <w:r w:rsidR="0062043E">
              <w:rPr>
                <w:noProof/>
                <w:webHidden/>
              </w:rPr>
            </w:r>
            <w:r w:rsidR="0062043E">
              <w:rPr>
                <w:noProof/>
                <w:webHidden/>
              </w:rPr>
              <w:fldChar w:fldCharType="separate"/>
            </w:r>
            <w:r w:rsidR="00EA2933">
              <w:rPr>
                <w:noProof/>
                <w:webHidden/>
              </w:rPr>
              <w:t>5</w:t>
            </w:r>
            <w:r w:rsidR="0062043E">
              <w:rPr>
                <w:noProof/>
                <w:webHidden/>
              </w:rPr>
              <w:fldChar w:fldCharType="end"/>
            </w:r>
          </w:hyperlink>
        </w:p>
        <w:p w14:paraId="13360876" w14:textId="475930FB" w:rsidR="0062043E" w:rsidRDefault="004524E3">
          <w:pPr>
            <w:pStyle w:val="20"/>
            <w:tabs>
              <w:tab w:val="left" w:pos="720"/>
              <w:tab w:val="right" w:leader="dot" w:pos="10450"/>
            </w:tabs>
            <w:rPr>
              <w:rFonts w:eastAsiaTheme="minorEastAsia" w:cstheme="minorBidi"/>
              <w:noProof/>
              <w:lang w:val="en-GB" w:eastAsia="en-GB"/>
            </w:rPr>
          </w:pPr>
          <w:hyperlink w:anchor="_Toc498607914" w:history="1">
            <w:r w:rsidR="0062043E" w:rsidRPr="006A394F">
              <w:rPr>
                <w:rStyle w:val="-"/>
                <w:noProof/>
              </w:rPr>
              <w:t>1.3.</w:t>
            </w:r>
            <w:r w:rsidR="0062043E">
              <w:rPr>
                <w:rFonts w:eastAsiaTheme="minorEastAsia" w:cstheme="minorBidi"/>
                <w:noProof/>
                <w:lang w:val="en-GB" w:eastAsia="en-GB"/>
              </w:rPr>
              <w:tab/>
            </w:r>
            <w:r w:rsidR="0062043E" w:rsidRPr="006A394F">
              <w:rPr>
                <w:rStyle w:val="-"/>
                <w:noProof/>
              </w:rPr>
              <w:t>Workflows</w:t>
            </w:r>
            <w:r w:rsidR="0062043E">
              <w:rPr>
                <w:noProof/>
                <w:webHidden/>
              </w:rPr>
              <w:tab/>
            </w:r>
            <w:r w:rsidR="0062043E">
              <w:rPr>
                <w:noProof/>
                <w:webHidden/>
              </w:rPr>
              <w:fldChar w:fldCharType="begin"/>
            </w:r>
            <w:r w:rsidR="0062043E">
              <w:rPr>
                <w:noProof/>
                <w:webHidden/>
              </w:rPr>
              <w:instrText xml:space="preserve"> PAGEREF _Toc498607914 \h </w:instrText>
            </w:r>
            <w:r w:rsidR="0062043E">
              <w:rPr>
                <w:noProof/>
                <w:webHidden/>
              </w:rPr>
            </w:r>
            <w:r w:rsidR="0062043E">
              <w:rPr>
                <w:noProof/>
                <w:webHidden/>
              </w:rPr>
              <w:fldChar w:fldCharType="separate"/>
            </w:r>
            <w:r w:rsidR="00EA2933">
              <w:rPr>
                <w:noProof/>
                <w:webHidden/>
              </w:rPr>
              <w:t>5</w:t>
            </w:r>
            <w:r w:rsidR="0062043E">
              <w:rPr>
                <w:noProof/>
                <w:webHidden/>
              </w:rPr>
              <w:fldChar w:fldCharType="end"/>
            </w:r>
          </w:hyperlink>
        </w:p>
        <w:p w14:paraId="1AEF4553" w14:textId="0F2406D5" w:rsidR="0062043E" w:rsidRDefault="004524E3">
          <w:pPr>
            <w:pStyle w:val="30"/>
            <w:tabs>
              <w:tab w:val="right" w:leader="dot" w:pos="10450"/>
            </w:tabs>
            <w:rPr>
              <w:rFonts w:eastAsiaTheme="minorEastAsia" w:cstheme="minorBidi"/>
              <w:i w:val="0"/>
              <w:iCs w:val="0"/>
              <w:noProof/>
              <w:lang w:val="en-GB" w:eastAsia="en-GB"/>
            </w:rPr>
          </w:pPr>
          <w:hyperlink w:anchor="_Toc498607915" w:history="1">
            <w:r w:rsidR="0062043E" w:rsidRPr="006A394F">
              <w:rPr>
                <w:rStyle w:val="-"/>
                <w:noProof/>
              </w:rPr>
              <w:t>Formative Assessment within school:</w:t>
            </w:r>
            <w:r w:rsidR="0062043E">
              <w:rPr>
                <w:noProof/>
                <w:webHidden/>
              </w:rPr>
              <w:tab/>
            </w:r>
            <w:r w:rsidR="0062043E">
              <w:rPr>
                <w:noProof/>
                <w:webHidden/>
              </w:rPr>
              <w:fldChar w:fldCharType="begin"/>
            </w:r>
            <w:r w:rsidR="0062043E">
              <w:rPr>
                <w:noProof/>
                <w:webHidden/>
              </w:rPr>
              <w:instrText xml:space="preserve"> PAGEREF _Toc498607915 \h </w:instrText>
            </w:r>
            <w:r w:rsidR="0062043E">
              <w:rPr>
                <w:noProof/>
                <w:webHidden/>
              </w:rPr>
            </w:r>
            <w:r w:rsidR="0062043E">
              <w:rPr>
                <w:noProof/>
                <w:webHidden/>
              </w:rPr>
              <w:fldChar w:fldCharType="separate"/>
            </w:r>
            <w:r w:rsidR="00EA2933">
              <w:rPr>
                <w:noProof/>
                <w:webHidden/>
              </w:rPr>
              <w:t>5</w:t>
            </w:r>
            <w:r w:rsidR="0062043E">
              <w:rPr>
                <w:noProof/>
                <w:webHidden/>
              </w:rPr>
              <w:fldChar w:fldCharType="end"/>
            </w:r>
          </w:hyperlink>
        </w:p>
        <w:p w14:paraId="68434C4E" w14:textId="651A4E67" w:rsidR="0062043E" w:rsidRDefault="004524E3">
          <w:pPr>
            <w:pStyle w:val="30"/>
            <w:tabs>
              <w:tab w:val="right" w:leader="dot" w:pos="10450"/>
            </w:tabs>
            <w:rPr>
              <w:rFonts w:eastAsiaTheme="minorEastAsia" w:cstheme="minorBidi"/>
              <w:i w:val="0"/>
              <w:iCs w:val="0"/>
              <w:noProof/>
              <w:lang w:val="en-GB" w:eastAsia="en-GB"/>
            </w:rPr>
          </w:pPr>
          <w:hyperlink w:anchor="_Toc498607916" w:history="1">
            <w:r w:rsidR="0062043E" w:rsidRPr="006A394F">
              <w:rPr>
                <w:rStyle w:val="-"/>
                <w:noProof/>
              </w:rPr>
              <w:t>Formative Assessment within school, remedial use:</w:t>
            </w:r>
            <w:r w:rsidR="0062043E">
              <w:rPr>
                <w:noProof/>
                <w:webHidden/>
              </w:rPr>
              <w:tab/>
            </w:r>
            <w:r w:rsidR="0062043E">
              <w:rPr>
                <w:noProof/>
                <w:webHidden/>
              </w:rPr>
              <w:fldChar w:fldCharType="begin"/>
            </w:r>
            <w:r w:rsidR="0062043E">
              <w:rPr>
                <w:noProof/>
                <w:webHidden/>
              </w:rPr>
              <w:instrText xml:space="preserve"> PAGEREF _Toc498607916 \h </w:instrText>
            </w:r>
            <w:r w:rsidR="0062043E">
              <w:rPr>
                <w:noProof/>
                <w:webHidden/>
              </w:rPr>
            </w:r>
            <w:r w:rsidR="0062043E">
              <w:rPr>
                <w:noProof/>
                <w:webHidden/>
              </w:rPr>
              <w:fldChar w:fldCharType="separate"/>
            </w:r>
            <w:r w:rsidR="00EA2933">
              <w:rPr>
                <w:noProof/>
                <w:webHidden/>
              </w:rPr>
              <w:t>6</w:t>
            </w:r>
            <w:r w:rsidR="0062043E">
              <w:rPr>
                <w:noProof/>
                <w:webHidden/>
              </w:rPr>
              <w:fldChar w:fldCharType="end"/>
            </w:r>
          </w:hyperlink>
        </w:p>
        <w:p w14:paraId="78D32D4A" w14:textId="1C1F2022" w:rsidR="0062043E" w:rsidRDefault="004524E3">
          <w:pPr>
            <w:pStyle w:val="30"/>
            <w:tabs>
              <w:tab w:val="right" w:leader="dot" w:pos="10450"/>
            </w:tabs>
            <w:rPr>
              <w:rFonts w:eastAsiaTheme="minorEastAsia" w:cstheme="minorBidi"/>
              <w:i w:val="0"/>
              <w:iCs w:val="0"/>
              <w:noProof/>
              <w:lang w:val="en-GB" w:eastAsia="en-GB"/>
            </w:rPr>
          </w:pPr>
          <w:hyperlink w:anchor="_Toc498607917" w:history="1">
            <w:r w:rsidR="0062043E" w:rsidRPr="006A394F">
              <w:rPr>
                <w:rStyle w:val="-"/>
                <w:noProof/>
              </w:rPr>
              <w:t>Formative Assessment within school, multiple drafts:</w:t>
            </w:r>
            <w:r w:rsidR="0062043E">
              <w:rPr>
                <w:noProof/>
                <w:webHidden/>
              </w:rPr>
              <w:tab/>
            </w:r>
            <w:r w:rsidR="0062043E">
              <w:rPr>
                <w:noProof/>
                <w:webHidden/>
              </w:rPr>
              <w:fldChar w:fldCharType="begin"/>
            </w:r>
            <w:r w:rsidR="0062043E">
              <w:rPr>
                <w:noProof/>
                <w:webHidden/>
              </w:rPr>
              <w:instrText xml:space="preserve"> PAGEREF _Toc498607917 \h </w:instrText>
            </w:r>
            <w:r w:rsidR="0062043E">
              <w:rPr>
                <w:noProof/>
                <w:webHidden/>
              </w:rPr>
            </w:r>
            <w:r w:rsidR="0062043E">
              <w:rPr>
                <w:noProof/>
                <w:webHidden/>
              </w:rPr>
              <w:fldChar w:fldCharType="separate"/>
            </w:r>
            <w:r w:rsidR="00EA2933">
              <w:rPr>
                <w:noProof/>
                <w:webHidden/>
              </w:rPr>
              <w:t>7</w:t>
            </w:r>
            <w:r w:rsidR="0062043E">
              <w:rPr>
                <w:noProof/>
                <w:webHidden/>
              </w:rPr>
              <w:fldChar w:fldCharType="end"/>
            </w:r>
          </w:hyperlink>
        </w:p>
        <w:p w14:paraId="587D71BB" w14:textId="542B93C2" w:rsidR="0062043E" w:rsidRDefault="004524E3">
          <w:pPr>
            <w:pStyle w:val="30"/>
            <w:tabs>
              <w:tab w:val="right" w:leader="dot" w:pos="10450"/>
            </w:tabs>
            <w:rPr>
              <w:rFonts w:eastAsiaTheme="minorEastAsia" w:cstheme="minorBidi"/>
              <w:i w:val="0"/>
              <w:iCs w:val="0"/>
              <w:noProof/>
              <w:lang w:val="en-GB" w:eastAsia="en-GB"/>
            </w:rPr>
          </w:pPr>
          <w:hyperlink w:anchor="_Toc498607918" w:history="1">
            <w:r w:rsidR="0062043E" w:rsidRPr="006A394F">
              <w:rPr>
                <w:rStyle w:val="-"/>
                <w:noProof/>
              </w:rPr>
              <w:t>Subject Assessment within school, grade:</w:t>
            </w:r>
            <w:r w:rsidR="0062043E">
              <w:rPr>
                <w:noProof/>
                <w:webHidden/>
              </w:rPr>
              <w:tab/>
            </w:r>
            <w:r w:rsidR="0062043E">
              <w:rPr>
                <w:noProof/>
                <w:webHidden/>
              </w:rPr>
              <w:fldChar w:fldCharType="begin"/>
            </w:r>
            <w:r w:rsidR="0062043E">
              <w:rPr>
                <w:noProof/>
                <w:webHidden/>
              </w:rPr>
              <w:instrText xml:space="preserve"> PAGEREF _Toc498607918 \h </w:instrText>
            </w:r>
            <w:r w:rsidR="0062043E">
              <w:rPr>
                <w:noProof/>
                <w:webHidden/>
              </w:rPr>
            </w:r>
            <w:r w:rsidR="0062043E">
              <w:rPr>
                <w:noProof/>
                <w:webHidden/>
              </w:rPr>
              <w:fldChar w:fldCharType="separate"/>
            </w:r>
            <w:r w:rsidR="00EA2933">
              <w:rPr>
                <w:noProof/>
                <w:webHidden/>
              </w:rPr>
              <w:t>7</w:t>
            </w:r>
            <w:r w:rsidR="0062043E">
              <w:rPr>
                <w:noProof/>
                <w:webHidden/>
              </w:rPr>
              <w:fldChar w:fldCharType="end"/>
            </w:r>
          </w:hyperlink>
        </w:p>
        <w:p w14:paraId="5F810AE4" w14:textId="69B60CB6" w:rsidR="0062043E" w:rsidRDefault="004524E3">
          <w:pPr>
            <w:pStyle w:val="30"/>
            <w:tabs>
              <w:tab w:val="right" w:leader="dot" w:pos="10450"/>
            </w:tabs>
            <w:rPr>
              <w:rFonts w:eastAsiaTheme="minorEastAsia" w:cstheme="minorBidi"/>
              <w:i w:val="0"/>
              <w:iCs w:val="0"/>
              <w:noProof/>
              <w:lang w:val="en-GB" w:eastAsia="en-GB"/>
            </w:rPr>
          </w:pPr>
          <w:hyperlink w:anchor="_Toc498607919" w:history="1">
            <w:r w:rsidR="0062043E" w:rsidRPr="006A394F">
              <w:rPr>
                <w:rStyle w:val="-"/>
                <w:noProof/>
              </w:rPr>
              <w:t>Reporting of Assessment:</w:t>
            </w:r>
            <w:r w:rsidR="0062043E">
              <w:rPr>
                <w:noProof/>
                <w:webHidden/>
              </w:rPr>
              <w:tab/>
            </w:r>
            <w:r w:rsidR="0062043E">
              <w:rPr>
                <w:noProof/>
                <w:webHidden/>
              </w:rPr>
              <w:fldChar w:fldCharType="begin"/>
            </w:r>
            <w:r w:rsidR="0062043E">
              <w:rPr>
                <w:noProof/>
                <w:webHidden/>
              </w:rPr>
              <w:instrText xml:space="preserve"> PAGEREF _Toc498607919 \h </w:instrText>
            </w:r>
            <w:r w:rsidR="0062043E">
              <w:rPr>
                <w:noProof/>
                <w:webHidden/>
              </w:rPr>
            </w:r>
            <w:r w:rsidR="0062043E">
              <w:rPr>
                <w:noProof/>
                <w:webHidden/>
              </w:rPr>
              <w:fldChar w:fldCharType="separate"/>
            </w:r>
            <w:r w:rsidR="00EA2933">
              <w:rPr>
                <w:noProof/>
                <w:webHidden/>
              </w:rPr>
              <w:t>7</w:t>
            </w:r>
            <w:r w:rsidR="0062043E">
              <w:rPr>
                <w:noProof/>
                <w:webHidden/>
              </w:rPr>
              <w:fldChar w:fldCharType="end"/>
            </w:r>
          </w:hyperlink>
        </w:p>
        <w:p w14:paraId="748BC59C" w14:textId="3BC34292" w:rsidR="0062043E" w:rsidRDefault="004524E3">
          <w:pPr>
            <w:pStyle w:val="30"/>
            <w:tabs>
              <w:tab w:val="right" w:leader="dot" w:pos="10450"/>
            </w:tabs>
            <w:rPr>
              <w:rFonts w:eastAsiaTheme="minorEastAsia" w:cstheme="minorBidi"/>
              <w:i w:val="0"/>
              <w:iCs w:val="0"/>
              <w:noProof/>
              <w:lang w:val="en-GB" w:eastAsia="en-GB"/>
            </w:rPr>
          </w:pPr>
          <w:hyperlink w:anchor="_Toc498607920" w:history="1">
            <w:r w:rsidR="0062043E" w:rsidRPr="006A394F">
              <w:rPr>
                <w:rStyle w:val="-"/>
                <w:noProof/>
              </w:rPr>
              <w:t>Student Transfer:</w:t>
            </w:r>
            <w:r w:rsidR="0062043E">
              <w:rPr>
                <w:noProof/>
                <w:webHidden/>
              </w:rPr>
              <w:tab/>
            </w:r>
            <w:r w:rsidR="0062043E">
              <w:rPr>
                <w:noProof/>
                <w:webHidden/>
              </w:rPr>
              <w:fldChar w:fldCharType="begin"/>
            </w:r>
            <w:r w:rsidR="0062043E">
              <w:rPr>
                <w:noProof/>
                <w:webHidden/>
              </w:rPr>
              <w:instrText xml:space="preserve"> PAGEREF _Toc498607920 \h </w:instrText>
            </w:r>
            <w:r w:rsidR="0062043E">
              <w:rPr>
                <w:noProof/>
                <w:webHidden/>
              </w:rPr>
            </w:r>
            <w:r w:rsidR="0062043E">
              <w:rPr>
                <w:noProof/>
                <w:webHidden/>
              </w:rPr>
              <w:fldChar w:fldCharType="separate"/>
            </w:r>
            <w:r w:rsidR="00EA2933">
              <w:rPr>
                <w:noProof/>
                <w:webHidden/>
              </w:rPr>
              <w:t>8</w:t>
            </w:r>
            <w:r w:rsidR="0062043E">
              <w:rPr>
                <w:noProof/>
                <w:webHidden/>
              </w:rPr>
              <w:fldChar w:fldCharType="end"/>
            </w:r>
          </w:hyperlink>
        </w:p>
        <w:p w14:paraId="3128EA62" w14:textId="4350D37F" w:rsidR="0062043E" w:rsidRDefault="004524E3">
          <w:pPr>
            <w:pStyle w:val="10"/>
            <w:tabs>
              <w:tab w:val="left" w:pos="480"/>
              <w:tab w:val="right" w:leader="dot" w:pos="10450"/>
            </w:tabs>
            <w:rPr>
              <w:rFonts w:asciiTheme="minorHAnsi" w:eastAsiaTheme="minorEastAsia" w:hAnsiTheme="minorHAnsi" w:cstheme="minorBidi"/>
              <w:b w:val="0"/>
              <w:bCs w:val="0"/>
              <w:noProof/>
              <w:color w:val="auto"/>
              <w:sz w:val="22"/>
              <w:szCs w:val="22"/>
              <w:lang w:val="en-GB" w:eastAsia="en-GB"/>
            </w:rPr>
          </w:pPr>
          <w:hyperlink w:anchor="_Toc498607921" w:history="1">
            <w:r w:rsidR="0062043E" w:rsidRPr="006A394F">
              <w:rPr>
                <w:rStyle w:val="-"/>
                <w:noProof/>
              </w:rPr>
              <w:t>2.</w:t>
            </w:r>
            <w:r w:rsidR="0062043E">
              <w:rPr>
                <w:rFonts w:asciiTheme="minorHAnsi" w:eastAsiaTheme="minorEastAsia" w:hAnsiTheme="minorHAnsi" w:cstheme="minorBidi"/>
                <w:b w:val="0"/>
                <w:bCs w:val="0"/>
                <w:noProof/>
                <w:color w:val="auto"/>
                <w:sz w:val="22"/>
                <w:szCs w:val="22"/>
                <w:lang w:val="en-GB" w:eastAsia="en-GB"/>
              </w:rPr>
              <w:tab/>
            </w:r>
            <w:r w:rsidR="0062043E" w:rsidRPr="006A394F">
              <w:rPr>
                <w:rStyle w:val="-"/>
                <w:noProof/>
              </w:rPr>
              <w:t>Qualifications/Credentials/Achievement/Attainment</w:t>
            </w:r>
            <w:r w:rsidR="0062043E">
              <w:rPr>
                <w:noProof/>
                <w:webHidden/>
              </w:rPr>
              <w:tab/>
            </w:r>
            <w:r w:rsidR="0062043E">
              <w:rPr>
                <w:noProof/>
                <w:webHidden/>
              </w:rPr>
              <w:fldChar w:fldCharType="begin"/>
            </w:r>
            <w:r w:rsidR="0062043E">
              <w:rPr>
                <w:noProof/>
                <w:webHidden/>
              </w:rPr>
              <w:instrText xml:space="preserve"> PAGEREF _Toc498607921 \h </w:instrText>
            </w:r>
            <w:r w:rsidR="0062043E">
              <w:rPr>
                <w:noProof/>
                <w:webHidden/>
              </w:rPr>
            </w:r>
            <w:r w:rsidR="0062043E">
              <w:rPr>
                <w:noProof/>
                <w:webHidden/>
              </w:rPr>
              <w:fldChar w:fldCharType="separate"/>
            </w:r>
            <w:r w:rsidR="00EA2933">
              <w:rPr>
                <w:noProof/>
                <w:webHidden/>
              </w:rPr>
              <w:t>8</w:t>
            </w:r>
            <w:r w:rsidR="0062043E">
              <w:rPr>
                <w:noProof/>
                <w:webHidden/>
              </w:rPr>
              <w:fldChar w:fldCharType="end"/>
            </w:r>
          </w:hyperlink>
        </w:p>
        <w:p w14:paraId="09B47D0F" w14:textId="65705F8F" w:rsidR="0062043E" w:rsidRDefault="004524E3">
          <w:pPr>
            <w:pStyle w:val="20"/>
            <w:tabs>
              <w:tab w:val="left" w:pos="720"/>
              <w:tab w:val="right" w:leader="dot" w:pos="10450"/>
            </w:tabs>
            <w:rPr>
              <w:rFonts w:eastAsiaTheme="minorEastAsia" w:cstheme="minorBidi"/>
              <w:noProof/>
              <w:lang w:val="en-GB" w:eastAsia="en-GB"/>
            </w:rPr>
          </w:pPr>
          <w:hyperlink w:anchor="_Toc498607922" w:history="1">
            <w:r w:rsidR="0062043E" w:rsidRPr="006A394F">
              <w:rPr>
                <w:rStyle w:val="-"/>
                <w:noProof/>
              </w:rPr>
              <w:t>2.1.</w:t>
            </w:r>
            <w:r w:rsidR="0062043E">
              <w:rPr>
                <w:rFonts w:eastAsiaTheme="minorEastAsia" w:cstheme="minorBidi"/>
                <w:noProof/>
                <w:lang w:val="en-GB" w:eastAsia="en-GB"/>
              </w:rPr>
              <w:tab/>
            </w:r>
            <w:r w:rsidR="0062043E" w:rsidRPr="006A394F">
              <w:rPr>
                <w:rStyle w:val="-"/>
                <w:noProof/>
              </w:rPr>
              <w:t>Conceptual Model</w:t>
            </w:r>
            <w:r w:rsidR="0062043E">
              <w:rPr>
                <w:noProof/>
                <w:webHidden/>
              </w:rPr>
              <w:tab/>
            </w:r>
            <w:r w:rsidR="0062043E">
              <w:rPr>
                <w:noProof/>
                <w:webHidden/>
              </w:rPr>
              <w:fldChar w:fldCharType="begin"/>
            </w:r>
            <w:r w:rsidR="0062043E">
              <w:rPr>
                <w:noProof/>
                <w:webHidden/>
              </w:rPr>
              <w:instrText xml:space="preserve"> PAGEREF _Toc498607922 \h </w:instrText>
            </w:r>
            <w:r w:rsidR="0062043E">
              <w:rPr>
                <w:noProof/>
                <w:webHidden/>
              </w:rPr>
            </w:r>
            <w:r w:rsidR="0062043E">
              <w:rPr>
                <w:noProof/>
                <w:webHidden/>
              </w:rPr>
              <w:fldChar w:fldCharType="separate"/>
            </w:r>
            <w:r w:rsidR="00EA2933">
              <w:rPr>
                <w:noProof/>
                <w:webHidden/>
              </w:rPr>
              <w:t>9</w:t>
            </w:r>
            <w:r w:rsidR="0062043E">
              <w:rPr>
                <w:noProof/>
                <w:webHidden/>
              </w:rPr>
              <w:fldChar w:fldCharType="end"/>
            </w:r>
          </w:hyperlink>
        </w:p>
        <w:p w14:paraId="6C2E588D" w14:textId="2D597189" w:rsidR="0062043E" w:rsidRDefault="004524E3">
          <w:pPr>
            <w:pStyle w:val="20"/>
            <w:tabs>
              <w:tab w:val="left" w:pos="720"/>
              <w:tab w:val="right" w:leader="dot" w:pos="10450"/>
            </w:tabs>
            <w:rPr>
              <w:rFonts w:eastAsiaTheme="minorEastAsia" w:cstheme="minorBidi"/>
              <w:noProof/>
              <w:lang w:val="en-GB" w:eastAsia="en-GB"/>
            </w:rPr>
          </w:pPr>
          <w:hyperlink w:anchor="_Toc498607923" w:history="1">
            <w:r w:rsidR="0062043E" w:rsidRPr="006A394F">
              <w:rPr>
                <w:rStyle w:val="-"/>
                <w:noProof/>
              </w:rPr>
              <w:t>2.2.</w:t>
            </w:r>
            <w:r w:rsidR="0062043E">
              <w:rPr>
                <w:rFonts w:eastAsiaTheme="minorEastAsia" w:cstheme="minorBidi"/>
                <w:noProof/>
                <w:lang w:val="en-GB" w:eastAsia="en-GB"/>
              </w:rPr>
              <w:tab/>
            </w:r>
            <w:r w:rsidR="0062043E" w:rsidRPr="006A394F">
              <w:rPr>
                <w:rStyle w:val="-"/>
                <w:noProof/>
              </w:rPr>
              <w:t>Logical Model</w:t>
            </w:r>
            <w:r w:rsidR="0062043E">
              <w:rPr>
                <w:noProof/>
                <w:webHidden/>
              </w:rPr>
              <w:tab/>
            </w:r>
            <w:r w:rsidR="0062043E">
              <w:rPr>
                <w:noProof/>
                <w:webHidden/>
              </w:rPr>
              <w:fldChar w:fldCharType="begin"/>
            </w:r>
            <w:r w:rsidR="0062043E">
              <w:rPr>
                <w:noProof/>
                <w:webHidden/>
              </w:rPr>
              <w:instrText xml:space="preserve"> PAGEREF _Toc498607923 \h </w:instrText>
            </w:r>
            <w:r w:rsidR="0062043E">
              <w:rPr>
                <w:noProof/>
                <w:webHidden/>
              </w:rPr>
            </w:r>
            <w:r w:rsidR="0062043E">
              <w:rPr>
                <w:noProof/>
                <w:webHidden/>
              </w:rPr>
              <w:fldChar w:fldCharType="separate"/>
            </w:r>
            <w:r w:rsidR="00EA2933">
              <w:rPr>
                <w:noProof/>
                <w:webHidden/>
              </w:rPr>
              <w:t>13</w:t>
            </w:r>
            <w:r w:rsidR="0062043E">
              <w:rPr>
                <w:noProof/>
                <w:webHidden/>
              </w:rPr>
              <w:fldChar w:fldCharType="end"/>
            </w:r>
          </w:hyperlink>
        </w:p>
        <w:p w14:paraId="49080A97" w14:textId="5B655AAD" w:rsidR="0062043E" w:rsidRDefault="004524E3">
          <w:pPr>
            <w:pStyle w:val="30"/>
            <w:tabs>
              <w:tab w:val="right" w:leader="dot" w:pos="10450"/>
            </w:tabs>
            <w:rPr>
              <w:rFonts w:eastAsiaTheme="minorEastAsia" w:cstheme="minorBidi"/>
              <w:i w:val="0"/>
              <w:iCs w:val="0"/>
              <w:noProof/>
              <w:lang w:val="en-GB" w:eastAsia="en-GB"/>
            </w:rPr>
          </w:pPr>
          <w:hyperlink w:anchor="_Toc498607924" w:history="1">
            <w:r w:rsidR="0062043E" w:rsidRPr="006A394F">
              <w:rPr>
                <w:rStyle w:val="-"/>
                <w:noProof/>
              </w:rPr>
              <w:t>StudentAttainmentAchievement</w:t>
            </w:r>
            <w:r w:rsidR="0062043E">
              <w:rPr>
                <w:noProof/>
                <w:webHidden/>
              </w:rPr>
              <w:tab/>
            </w:r>
            <w:r w:rsidR="0062043E">
              <w:rPr>
                <w:noProof/>
                <w:webHidden/>
              </w:rPr>
              <w:fldChar w:fldCharType="begin"/>
            </w:r>
            <w:r w:rsidR="0062043E">
              <w:rPr>
                <w:noProof/>
                <w:webHidden/>
              </w:rPr>
              <w:instrText xml:space="preserve"> PAGEREF _Toc498607924 \h </w:instrText>
            </w:r>
            <w:r w:rsidR="0062043E">
              <w:rPr>
                <w:noProof/>
                <w:webHidden/>
              </w:rPr>
            </w:r>
            <w:r w:rsidR="0062043E">
              <w:rPr>
                <w:noProof/>
                <w:webHidden/>
              </w:rPr>
              <w:fldChar w:fldCharType="separate"/>
            </w:r>
            <w:r w:rsidR="00EA2933">
              <w:rPr>
                <w:noProof/>
                <w:webHidden/>
              </w:rPr>
              <w:t>17</w:t>
            </w:r>
            <w:r w:rsidR="0062043E">
              <w:rPr>
                <w:noProof/>
                <w:webHidden/>
              </w:rPr>
              <w:fldChar w:fldCharType="end"/>
            </w:r>
          </w:hyperlink>
        </w:p>
        <w:p w14:paraId="548B15F3" w14:textId="5A548ABE" w:rsidR="0062043E" w:rsidRDefault="004524E3">
          <w:pPr>
            <w:pStyle w:val="20"/>
            <w:tabs>
              <w:tab w:val="left" w:pos="720"/>
              <w:tab w:val="right" w:leader="dot" w:pos="10450"/>
            </w:tabs>
            <w:rPr>
              <w:rFonts w:eastAsiaTheme="minorEastAsia" w:cstheme="minorBidi"/>
              <w:noProof/>
              <w:lang w:val="en-GB" w:eastAsia="en-GB"/>
            </w:rPr>
          </w:pPr>
          <w:hyperlink w:anchor="_Toc498607925" w:history="1">
            <w:r w:rsidR="0062043E" w:rsidRPr="006A394F">
              <w:rPr>
                <w:rStyle w:val="-"/>
                <w:noProof/>
              </w:rPr>
              <w:t>2.3.</w:t>
            </w:r>
            <w:r w:rsidR="0062043E">
              <w:rPr>
                <w:rFonts w:eastAsiaTheme="minorEastAsia" w:cstheme="minorBidi"/>
                <w:noProof/>
                <w:lang w:val="en-GB" w:eastAsia="en-GB"/>
              </w:rPr>
              <w:tab/>
            </w:r>
            <w:r w:rsidR="0062043E" w:rsidRPr="006A394F">
              <w:rPr>
                <w:rStyle w:val="-"/>
                <w:noProof/>
              </w:rPr>
              <w:t>Workflows</w:t>
            </w:r>
            <w:r w:rsidR="0062043E">
              <w:rPr>
                <w:noProof/>
                <w:webHidden/>
              </w:rPr>
              <w:tab/>
            </w:r>
            <w:r w:rsidR="0062043E">
              <w:rPr>
                <w:noProof/>
                <w:webHidden/>
              </w:rPr>
              <w:fldChar w:fldCharType="begin"/>
            </w:r>
            <w:r w:rsidR="0062043E">
              <w:rPr>
                <w:noProof/>
                <w:webHidden/>
              </w:rPr>
              <w:instrText xml:space="preserve"> PAGEREF _Toc498607925 \h </w:instrText>
            </w:r>
            <w:r w:rsidR="0062043E">
              <w:rPr>
                <w:noProof/>
                <w:webHidden/>
              </w:rPr>
            </w:r>
            <w:r w:rsidR="0062043E">
              <w:rPr>
                <w:noProof/>
                <w:webHidden/>
              </w:rPr>
              <w:fldChar w:fldCharType="separate"/>
            </w:r>
            <w:r w:rsidR="00EA2933">
              <w:rPr>
                <w:noProof/>
                <w:webHidden/>
              </w:rPr>
              <w:t>21</w:t>
            </w:r>
            <w:r w:rsidR="0062043E">
              <w:rPr>
                <w:noProof/>
                <w:webHidden/>
              </w:rPr>
              <w:fldChar w:fldCharType="end"/>
            </w:r>
          </w:hyperlink>
        </w:p>
        <w:p w14:paraId="76D5F5F9" w14:textId="785B8A70" w:rsidR="0062043E" w:rsidRDefault="004524E3">
          <w:pPr>
            <w:pStyle w:val="30"/>
            <w:tabs>
              <w:tab w:val="right" w:leader="dot" w:pos="10450"/>
            </w:tabs>
            <w:rPr>
              <w:rFonts w:eastAsiaTheme="minorEastAsia" w:cstheme="minorBidi"/>
              <w:i w:val="0"/>
              <w:iCs w:val="0"/>
              <w:noProof/>
              <w:lang w:val="en-GB" w:eastAsia="en-GB"/>
            </w:rPr>
          </w:pPr>
          <w:hyperlink w:anchor="_Toc498607926" w:history="1">
            <w:r w:rsidR="0062043E" w:rsidRPr="006A394F">
              <w:rPr>
                <w:rStyle w:val="-"/>
                <w:noProof/>
              </w:rPr>
              <w:t>Enrolment in class:</w:t>
            </w:r>
            <w:r w:rsidR="0062043E">
              <w:rPr>
                <w:noProof/>
                <w:webHidden/>
              </w:rPr>
              <w:tab/>
            </w:r>
            <w:r w:rsidR="0062043E">
              <w:rPr>
                <w:noProof/>
                <w:webHidden/>
              </w:rPr>
              <w:fldChar w:fldCharType="begin"/>
            </w:r>
            <w:r w:rsidR="0062043E">
              <w:rPr>
                <w:noProof/>
                <w:webHidden/>
              </w:rPr>
              <w:instrText xml:space="preserve"> PAGEREF _Toc498607926 \h </w:instrText>
            </w:r>
            <w:r w:rsidR="0062043E">
              <w:rPr>
                <w:noProof/>
                <w:webHidden/>
              </w:rPr>
            </w:r>
            <w:r w:rsidR="0062043E">
              <w:rPr>
                <w:noProof/>
                <w:webHidden/>
              </w:rPr>
              <w:fldChar w:fldCharType="separate"/>
            </w:r>
            <w:r w:rsidR="00EA2933">
              <w:rPr>
                <w:noProof/>
                <w:webHidden/>
              </w:rPr>
              <w:t>21</w:t>
            </w:r>
            <w:r w:rsidR="0062043E">
              <w:rPr>
                <w:noProof/>
                <w:webHidden/>
              </w:rPr>
              <w:fldChar w:fldCharType="end"/>
            </w:r>
          </w:hyperlink>
        </w:p>
        <w:p w14:paraId="094A447A" w14:textId="6ADAEEB5" w:rsidR="0062043E" w:rsidRDefault="004524E3">
          <w:pPr>
            <w:pStyle w:val="30"/>
            <w:tabs>
              <w:tab w:val="right" w:leader="dot" w:pos="10450"/>
            </w:tabs>
            <w:rPr>
              <w:rFonts w:eastAsiaTheme="minorEastAsia" w:cstheme="minorBidi"/>
              <w:i w:val="0"/>
              <w:iCs w:val="0"/>
              <w:noProof/>
              <w:lang w:val="en-GB" w:eastAsia="en-GB"/>
            </w:rPr>
          </w:pPr>
          <w:hyperlink w:anchor="_Toc498607927" w:history="1">
            <w:r w:rsidR="0062043E" w:rsidRPr="006A394F">
              <w:rPr>
                <w:rStyle w:val="-"/>
                <w:noProof/>
              </w:rPr>
              <w:t>Enrolment in assessment:</w:t>
            </w:r>
            <w:r w:rsidR="0062043E">
              <w:rPr>
                <w:noProof/>
                <w:webHidden/>
              </w:rPr>
              <w:tab/>
            </w:r>
            <w:r w:rsidR="0062043E">
              <w:rPr>
                <w:noProof/>
                <w:webHidden/>
              </w:rPr>
              <w:fldChar w:fldCharType="begin"/>
            </w:r>
            <w:r w:rsidR="0062043E">
              <w:rPr>
                <w:noProof/>
                <w:webHidden/>
              </w:rPr>
              <w:instrText xml:space="preserve"> PAGEREF _Toc498607927 \h </w:instrText>
            </w:r>
            <w:r w:rsidR="0062043E">
              <w:rPr>
                <w:noProof/>
                <w:webHidden/>
              </w:rPr>
            </w:r>
            <w:r w:rsidR="0062043E">
              <w:rPr>
                <w:noProof/>
                <w:webHidden/>
              </w:rPr>
              <w:fldChar w:fldCharType="separate"/>
            </w:r>
            <w:r w:rsidR="00EA2933">
              <w:rPr>
                <w:noProof/>
                <w:webHidden/>
              </w:rPr>
              <w:t>21</w:t>
            </w:r>
            <w:r w:rsidR="0062043E">
              <w:rPr>
                <w:noProof/>
                <w:webHidden/>
              </w:rPr>
              <w:fldChar w:fldCharType="end"/>
            </w:r>
          </w:hyperlink>
        </w:p>
        <w:p w14:paraId="0131A8E8" w14:textId="6C04980D" w:rsidR="0062043E" w:rsidRDefault="004524E3">
          <w:pPr>
            <w:pStyle w:val="30"/>
            <w:tabs>
              <w:tab w:val="right" w:leader="dot" w:pos="10450"/>
            </w:tabs>
            <w:rPr>
              <w:rFonts w:eastAsiaTheme="minorEastAsia" w:cstheme="minorBidi"/>
              <w:i w:val="0"/>
              <w:iCs w:val="0"/>
              <w:noProof/>
              <w:lang w:val="en-GB" w:eastAsia="en-GB"/>
            </w:rPr>
          </w:pPr>
          <w:hyperlink w:anchor="_Toc498607928" w:history="1">
            <w:r w:rsidR="0062043E" w:rsidRPr="006A394F">
              <w:rPr>
                <w:rStyle w:val="-"/>
                <w:noProof/>
              </w:rPr>
              <w:t>Enrolment in course:</w:t>
            </w:r>
            <w:r w:rsidR="0062043E">
              <w:rPr>
                <w:noProof/>
                <w:webHidden/>
              </w:rPr>
              <w:tab/>
            </w:r>
            <w:r w:rsidR="0062043E">
              <w:rPr>
                <w:noProof/>
                <w:webHidden/>
              </w:rPr>
              <w:fldChar w:fldCharType="begin"/>
            </w:r>
            <w:r w:rsidR="0062043E">
              <w:rPr>
                <w:noProof/>
                <w:webHidden/>
              </w:rPr>
              <w:instrText xml:space="preserve"> PAGEREF _Toc498607928 \h </w:instrText>
            </w:r>
            <w:r w:rsidR="0062043E">
              <w:rPr>
                <w:noProof/>
                <w:webHidden/>
              </w:rPr>
            </w:r>
            <w:r w:rsidR="0062043E">
              <w:rPr>
                <w:noProof/>
                <w:webHidden/>
              </w:rPr>
              <w:fldChar w:fldCharType="separate"/>
            </w:r>
            <w:r w:rsidR="00EA2933">
              <w:rPr>
                <w:noProof/>
                <w:webHidden/>
              </w:rPr>
              <w:t>22</w:t>
            </w:r>
            <w:r w:rsidR="0062043E">
              <w:rPr>
                <w:noProof/>
                <w:webHidden/>
              </w:rPr>
              <w:fldChar w:fldCharType="end"/>
            </w:r>
          </w:hyperlink>
        </w:p>
        <w:p w14:paraId="692982AD" w14:textId="074A2622" w:rsidR="0062043E" w:rsidRDefault="004524E3">
          <w:pPr>
            <w:pStyle w:val="30"/>
            <w:tabs>
              <w:tab w:val="right" w:leader="dot" w:pos="10450"/>
            </w:tabs>
            <w:rPr>
              <w:rFonts w:eastAsiaTheme="minorEastAsia" w:cstheme="minorBidi"/>
              <w:i w:val="0"/>
              <w:iCs w:val="0"/>
              <w:noProof/>
              <w:lang w:val="en-GB" w:eastAsia="en-GB"/>
            </w:rPr>
          </w:pPr>
          <w:hyperlink w:anchor="_Toc498607929" w:history="1">
            <w:r w:rsidR="0062043E" w:rsidRPr="006A394F">
              <w:rPr>
                <w:rStyle w:val="-"/>
                <w:noProof/>
              </w:rPr>
              <w:t>Enrolment for Credential:</w:t>
            </w:r>
            <w:r w:rsidR="0062043E">
              <w:rPr>
                <w:noProof/>
                <w:webHidden/>
              </w:rPr>
              <w:tab/>
            </w:r>
            <w:r w:rsidR="0062043E">
              <w:rPr>
                <w:noProof/>
                <w:webHidden/>
              </w:rPr>
              <w:fldChar w:fldCharType="begin"/>
            </w:r>
            <w:r w:rsidR="0062043E">
              <w:rPr>
                <w:noProof/>
                <w:webHidden/>
              </w:rPr>
              <w:instrText xml:space="preserve"> PAGEREF _Toc498607929 \h </w:instrText>
            </w:r>
            <w:r w:rsidR="0062043E">
              <w:rPr>
                <w:noProof/>
                <w:webHidden/>
              </w:rPr>
            </w:r>
            <w:r w:rsidR="0062043E">
              <w:rPr>
                <w:noProof/>
                <w:webHidden/>
              </w:rPr>
              <w:fldChar w:fldCharType="separate"/>
            </w:r>
            <w:r w:rsidR="00EA2933">
              <w:rPr>
                <w:noProof/>
                <w:webHidden/>
              </w:rPr>
              <w:t>23</w:t>
            </w:r>
            <w:r w:rsidR="0062043E">
              <w:rPr>
                <w:noProof/>
                <w:webHidden/>
              </w:rPr>
              <w:fldChar w:fldCharType="end"/>
            </w:r>
          </w:hyperlink>
        </w:p>
        <w:p w14:paraId="7887221A" w14:textId="42A5A01F" w:rsidR="0062043E" w:rsidRDefault="004524E3">
          <w:pPr>
            <w:pStyle w:val="30"/>
            <w:tabs>
              <w:tab w:val="right" w:leader="dot" w:pos="10450"/>
            </w:tabs>
            <w:rPr>
              <w:rFonts w:eastAsiaTheme="minorEastAsia" w:cstheme="minorBidi"/>
              <w:i w:val="0"/>
              <w:iCs w:val="0"/>
              <w:noProof/>
              <w:lang w:val="en-GB" w:eastAsia="en-GB"/>
            </w:rPr>
          </w:pPr>
          <w:hyperlink w:anchor="_Toc498607930" w:history="1">
            <w:r w:rsidR="0062043E" w:rsidRPr="006A394F">
              <w:rPr>
                <w:rStyle w:val="-"/>
                <w:noProof/>
              </w:rPr>
              <w:t>Student transfer with aim to continue work on Credential:</w:t>
            </w:r>
            <w:r w:rsidR="0062043E">
              <w:rPr>
                <w:noProof/>
                <w:webHidden/>
              </w:rPr>
              <w:tab/>
            </w:r>
            <w:r w:rsidR="0062043E">
              <w:rPr>
                <w:noProof/>
                <w:webHidden/>
              </w:rPr>
              <w:fldChar w:fldCharType="begin"/>
            </w:r>
            <w:r w:rsidR="0062043E">
              <w:rPr>
                <w:noProof/>
                <w:webHidden/>
              </w:rPr>
              <w:instrText xml:space="preserve"> PAGEREF _Toc498607930 \h </w:instrText>
            </w:r>
            <w:r w:rsidR="0062043E">
              <w:rPr>
                <w:noProof/>
                <w:webHidden/>
              </w:rPr>
            </w:r>
            <w:r w:rsidR="0062043E">
              <w:rPr>
                <w:noProof/>
                <w:webHidden/>
              </w:rPr>
              <w:fldChar w:fldCharType="separate"/>
            </w:r>
            <w:r w:rsidR="00EA2933">
              <w:rPr>
                <w:noProof/>
                <w:webHidden/>
              </w:rPr>
              <w:t>24</w:t>
            </w:r>
            <w:r w:rsidR="0062043E">
              <w:rPr>
                <w:noProof/>
                <w:webHidden/>
              </w:rPr>
              <w:fldChar w:fldCharType="end"/>
            </w:r>
          </w:hyperlink>
        </w:p>
        <w:p w14:paraId="73344364" w14:textId="78CA28F2" w:rsidR="0062043E" w:rsidRDefault="004524E3">
          <w:pPr>
            <w:pStyle w:val="30"/>
            <w:tabs>
              <w:tab w:val="right" w:leader="dot" w:pos="10450"/>
            </w:tabs>
            <w:rPr>
              <w:rFonts w:eastAsiaTheme="minorEastAsia" w:cstheme="minorBidi"/>
              <w:i w:val="0"/>
              <w:iCs w:val="0"/>
              <w:noProof/>
              <w:lang w:val="en-GB" w:eastAsia="en-GB"/>
            </w:rPr>
          </w:pPr>
          <w:hyperlink w:anchor="_Toc498607931" w:history="1">
            <w:r w:rsidR="0062043E" w:rsidRPr="006A394F">
              <w:rPr>
                <w:rStyle w:val="-"/>
                <w:noProof/>
              </w:rPr>
              <w:t>Student transfer, Transcript used for Recognition of Prior Learning:</w:t>
            </w:r>
            <w:r w:rsidR="0062043E">
              <w:rPr>
                <w:noProof/>
                <w:webHidden/>
              </w:rPr>
              <w:tab/>
            </w:r>
            <w:r w:rsidR="0062043E">
              <w:rPr>
                <w:noProof/>
                <w:webHidden/>
              </w:rPr>
              <w:fldChar w:fldCharType="begin"/>
            </w:r>
            <w:r w:rsidR="0062043E">
              <w:rPr>
                <w:noProof/>
                <w:webHidden/>
              </w:rPr>
              <w:instrText xml:space="preserve"> PAGEREF _Toc498607931 \h </w:instrText>
            </w:r>
            <w:r w:rsidR="0062043E">
              <w:rPr>
                <w:noProof/>
                <w:webHidden/>
              </w:rPr>
            </w:r>
            <w:r w:rsidR="0062043E">
              <w:rPr>
                <w:noProof/>
                <w:webHidden/>
              </w:rPr>
              <w:fldChar w:fldCharType="separate"/>
            </w:r>
            <w:r w:rsidR="00EA2933">
              <w:rPr>
                <w:noProof/>
                <w:webHidden/>
              </w:rPr>
              <w:t>25</w:t>
            </w:r>
            <w:r w:rsidR="0062043E">
              <w:rPr>
                <w:noProof/>
                <w:webHidden/>
              </w:rPr>
              <w:fldChar w:fldCharType="end"/>
            </w:r>
          </w:hyperlink>
        </w:p>
        <w:p w14:paraId="370A4E96" w14:textId="66FCA0D2" w:rsidR="0062043E" w:rsidRDefault="004524E3">
          <w:pPr>
            <w:pStyle w:val="10"/>
            <w:tabs>
              <w:tab w:val="left" w:pos="480"/>
              <w:tab w:val="right" w:leader="dot" w:pos="10450"/>
            </w:tabs>
            <w:rPr>
              <w:rFonts w:asciiTheme="minorHAnsi" w:eastAsiaTheme="minorEastAsia" w:hAnsiTheme="minorHAnsi" w:cstheme="minorBidi"/>
              <w:b w:val="0"/>
              <w:bCs w:val="0"/>
              <w:noProof/>
              <w:color w:val="auto"/>
              <w:sz w:val="22"/>
              <w:szCs w:val="22"/>
              <w:lang w:val="en-GB" w:eastAsia="en-GB"/>
            </w:rPr>
          </w:pPr>
          <w:hyperlink w:anchor="_Toc498607932" w:history="1">
            <w:r w:rsidR="0062043E" w:rsidRPr="006A394F">
              <w:rPr>
                <w:rStyle w:val="-"/>
                <w:noProof/>
              </w:rPr>
              <w:t>3.</w:t>
            </w:r>
            <w:r w:rsidR="0062043E">
              <w:rPr>
                <w:rFonts w:asciiTheme="minorHAnsi" w:eastAsiaTheme="minorEastAsia" w:hAnsiTheme="minorHAnsi" w:cstheme="minorBidi"/>
                <w:b w:val="0"/>
                <w:bCs w:val="0"/>
                <w:noProof/>
                <w:color w:val="auto"/>
                <w:sz w:val="22"/>
                <w:szCs w:val="22"/>
                <w:lang w:val="en-GB" w:eastAsia="en-GB"/>
              </w:rPr>
              <w:tab/>
            </w:r>
            <w:r w:rsidR="0062043E" w:rsidRPr="006A394F">
              <w:rPr>
                <w:rStyle w:val="-"/>
                <w:noProof/>
              </w:rPr>
              <w:t>Appendix</w:t>
            </w:r>
            <w:r w:rsidR="0062043E">
              <w:rPr>
                <w:noProof/>
                <w:webHidden/>
              </w:rPr>
              <w:tab/>
            </w:r>
            <w:r w:rsidR="0062043E">
              <w:rPr>
                <w:noProof/>
                <w:webHidden/>
              </w:rPr>
              <w:fldChar w:fldCharType="begin"/>
            </w:r>
            <w:r w:rsidR="0062043E">
              <w:rPr>
                <w:noProof/>
                <w:webHidden/>
              </w:rPr>
              <w:instrText xml:space="preserve"> PAGEREF _Toc498607932 \h </w:instrText>
            </w:r>
            <w:r w:rsidR="0062043E">
              <w:rPr>
                <w:noProof/>
                <w:webHidden/>
              </w:rPr>
            </w:r>
            <w:r w:rsidR="0062043E">
              <w:rPr>
                <w:noProof/>
                <w:webHidden/>
              </w:rPr>
              <w:fldChar w:fldCharType="separate"/>
            </w:r>
            <w:r w:rsidR="00EA2933">
              <w:rPr>
                <w:noProof/>
                <w:webHidden/>
              </w:rPr>
              <w:t>25</w:t>
            </w:r>
            <w:r w:rsidR="0062043E">
              <w:rPr>
                <w:noProof/>
                <w:webHidden/>
              </w:rPr>
              <w:fldChar w:fldCharType="end"/>
            </w:r>
          </w:hyperlink>
        </w:p>
        <w:p w14:paraId="2175A2B1" w14:textId="04B29726" w:rsidR="0062043E" w:rsidRDefault="004524E3">
          <w:pPr>
            <w:pStyle w:val="20"/>
            <w:tabs>
              <w:tab w:val="left" w:pos="720"/>
              <w:tab w:val="right" w:leader="dot" w:pos="10450"/>
            </w:tabs>
            <w:rPr>
              <w:rFonts w:eastAsiaTheme="minorEastAsia" w:cstheme="minorBidi"/>
              <w:noProof/>
              <w:lang w:val="en-GB" w:eastAsia="en-GB"/>
            </w:rPr>
          </w:pPr>
          <w:hyperlink w:anchor="_Toc498607933" w:history="1">
            <w:r w:rsidR="0062043E" w:rsidRPr="006A394F">
              <w:rPr>
                <w:rStyle w:val="-"/>
                <w:noProof/>
              </w:rPr>
              <w:t>3.1.</w:t>
            </w:r>
            <w:r w:rsidR="0062043E">
              <w:rPr>
                <w:rFonts w:eastAsiaTheme="minorEastAsia" w:cstheme="minorBidi"/>
                <w:noProof/>
                <w:lang w:val="en-GB" w:eastAsia="en-GB"/>
              </w:rPr>
              <w:tab/>
            </w:r>
            <w:r w:rsidR="0062043E" w:rsidRPr="006A394F">
              <w:rPr>
                <w:rStyle w:val="-"/>
                <w:noProof/>
              </w:rPr>
              <w:t>Appendix: CredentialDetails Prototype</w:t>
            </w:r>
            <w:r w:rsidR="0062043E">
              <w:rPr>
                <w:noProof/>
                <w:webHidden/>
              </w:rPr>
              <w:tab/>
            </w:r>
            <w:r w:rsidR="0062043E">
              <w:rPr>
                <w:noProof/>
                <w:webHidden/>
              </w:rPr>
              <w:fldChar w:fldCharType="begin"/>
            </w:r>
            <w:r w:rsidR="0062043E">
              <w:rPr>
                <w:noProof/>
                <w:webHidden/>
              </w:rPr>
              <w:instrText xml:space="preserve"> PAGEREF _Toc498607933 \h </w:instrText>
            </w:r>
            <w:r w:rsidR="0062043E">
              <w:rPr>
                <w:noProof/>
                <w:webHidden/>
              </w:rPr>
            </w:r>
            <w:r w:rsidR="0062043E">
              <w:rPr>
                <w:noProof/>
                <w:webHidden/>
              </w:rPr>
              <w:fldChar w:fldCharType="separate"/>
            </w:r>
            <w:r w:rsidR="00EA2933">
              <w:rPr>
                <w:noProof/>
                <w:webHidden/>
              </w:rPr>
              <w:t>25</w:t>
            </w:r>
            <w:r w:rsidR="0062043E">
              <w:rPr>
                <w:noProof/>
                <w:webHidden/>
              </w:rPr>
              <w:fldChar w:fldCharType="end"/>
            </w:r>
          </w:hyperlink>
        </w:p>
        <w:p w14:paraId="38EF1DBE" w14:textId="525D2DC6" w:rsidR="0062043E" w:rsidRDefault="004524E3">
          <w:pPr>
            <w:pStyle w:val="20"/>
            <w:tabs>
              <w:tab w:val="left" w:pos="720"/>
              <w:tab w:val="right" w:leader="dot" w:pos="10450"/>
            </w:tabs>
            <w:rPr>
              <w:rFonts w:eastAsiaTheme="minorEastAsia" w:cstheme="minorBidi"/>
              <w:noProof/>
              <w:lang w:val="en-GB" w:eastAsia="en-GB"/>
            </w:rPr>
          </w:pPr>
          <w:hyperlink w:anchor="_Toc498607934" w:history="1">
            <w:r w:rsidR="0062043E" w:rsidRPr="006A394F">
              <w:rPr>
                <w:rStyle w:val="-"/>
                <w:noProof/>
              </w:rPr>
              <w:t>3.2.</w:t>
            </w:r>
            <w:r w:rsidR="0062043E">
              <w:rPr>
                <w:rFonts w:eastAsiaTheme="minorEastAsia" w:cstheme="minorBidi"/>
                <w:noProof/>
                <w:lang w:val="en-GB" w:eastAsia="en-GB"/>
              </w:rPr>
              <w:tab/>
            </w:r>
            <w:r w:rsidR="0062043E" w:rsidRPr="006A394F">
              <w:rPr>
                <w:rStyle w:val="-"/>
                <w:noProof/>
              </w:rPr>
              <w:t>PESC prior art</w:t>
            </w:r>
            <w:r w:rsidR="0062043E">
              <w:rPr>
                <w:noProof/>
                <w:webHidden/>
              </w:rPr>
              <w:tab/>
            </w:r>
            <w:r w:rsidR="0062043E">
              <w:rPr>
                <w:noProof/>
                <w:webHidden/>
              </w:rPr>
              <w:fldChar w:fldCharType="begin"/>
            </w:r>
            <w:r w:rsidR="0062043E">
              <w:rPr>
                <w:noProof/>
                <w:webHidden/>
              </w:rPr>
              <w:instrText xml:space="preserve"> PAGEREF _Toc498607934 \h </w:instrText>
            </w:r>
            <w:r w:rsidR="0062043E">
              <w:rPr>
                <w:noProof/>
                <w:webHidden/>
              </w:rPr>
            </w:r>
            <w:r w:rsidR="0062043E">
              <w:rPr>
                <w:noProof/>
                <w:webHidden/>
              </w:rPr>
              <w:fldChar w:fldCharType="separate"/>
            </w:r>
            <w:r w:rsidR="00EA2933">
              <w:rPr>
                <w:noProof/>
                <w:webHidden/>
              </w:rPr>
              <w:t>28</w:t>
            </w:r>
            <w:r w:rsidR="0062043E">
              <w:rPr>
                <w:noProof/>
                <w:webHidden/>
              </w:rPr>
              <w:fldChar w:fldCharType="end"/>
            </w:r>
          </w:hyperlink>
        </w:p>
        <w:p w14:paraId="4854D9C4" w14:textId="5BB1DBC5" w:rsidR="0062043E" w:rsidRDefault="004524E3">
          <w:pPr>
            <w:pStyle w:val="10"/>
            <w:tabs>
              <w:tab w:val="left" w:pos="480"/>
              <w:tab w:val="right" w:leader="dot" w:pos="10450"/>
            </w:tabs>
            <w:rPr>
              <w:rFonts w:asciiTheme="minorHAnsi" w:eastAsiaTheme="minorEastAsia" w:hAnsiTheme="minorHAnsi" w:cstheme="minorBidi"/>
              <w:b w:val="0"/>
              <w:bCs w:val="0"/>
              <w:noProof/>
              <w:color w:val="auto"/>
              <w:sz w:val="22"/>
              <w:szCs w:val="22"/>
              <w:lang w:val="en-GB" w:eastAsia="en-GB"/>
            </w:rPr>
          </w:pPr>
          <w:hyperlink w:anchor="_Toc498607935" w:history="1">
            <w:r w:rsidR="0062043E" w:rsidRPr="006A394F">
              <w:rPr>
                <w:rStyle w:val="-"/>
                <w:noProof/>
              </w:rPr>
              <w:t>4.</w:t>
            </w:r>
            <w:r w:rsidR="0062043E">
              <w:rPr>
                <w:rFonts w:asciiTheme="minorHAnsi" w:eastAsiaTheme="minorEastAsia" w:hAnsiTheme="minorHAnsi" w:cstheme="minorBidi"/>
                <w:b w:val="0"/>
                <w:bCs w:val="0"/>
                <w:noProof/>
                <w:color w:val="auto"/>
                <w:sz w:val="22"/>
                <w:szCs w:val="22"/>
                <w:lang w:val="en-GB" w:eastAsia="en-GB"/>
              </w:rPr>
              <w:tab/>
            </w:r>
            <w:r w:rsidR="0062043E" w:rsidRPr="006A394F">
              <w:rPr>
                <w:rStyle w:val="-"/>
                <w:noProof/>
              </w:rPr>
              <w:t>Draft Realisation of Gradebook assessment</w:t>
            </w:r>
            <w:r w:rsidR="0062043E">
              <w:rPr>
                <w:noProof/>
                <w:webHidden/>
              </w:rPr>
              <w:tab/>
            </w:r>
            <w:r w:rsidR="0062043E">
              <w:rPr>
                <w:noProof/>
                <w:webHidden/>
              </w:rPr>
              <w:fldChar w:fldCharType="begin"/>
            </w:r>
            <w:r w:rsidR="0062043E">
              <w:rPr>
                <w:noProof/>
                <w:webHidden/>
              </w:rPr>
              <w:instrText xml:space="preserve"> PAGEREF _Toc498607935 \h </w:instrText>
            </w:r>
            <w:r w:rsidR="0062043E">
              <w:rPr>
                <w:noProof/>
                <w:webHidden/>
              </w:rPr>
            </w:r>
            <w:r w:rsidR="0062043E">
              <w:rPr>
                <w:noProof/>
                <w:webHidden/>
              </w:rPr>
              <w:fldChar w:fldCharType="separate"/>
            </w:r>
            <w:r w:rsidR="00EA2933">
              <w:rPr>
                <w:noProof/>
                <w:webHidden/>
              </w:rPr>
              <w:t>29</w:t>
            </w:r>
            <w:r w:rsidR="0062043E">
              <w:rPr>
                <w:noProof/>
                <w:webHidden/>
              </w:rPr>
              <w:fldChar w:fldCharType="end"/>
            </w:r>
          </w:hyperlink>
        </w:p>
        <w:p w14:paraId="7A330293" w14:textId="51490269" w:rsidR="0062043E" w:rsidRDefault="004524E3">
          <w:pPr>
            <w:pStyle w:val="10"/>
            <w:tabs>
              <w:tab w:val="right" w:leader="dot" w:pos="10450"/>
            </w:tabs>
            <w:rPr>
              <w:rFonts w:asciiTheme="minorHAnsi" w:eastAsiaTheme="minorEastAsia" w:hAnsiTheme="minorHAnsi" w:cstheme="minorBidi"/>
              <w:b w:val="0"/>
              <w:bCs w:val="0"/>
              <w:noProof/>
              <w:color w:val="auto"/>
              <w:sz w:val="22"/>
              <w:szCs w:val="22"/>
              <w:lang w:val="en-GB" w:eastAsia="en-GB"/>
            </w:rPr>
          </w:pPr>
          <w:hyperlink w:anchor="_Toc498607936" w:history="1">
            <w:r w:rsidR="0062043E" w:rsidRPr="006A394F">
              <w:rPr>
                <w:rStyle w:val="-"/>
                <w:noProof/>
              </w:rPr>
              <w:t>Realisation of Types</w:t>
            </w:r>
            <w:r w:rsidR="0062043E">
              <w:rPr>
                <w:noProof/>
                <w:webHidden/>
              </w:rPr>
              <w:tab/>
            </w:r>
            <w:r w:rsidR="0062043E">
              <w:rPr>
                <w:noProof/>
                <w:webHidden/>
              </w:rPr>
              <w:fldChar w:fldCharType="begin"/>
            </w:r>
            <w:r w:rsidR="0062043E">
              <w:rPr>
                <w:noProof/>
                <w:webHidden/>
              </w:rPr>
              <w:instrText xml:space="preserve"> PAGEREF _Toc498607936 \h </w:instrText>
            </w:r>
            <w:r w:rsidR="0062043E">
              <w:rPr>
                <w:noProof/>
                <w:webHidden/>
              </w:rPr>
            </w:r>
            <w:r w:rsidR="0062043E">
              <w:rPr>
                <w:noProof/>
                <w:webHidden/>
              </w:rPr>
              <w:fldChar w:fldCharType="separate"/>
            </w:r>
            <w:r w:rsidR="00EA2933">
              <w:rPr>
                <w:noProof/>
                <w:webHidden/>
              </w:rPr>
              <w:t>38</w:t>
            </w:r>
            <w:r w:rsidR="0062043E">
              <w:rPr>
                <w:noProof/>
                <w:webHidden/>
              </w:rPr>
              <w:fldChar w:fldCharType="end"/>
            </w:r>
          </w:hyperlink>
        </w:p>
        <w:p w14:paraId="11F6C175" w14:textId="6B22F556" w:rsidR="0062043E" w:rsidRDefault="004524E3">
          <w:pPr>
            <w:pStyle w:val="10"/>
            <w:tabs>
              <w:tab w:val="right" w:leader="dot" w:pos="10450"/>
            </w:tabs>
            <w:rPr>
              <w:rFonts w:asciiTheme="minorHAnsi" w:eastAsiaTheme="minorEastAsia" w:hAnsiTheme="minorHAnsi" w:cstheme="minorBidi"/>
              <w:b w:val="0"/>
              <w:bCs w:val="0"/>
              <w:noProof/>
              <w:color w:val="auto"/>
              <w:sz w:val="22"/>
              <w:szCs w:val="22"/>
              <w:lang w:val="en-GB" w:eastAsia="en-GB"/>
            </w:rPr>
          </w:pPr>
          <w:hyperlink w:anchor="_Toc498607937" w:history="1">
            <w:r w:rsidR="0062043E">
              <w:rPr>
                <w:noProof/>
                <w:webHidden/>
              </w:rPr>
              <w:tab/>
            </w:r>
            <w:r w:rsidR="0062043E">
              <w:rPr>
                <w:noProof/>
                <w:webHidden/>
              </w:rPr>
              <w:fldChar w:fldCharType="begin"/>
            </w:r>
            <w:r w:rsidR="0062043E">
              <w:rPr>
                <w:noProof/>
                <w:webHidden/>
              </w:rPr>
              <w:instrText xml:space="preserve"> PAGEREF _Toc498607937 \h </w:instrText>
            </w:r>
            <w:r w:rsidR="0062043E">
              <w:rPr>
                <w:noProof/>
                <w:webHidden/>
              </w:rPr>
            </w:r>
            <w:r w:rsidR="0062043E">
              <w:rPr>
                <w:noProof/>
                <w:webHidden/>
              </w:rPr>
              <w:fldChar w:fldCharType="separate"/>
            </w:r>
            <w:r w:rsidR="00EA2933">
              <w:rPr>
                <w:noProof/>
                <w:webHidden/>
              </w:rPr>
              <w:t>38</w:t>
            </w:r>
            <w:r w:rsidR="0062043E">
              <w:rPr>
                <w:noProof/>
                <w:webHidden/>
              </w:rPr>
              <w:fldChar w:fldCharType="end"/>
            </w:r>
          </w:hyperlink>
        </w:p>
        <w:p w14:paraId="3CE3E2C3" w14:textId="5CE76C77" w:rsidR="00BC49B8" w:rsidRDefault="00BC49B8">
          <w:r>
            <w:rPr>
              <w:b/>
              <w:bCs/>
              <w:noProof/>
            </w:rPr>
            <w:fldChar w:fldCharType="end"/>
          </w:r>
        </w:p>
      </w:sdtContent>
    </w:sdt>
    <w:p w14:paraId="1221D254" w14:textId="77777777" w:rsidR="000C2A1B" w:rsidRDefault="000C2A1B" w:rsidP="000C2A1B"/>
    <w:p w14:paraId="5FD298E2" w14:textId="7CF07D80" w:rsidR="004A6E4D" w:rsidRPr="00997285" w:rsidRDefault="004A6E4D" w:rsidP="000C2A1B">
      <w:pPr>
        <w:rPr>
          <w:lang w:val="en-US"/>
        </w:rPr>
      </w:pPr>
      <w:r w:rsidRPr="00997285">
        <w:rPr>
          <w:lang w:val="en-US"/>
        </w:rPr>
        <w:t xml:space="preserve">The 2016 and 2017 assessment workshops conducted by NSIP have identified </w:t>
      </w:r>
      <w:r w:rsidR="00B4580C" w:rsidRPr="00997285">
        <w:rPr>
          <w:lang w:val="en-US"/>
        </w:rPr>
        <w:t>three sets of objects relevant to assessment, that should be encoded in SIF-AU:</w:t>
      </w:r>
    </w:p>
    <w:p w14:paraId="7F125269" w14:textId="77777777" w:rsidR="00B4580C" w:rsidRPr="00997285" w:rsidRDefault="00B4580C" w:rsidP="000C2A1B">
      <w:pPr>
        <w:rPr>
          <w:lang w:val="en-US"/>
        </w:rPr>
      </w:pPr>
    </w:p>
    <w:p w14:paraId="310BA557" w14:textId="79B55D10" w:rsidR="00B4580C" w:rsidRDefault="00B4580C" w:rsidP="00B4580C">
      <w:pPr>
        <w:pStyle w:val="a3"/>
        <w:numPr>
          <w:ilvl w:val="0"/>
          <w:numId w:val="18"/>
        </w:numPr>
      </w:pPr>
      <w:r w:rsidRPr="006812BA">
        <w:rPr>
          <w:b/>
        </w:rPr>
        <w:t>Gradebook assessment</w:t>
      </w:r>
      <w:r>
        <w:t xml:space="preserve"> objects, intended for primary school assessment and secondary formative assessment, and including end of term grades.</w:t>
      </w:r>
    </w:p>
    <w:p w14:paraId="3A5CB010" w14:textId="27CFD77F" w:rsidR="000805C5" w:rsidRDefault="000805C5" w:rsidP="00B4580C">
      <w:pPr>
        <w:pStyle w:val="a3"/>
        <w:numPr>
          <w:ilvl w:val="0"/>
          <w:numId w:val="18"/>
        </w:numPr>
      </w:pPr>
      <w:r w:rsidRPr="006812BA">
        <w:rPr>
          <w:b/>
        </w:rPr>
        <w:t>Summative assessment</w:t>
      </w:r>
      <w:r>
        <w:t xml:space="preserve"> objects, intended for secondary school assessment, and capturing </w:t>
      </w:r>
      <w:r w:rsidR="00705F5C">
        <w:t>complex, externally assessed assessments.</w:t>
      </w:r>
    </w:p>
    <w:p w14:paraId="79818AC3" w14:textId="0A3D4696" w:rsidR="00B4580C" w:rsidRDefault="002474FD" w:rsidP="00B4580C">
      <w:pPr>
        <w:pStyle w:val="a3"/>
        <w:numPr>
          <w:ilvl w:val="0"/>
          <w:numId w:val="18"/>
        </w:numPr>
      </w:pPr>
      <w:r>
        <w:rPr>
          <w:b/>
        </w:rPr>
        <w:t>Credential</w:t>
      </w:r>
      <w:r w:rsidR="00BA18EE" w:rsidRPr="006812BA">
        <w:rPr>
          <w:b/>
        </w:rPr>
        <w:t>s</w:t>
      </w:r>
      <w:r w:rsidR="00BA18EE">
        <w:t xml:space="preserve">, intended for secondary school assessment, and presenting </w:t>
      </w:r>
      <w:r w:rsidR="000805C5">
        <w:t xml:space="preserve">achievements of students </w:t>
      </w:r>
      <w:r w:rsidR="00705F5C">
        <w:t xml:space="preserve">which </w:t>
      </w:r>
      <w:r w:rsidR="00D4434D">
        <w:t>form part of their student transcript.</w:t>
      </w:r>
    </w:p>
    <w:p w14:paraId="2D3FFA6F" w14:textId="77777777" w:rsidR="004A6E4D" w:rsidRPr="00997285" w:rsidRDefault="004A6E4D" w:rsidP="000C2A1B">
      <w:pPr>
        <w:rPr>
          <w:lang w:val="en-US"/>
        </w:rPr>
      </w:pPr>
    </w:p>
    <w:p w14:paraId="4F53074E" w14:textId="0D7D119E" w:rsidR="005D3FF1" w:rsidRDefault="005D3FF1" w:rsidP="000C2A1B">
      <w:r w:rsidRPr="00997285">
        <w:rPr>
          <w:lang w:val="en-US"/>
        </w:rPr>
        <w:t xml:space="preserve">The 2017 workshop in particular highlighted the need for assessment objects to be provided at varying levels of granularity, according to </w:t>
      </w:r>
      <w:r w:rsidR="005308FD" w:rsidRPr="00997285">
        <w:rPr>
          <w:lang w:val="en-US"/>
        </w:rPr>
        <w:t xml:space="preserve">the needs of the consumer. </w:t>
      </w:r>
      <w:r w:rsidR="005308FD">
        <w:t>Object design reflects that need by:</w:t>
      </w:r>
    </w:p>
    <w:p w14:paraId="769A0349" w14:textId="574B2B59" w:rsidR="005308FD" w:rsidRDefault="005308FD" w:rsidP="005308FD">
      <w:pPr>
        <w:pStyle w:val="a3"/>
        <w:numPr>
          <w:ilvl w:val="0"/>
          <w:numId w:val="22"/>
        </w:numPr>
      </w:pPr>
      <w:r>
        <w:t xml:space="preserve">Making </w:t>
      </w:r>
      <w:r w:rsidR="00A411C2">
        <w:t xml:space="preserve">many of the </w:t>
      </w:r>
      <w:r w:rsidR="00D4531F">
        <w:t>characteristics</w:t>
      </w:r>
      <w:r w:rsidR="00A411C2">
        <w:t xml:space="preserve"> specifying details of assessment optional;</w:t>
      </w:r>
    </w:p>
    <w:p w14:paraId="64E71D15" w14:textId="52081751" w:rsidR="00A411C2" w:rsidRDefault="00A411C2" w:rsidP="005308FD">
      <w:pPr>
        <w:pStyle w:val="a3"/>
        <w:numPr>
          <w:ilvl w:val="0"/>
          <w:numId w:val="22"/>
        </w:numPr>
      </w:pPr>
      <w:r>
        <w:t>Permitting more detailed information to be provided through recursive links (an assignment may optionally consist of more detail sub-assignments; a score may optionally consist of sub-scores)</w:t>
      </w:r>
    </w:p>
    <w:p w14:paraId="0E0865F4" w14:textId="736E82DE" w:rsidR="006170CF" w:rsidRDefault="006170CF" w:rsidP="005308FD">
      <w:pPr>
        <w:pStyle w:val="a3"/>
        <w:numPr>
          <w:ilvl w:val="0"/>
          <w:numId w:val="22"/>
        </w:numPr>
      </w:pPr>
      <w:r>
        <w:lastRenderedPageBreak/>
        <w:t xml:space="preserve">Allowing parties to </w:t>
      </w:r>
      <w:r w:rsidR="00C84DB6">
        <w:t xml:space="preserve">negotiate mutual knowledge in advance </w:t>
      </w:r>
      <w:r w:rsidR="00E844E7">
        <w:t>of the actual data exchange, if the parties come from different contexts (e.g. explicit details on marks, learning standards, markers). If the parties have shared context around the assessment, providing that level of detail should be unnecessary.</w:t>
      </w:r>
    </w:p>
    <w:p w14:paraId="3F4C28E2" w14:textId="77777777" w:rsidR="005D3FF1" w:rsidRPr="00997285" w:rsidRDefault="005D3FF1" w:rsidP="000C2A1B">
      <w:pPr>
        <w:rPr>
          <w:lang w:val="en-US"/>
        </w:rPr>
      </w:pPr>
    </w:p>
    <w:p w14:paraId="0E623989" w14:textId="610EB682" w:rsidR="00E81B5E" w:rsidRPr="00997285" w:rsidRDefault="00F31FEF" w:rsidP="000C2A1B">
      <w:pPr>
        <w:rPr>
          <w:lang w:val="en-US"/>
        </w:rPr>
      </w:pPr>
      <w:r w:rsidRPr="00997285">
        <w:rPr>
          <w:lang w:val="en-US"/>
        </w:rPr>
        <w:t xml:space="preserve">The SIF-AU standard up until SIF 1.4 included objects </w:t>
      </w:r>
      <w:r w:rsidR="00274C86" w:rsidRPr="00997285">
        <w:rPr>
          <w:lang w:val="en-US"/>
        </w:rPr>
        <w:t xml:space="preserve">which addressed </w:t>
      </w:r>
      <w:r w:rsidR="0003572C" w:rsidRPr="00997285">
        <w:rPr>
          <w:lang w:val="en-US"/>
        </w:rPr>
        <w:t xml:space="preserve">external </w:t>
      </w:r>
      <w:r w:rsidR="00593C89" w:rsidRPr="00997285">
        <w:rPr>
          <w:lang w:val="en-US"/>
        </w:rPr>
        <w:t>summative assessment</w:t>
      </w:r>
      <w:r w:rsidR="00274C86" w:rsidRPr="00997285">
        <w:rPr>
          <w:lang w:val="en-US"/>
        </w:rPr>
        <w:t xml:space="preserve"> </w:t>
      </w:r>
      <w:r w:rsidR="0003572C" w:rsidRPr="00997285">
        <w:rPr>
          <w:lang w:val="en-US"/>
        </w:rPr>
        <w:t xml:space="preserve">at </w:t>
      </w:r>
      <w:r w:rsidR="00593C89" w:rsidRPr="00997285">
        <w:rPr>
          <w:lang w:val="en-US"/>
        </w:rPr>
        <w:t>a high level of sophistication, taken from the SIF-US data model. Those objects had not seen any usage in Australia, and did not respond to the more immediate need for gradebook assessment; they were withdrawn until local requirements could be established.</w:t>
      </w:r>
      <w:r w:rsidR="00205FF5" w:rsidRPr="00997285">
        <w:rPr>
          <w:lang w:val="en-US"/>
        </w:rPr>
        <w:t xml:space="preserve"> In the interim, a custom set of objects was generated specific to NAPLAN Online, as the </w:t>
      </w:r>
      <w:r w:rsidR="00C62C2D" w:rsidRPr="00997285">
        <w:rPr>
          <w:lang w:val="en-US"/>
        </w:rPr>
        <w:t>most broadly visible external summative assessment in Australia.</w:t>
      </w:r>
    </w:p>
    <w:p w14:paraId="3DE7527C" w14:textId="77777777" w:rsidR="00E81B5E" w:rsidRPr="00997285" w:rsidRDefault="00E81B5E" w:rsidP="000C2A1B">
      <w:pPr>
        <w:rPr>
          <w:lang w:val="en-US"/>
        </w:rPr>
      </w:pPr>
    </w:p>
    <w:p w14:paraId="4828FCD4" w14:textId="2F60370E" w:rsidR="00F31FEF" w:rsidRPr="00997285" w:rsidRDefault="006C07AF" w:rsidP="000C2A1B">
      <w:pPr>
        <w:rPr>
          <w:lang w:val="en-US"/>
        </w:rPr>
      </w:pPr>
      <w:r w:rsidRPr="00997285">
        <w:rPr>
          <w:lang w:val="en-US"/>
        </w:rPr>
        <w:t>Analysis of local requirements for external summative assessment</w:t>
      </w:r>
      <w:r w:rsidR="00D30C2F" w:rsidRPr="00997285">
        <w:rPr>
          <w:lang w:val="en-US"/>
        </w:rPr>
        <w:t xml:space="preserve"> is ongoing, and involves discussi</w:t>
      </w:r>
      <w:r w:rsidR="00CA3F28" w:rsidRPr="00997285">
        <w:rPr>
          <w:lang w:val="en-US"/>
        </w:rPr>
        <w:t xml:space="preserve">on with New Zealand, which requires modelling for such assessment more urgently than Australia. </w:t>
      </w:r>
      <w:r w:rsidR="00504124" w:rsidRPr="00997285">
        <w:rPr>
          <w:lang w:val="en-US"/>
        </w:rPr>
        <w:t xml:space="preserve">In this release, we are presenting proposals for the other two areas identified: Gradebook/Formative assessment, and </w:t>
      </w:r>
      <w:r w:rsidR="002474FD" w:rsidRPr="00997285">
        <w:rPr>
          <w:lang w:val="en-US"/>
        </w:rPr>
        <w:t>Credential</w:t>
      </w:r>
      <w:r w:rsidR="00504124" w:rsidRPr="00997285">
        <w:rPr>
          <w:lang w:val="en-US"/>
        </w:rPr>
        <w:t>s.</w:t>
      </w:r>
    </w:p>
    <w:p w14:paraId="0A77301F" w14:textId="77777777" w:rsidR="004A6E4D" w:rsidRPr="00997285" w:rsidRDefault="004A6E4D" w:rsidP="000C2A1B">
      <w:pPr>
        <w:rPr>
          <w:lang w:val="en-US"/>
        </w:rPr>
      </w:pPr>
    </w:p>
    <w:p w14:paraId="197DC6CB" w14:textId="03FF72A0" w:rsidR="004A6E4D" w:rsidRDefault="00D745B1" w:rsidP="00D745B1">
      <w:pPr>
        <w:pStyle w:val="1"/>
      </w:pPr>
      <w:bookmarkStart w:id="0" w:name="_Toc497142424"/>
      <w:bookmarkStart w:id="1" w:name="_Toc498607911"/>
      <w:r>
        <w:t>Gradebook assessment</w:t>
      </w:r>
      <w:bookmarkEnd w:id="0"/>
      <w:bookmarkEnd w:id="1"/>
    </w:p>
    <w:p w14:paraId="29538419" w14:textId="4FA556A0" w:rsidR="00D745B1" w:rsidRPr="00997285" w:rsidRDefault="00264C22" w:rsidP="00D745B1">
      <w:pPr>
        <w:rPr>
          <w:lang w:val="en-US"/>
        </w:rPr>
      </w:pPr>
      <w:r w:rsidRPr="00997285">
        <w:rPr>
          <w:lang w:val="en-US"/>
        </w:rPr>
        <w:t>The SIF-AU data model currently incorporates two objects for gradebook assessment:</w:t>
      </w:r>
    </w:p>
    <w:p w14:paraId="79DD18CC" w14:textId="79CAC760" w:rsidR="00D745B1" w:rsidRDefault="00264C22" w:rsidP="00264C22">
      <w:pPr>
        <w:pStyle w:val="a3"/>
        <w:numPr>
          <w:ilvl w:val="0"/>
          <w:numId w:val="19"/>
        </w:numPr>
      </w:pPr>
      <w:r>
        <w:t xml:space="preserve">GradingAssignment, representing </w:t>
      </w:r>
      <w:r w:rsidR="00A21751">
        <w:t xml:space="preserve">both </w:t>
      </w:r>
      <w:r w:rsidR="000A3FD7">
        <w:t>the assignment event and assignment form for</w:t>
      </w:r>
      <w:r w:rsidR="00645890">
        <w:t xml:space="preserve"> generic or </w:t>
      </w:r>
      <w:r w:rsidR="000A3FD7">
        <w:t>formative assessment</w:t>
      </w:r>
    </w:p>
    <w:p w14:paraId="4EB33241" w14:textId="734FAA1A" w:rsidR="000A3FD7" w:rsidRDefault="000A3FD7" w:rsidP="00264C22">
      <w:pPr>
        <w:pStyle w:val="a3"/>
        <w:numPr>
          <w:ilvl w:val="0"/>
          <w:numId w:val="19"/>
        </w:numPr>
      </w:pPr>
      <w:r>
        <w:t>GradingAssignment</w:t>
      </w:r>
      <w:r w:rsidR="00356AF4">
        <w:t>Score</w:t>
      </w:r>
      <w:r>
        <w:t xml:space="preserve">, representing </w:t>
      </w:r>
      <w:r w:rsidR="001E2C56">
        <w:t>a generic</w:t>
      </w:r>
      <w:r>
        <w:t xml:space="preserve"> assignment result </w:t>
      </w:r>
      <w:r w:rsidR="001E2C56">
        <w:t xml:space="preserve">or the result </w:t>
      </w:r>
      <w:r w:rsidR="007164CF">
        <w:t xml:space="preserve">received by a student </w:t>
      </w:r>
      <w:r>
        <w:t>for formative assessment</w:t>
      </w:r>
    </w:p>
    <w:p w14:paraId="320D3E8D" w14:textId="77777777" w:rsidR="00D745B1" w:rsidRPr="00997285" w:rsidRDefault="00D745B1" w:rsidP="00D745B1">
      <w:pPr>
        <w:rPr>
          <w:lang w:val="en-US"/>
        </w:rPr>
      </w:pPr>
    </w:p>
    <w:p w14:paraId="420E58AE" w14:textId="3681AF42" w:rsidR="00356AF4" w:rsidRPr="00997285" w:rsidRDefault="00356AF4" w:rsidP="00D745B1">
      <w:pPr>
        <w:rPr>
          <w:lang w:val="en-US"/>
        </w:rPr>
      </w:pPr>
      <w:r w:rsidRPr="00997285">
        <w:rPr>
          <w:lang w:val="en-US"/>
        </w:rPr>
        <w:t>The data model has been enhanced to add the following objects:</w:t>
      </w:r>
    </w:p>
    <w:p w14:paraId="090E3EA1" w14:textId="7338A53A" w:rsidR="00632E0D" w:rsidRDefault="00FB0A71" w:rsidP="00632E0D">
      <w:pPr>
        <w:pStyle w:val="a3"/>
        <w:numPr>
          <w:ilvl w:val="0"/>
          <w:numId w:val="20"/>
        </w:numPr>
      </w:pPr>
      <w:r>
        <w:t>StudentGrade (</w:t>
      </w:r>
      <w:r w:rsidR="00645890">
        <w:t xml:space="preserve">re-factored </w:t>
      </w:r>
      <w:r>
        <w:t>from SIF-US Gradebook objects), representing the overall grade received for a subject</w:t>
      </w:r>
      <w:r w:rsidR="007164CF">
        <w:t xml:space="preserve"> by a student</w:t>
      </w:r>
      <w:r w:rsidR="00632E0D">
        <w:t xml:space="preserve">. </w:t>
      </w:r>
      <w:r w:rsidR="00164D1B">
        <w:t>Relative to the SIF-US object, the StudentGrade includes</w:t>
      </w:r>
      <w:r w:rsidR="00632E0D">
        <w:t>:</w:t>
      </w:r>
    </w:p>
    <w:p w14:paraId="65BFD477" w14:textId="77777777" w:rsidR="00632E0D" w:rsidRDefault="00164D1B" w:rsidP="00632E0D">
      <w:pPr>
        <w:pStyle w:val="a3"/>
        <w:numPr>
          <w:ilvl w:val="1"/>
          <w:numId w:val="20"/>
        </w:numPr>
      </w:pPr>
      <w:r>
        <w:t>provision f</w:t>
      </w:r>
      <w:r w:rsidR="00C66086">
        <w:t>o</w:t>
      </w:r>
      <w:r w:rsidR="00632E0D">
        <w:t>r an overall teacher judgement</w:t>
      </w:r>
    </w:p>
    <w:p w14:paraId="4892A4D5" w14:textId="30AFA0ED" w:rsidR="00164D1B" w:rsidRDefault="00C66086" w:rsidP="00632E0D">
      <w:pPr>
        <w:pStyle w:val="a3"/>
        <w:numPr>
          <w:ilvl w:val="1"/>
          <w:numId w:val="20"/>
        </w:numPr>
      </w:pPr>
      <w:r>
        <w:t xml:space="preserve">optionally links to the staff member marking the student and </w:t>
      </w:r>
      <w:r w:rsidR="00632E0D">
        <w:t>providing the teacher judgement</w:t>
      </w:r>
    </w:p>
    <w:p w14:paraId="7B98D1A5" w14:textId="5CBD72D9" w:rsidR="00632E0D" w:rsidRDefault="00632E0D" w:rsidP="00632E0D">
      <w:pPr>
        <w:pStyle w:val="a3"/>
        <w:numPr>
          <w:ilvl w:val="1"/>
          <w:numId w:val="20"/>
        </w:numPr>
      </w:pPr>
      <w:r>
        <w:t>the learning area for the subject graded</w:t>
      </w:r>
    </w:p>
    <w:p w14:paraId="353E986E" w14:textId="5968689D" w:rsidR="00EA7C34" w:rsidRDefault="00632E0D" w:rsidP="00632E0D">
      <w:pPr>
        <w:pStyle w:val="a3"/>
        <w:numPr>
          <w:ilvl w:val="1"/>
          <w:numId w:val="20"/>
        </w:numPr>
      </w:pPr>
      <w:r>
        <w:t xml:space="preserve">optional links to one or more GradingAssignmentScore objects, </w:t>
      </w:r>
      <w:r w:rsidR="00EA7C34">
        <w:t>the scores of which have contributed to this grade</w:t>
      </w:r>
    </w:p>
    <w:p w14:paraId="2FDB92BC" w14:textId="35FA5CB1" w:rsidR="00AC1B91" w:rsidRDefault="00AC1B91" w:rsidP="00FB0A71">
      <w:pPr>
        <w:pStyle w:val="a3"/>
        <w:numPr>
          <w:ilvl w:val="0"/>
          <w:numId w:val="20"/>
        </w:numPr>
      </w:pPr>
      <w:r>
        <w:t>MarkValueInfo (</w:t>
      </w:r>
      <w:r w:rsidR="00645890">
        <w:t xml:space="preserve">re-factored </w:t>
      </w:r>
      <w:r>
        <w:t xml:space="preserve">from SIF-US Gradebook objects), representing the interpretation of </w:t>
      </w:r>
      <w:r w:rsidR="002055E0">
        <w:t xml:space="preserve">a StudentGrade mark </w:t>
      </w:r>
      <w:r w:rsidR="00121D13">
        <w:t xml:space="preserve">or a GradingAssignmentScore mark </w:t>
      </w:r>
      <w:r w:rsidR="002055E0">
        <w:t>for external consumers</w:t>
      </w:r>
      <w:r w:rsidR="00A774C5">
        <w:t xml:space="preserve">. </w:t>
      </w:r>
    </w:p>
    <w:p w14:paraId="06E54CED" w14:textId="0D17A781" w:rsidR="00A774C5" w:rsidRDefault="00A774C5" w:rsidP="00A774C5">
      <w:pPr>
        <w:pStyle w:val="a3"/>
        <w:numPr>
          <w:ilvl w:val="1"/>
          <w:numId w:val="20"/>
        </w:numPr>
      </w:pPr>
      <w:r>
        <w:t>Relative to the SIF-US object, the MarkValueInfo object has been flattened, and it includes information on whether the given mark represents a passing grade.</w:t>
      </w:r>
    </w:p>
    <w:p w14:paraId="5B14DB79" w14:textId="77777777" w:rsidR="00356AF4" w:rsidRPr="00997285" w:rsidRDefault="00356AF4" w:rsidP="00D745B1">
      <w:pPr>
        <w:rPr>
          <w:lang w:val="en-US"/>
        </w:rPr>
      </w:pPr>
    </w:p>
    <w:p w14:paraId="52A7C498" w14:textId="075520E8" w:rsidR="00D745B1" w:rsidRPr="00997285" w:rsidRDefault="00A26B71" w:rsidP="00D745B1">
      <w:pPr>
        <w:rPr>
          <w:lang w:val="en-US"/>
        </w:rPr>
      </w:pPr>
      <w:r w:rsidRPr="00997285">
        <w:rPr>
          <w:lang w:val="en-US"/>
        </w:rPr>
        <w:t>The objects have been enhanced to address requirements captured in the workshops, as follows:</w:t>
      </w:r>
    </w:p>
    <w:p w14:paraId="55840A85" w14:textId="1827BE02" w:rsidR="00426FCE" w:rsidRDefault="00426FCE" w:rsidP="00A26B71">
      <w:pPr>
        <w:pStyle w:val="a3"/>
        <w:numPr>
          <w:ilvl w:val="0"/>
          <w:numId w:val="21"/>
        </w:numPr>
      </w:pPr>
      <w:r>
        <w:t xml:space="preserve">GradingAssignment can be composed of other GradingAssignment objects recursively. </w:t>
      </w:r>
      <w:r w:rsidR="00334A3B">
        <w:t xml:space="preserve">This allows assignments to be described at a more granular level as required. GradingAssignment can potentially be used to </w:t>
      </w:r>
      <w:r w:rsidR="006265F5">
        <w:t>describe a subtest or individual questions within the assessment.</w:t>
      </w:r>
    </w:p>
    <w:p w14:paraId="48E0B595" w14:textId="61D946A3" w:rsidR="00EE26A9" w:rsidRDefault="00EE26A9" w:rsidP="00A26B71">
      <w:pPr>
        <w:pStyle w:val="a3"/>
        <w:numPr>
          <w:ilvl w:val="0"/>
          <w:numId w:val="21"/>
        </w:numPr>
      </w:pPr>
      <w:r>
        <w:t>GradingAssignmen</w:t>
      </w:r>
      <w:r w:rsidR="00E52A54">
        <w:t>t has added attributes to conve</w:t>
      </w:r>
      <w:r>
        <w:t xml:space="preserve">y </w:t>
      </w:r>
      <w:r w:rsidR="001544E3">
        <w:t xml:space="preserve">the </w:t>
      </w:r>
      <w:r w:rsidR="00BF57B5">
        <w:t>purpose</w:t>
      </w:r>
      <w:r w:rsidR="001544E3">
        <w:t xml:space="preserve"> of the assessment</w:t>
      </w:r>
      <w:r w:rsidR="00BF57B5">
        <w:t>, and the level at which it is assessed.</w:t>
      </w:r>
    </w:p>
    <w:p w14:paraId="754BF68D" w14:textId="068FF348" w:rsidR="002445F8" w:rsidRDefault="002445F8" w:rsidP="00A26B71">
      <w:pPr>
        <w:pStyle w:val="a3"/>
        <w:numPr>
          <w:ilvl w:val="0"/>
          <w:numId w:val="21"/>
        </w:numPr>
      </w:pPr>
      <w:r>
        <w:t xml:space="preserve">GradingAssignment </w:t>
      </w:r>
      <w:r w:rsidR="00D332D5">
        <w:t xml:space="preserve">optionally </w:t>
      </w:r>
      <w:r w:rsidR="00727186">
        <w:t>includes</w:t>
      </w:r>
      <w:r w:rsidR="00D239AF">
        <w:t xml:space="preserve"> rubric</w:t>
      </w:r>
      <w:r w:rsidR="00727186">
        <w:t>s</w:t>
      </w:r>
      <w:r w:rsidR="00D239AF">
        <w:t>, providing scoring guides for marking the assignment.</w:t>
      </w:r>
    </w:p>
    <w:p w14:paraId="18792653" w14:textId="7ABFEE7A" w:rsidR="009B68EB" w:rsidRPr="008E51AC" w:rsidRDefault="008E47F5" w:rsidP="009B68EB">
      <w:pPr>
        <w:pStyle w:val="a3"/>
        <w:numPr>
          <w:ilvl w:val="0"/>
          <w:numId w:val="21"/>
        </w:numPr>
      </w:pPr>
      <w:r>
        <w:t xml:space="preserve">GradingAssignment optionally includes </w:t>
      </w:r>
      <w:r w:rsidR="00DE3981">
        <w:t>prerequisite conditions to be met, for the student to be eligible to undertake the assignment.</w:t>
      </w:r>
      <w:r w:rsidR="009B68EB">
        <w:t xml:space="preserve"> </w:t>
      </w:r>
      <w:r w:rsidR="009B68EB" w:rsidRPr="008E51AC">
        <w:rPr>
          <w:rFonts w:hint="eastAsia"/>
        </w:rPr>
        <w:t>Prerequisites can include attendance, other assessments, and recognition of prior learning.</w:t>
      </w:r>
    </w:p>
    <w:p w14:paraId="39A076DE" w14:textId="5B74BA97" w:rsidR="00727186" w:rsidRDefault="00727186" w:rsidP="00A26B71">
      <w:pPr>
        <w:pStyle w:val="a3"/>
        <w:numPr>
          <w:ilvl w:val="0"/>
          <w:numId w:val="21"/>
        </w:numPr>
      </w:pPr>
      <w:r>
        <w:t xml:space="preserve">GradingAssignment </w:t>
      </w:r>
      <w:r w:rsidR="00D332D5">
        <w:t xml:space="preserve">optionally </w:t>
      </w:r>
      <w:r>
        <w:t xml:space="preserve">includes learning standards, indicating competencies or </w:t>
      </w:r>
      <w:r w:rsidR="00C437CA">
        <w:t xml:space="preserve">standards that the assignment assesses the student against. These learning standards may be part of a formal hierarchical curriculum, as already expressed in SIF-AU through LearningStandardItem; they may also be </w:t>
      </w:r>
      <w:r w:rsidR="00BA4D94">
        <w:t xml:space="preserve">more informally expressed as hyperlinks or descriptive text, without necessarily belonging to </w:t>
      </w:r>
      <w:r w:rsidR="00BA4D94">
        <w:lastRenderedPageBreak/>
        <w:t>a formal curriculum.</w:t>
      </w:r>
      <w:r w:rsidR="00E422F8">
        <w:t xml:space="preserve"> (For example, they may be part of a </w:t>
      </w:r>
      <w:r w:rsidR="007263CE">
        <w:t xml:space="preserve">local curriculum, or a </w:t>
      </w:r>
      <w:r w:rsidR="00E422F8">
        <w:t>student’s individual learning plan.)</w:t>
      </w:r>
    </w:p>
    <w:p w14:paraId="1D4BFDD2" w14:textId="220CA3AA" w:rsidR="00A26B71" w:rsidRDefault="00A26B71" w:rsidP="00A26B71">
      <w:pPr>
        <w:pStyle w:val="a3"/>
        <w:numPr>
          <w:ilvl w:val="0"/>
          <w:numId w:val="21"/>
        </w:numPr>
      </w:pPr>
      <w:r>
        <w:t xml:space="preserve">GradingAssignmentScore can be used to convey an expected score for a student, rather than the score they actually received. This </w:t>
      </w:r>
      <w:r w:rsidR="002508B1">
        <w:t xml:space="preserve">is useful in case a student has not provided a response to the assessment, but </w:t>
      </w:r>
      <w:r w:rsidR="00334A25">
        <w:t>will still receive a default score for the assessment rather than a zero score.</w:t>
      </w:r>
    </w:p>
    <w:p w14:paraId="02A4F339" w14:textId="6B6BDBFA" w:rsidR="002C218E" w:rsidRDefault="002C218E" w:rsidP="00A26B71">
      <w:pPr>
        <w:pStyle w:val="a3"/>
        <w:numPr>
          <w:ilvl w:val="0"/>
          <w:numId w:val="21"/>
        </w:numPr>
      </w:pPr>
      <w:r>
        <w:t>GradingAssignmentScore includes a date for when the assignment was marked.</w:t>
      </w:r>
    </w:p>
    <w:p w14:paraId="30B8BEF3" w14:textId="3F568423" w:rsidR="00643CC2" w:rsidRDefault="00643CC2" w:rsidP="00A26B71">
      <w:pPr>
        <w:pStyle w:val="a3"/>
        <w:numPr>
          <w:ilvl w:val="0"/>
          <w:numId w:val="21"/>
        </w:numPr>
      </w:pPr>
      <w:r>
        <w:t xml:space="preserve">GradingAssignmentScore includes </w:t>
      </w:r>
      <w:r w:rsidR="004F51D1">
        <w:t>an indication of the iteration of an assignment submission that it is scoring</w:t>
      </w:r>
      <w:r w:rsidR="00A762D4">
        <w:t>. This</w:t>
      </w:r>
      <w:r w:rsidR="004F51D1">
        <w:t xml:space="preserve"> permit</w:t>
      </w:r>
      <w:r w:rsidR="00A762D4">
        <w:t>s</w:t>
      </w:r>
      <w:r w:rsidR="004F51D1">
        <w:t xml:space="preserve"> a student to submit an assignment for marking multiple times.</w:t>
      </w:r>
    </w:p>
    <w:p w14:paraId="559FA806" w14:textId="761C1E47" w:rsidR="00B668A5" w:rsidRDefault="00B668A5" w:rsidP="00A26B71">
      <w:pPr>
        <w:pStyle w:val="a3"/>
        <w:numPr>
          <w:ilvl w:val="0"/>
          <w:numId w:val="21"/>
        </w:numPr>
      </w:pPr>
      <w:r>
        <w:t xml:space="preserve">GradingAssignmentScore includes an </w:t>
      </w:r>
      <w:r w:rsidR="00F26495">
        <w:t xml:space="preserve">optional </w:t>
      </w:r>
      <w:r w:rsidR="00635943">
        <w:t>link to</w:t>
      </w:r>
      <w:r>
        <w:t xml:space="preserve"> the teacher who has marked the assignment.</w:t>
      </w:r>
    </w:p>
    <w:p w14:paraId="72F0C79C" w14:textId="40A5A5AC" w:rsidR="00341CE9" w:rsidRDefault="00341CE9" w:rsidP="00A26B71">
      <w:pPr>
        <w:pStyle w:val="a3"/>
        <w:numPr>
          <w:ilvl w:val="0"/>
          <w:numId w:val="21"/>
        </w:numPr>
      </w:pPr>
      <w:r>
        <w:t>GradingAssi</w:t>
      </w:r>
      <w:r w:rsidR="00EA7C34">
        <w:t>gn</w:t>
      </w:r>
      <w:r>
        <w:t>mentScore optionally includes a teacher judgement.</w:t>
      </w:r>
    </w:p>
    <w:p w14:paraId="09C56D56" w14:textId="7DBF7B61" w:rsidR="00F63B54" w:rsidRDefault="00F63B54" w:rsidP="00F63B54">
      <w:pPr>
        <w:pStyle w:val="a3"/>
        <w:numPr>
          <w:ilvl w:val="0"/>
          <w:numId w:val="21"/>
        </w:numPr>
      </w:pPr>
      <w:r>
        <w:t>GradingAssignmentScore optionally includes the original script being marked.</w:t>
      </w:r>
    </w:p>
    <w:p w14:paraId="751805E2" w14:textId="6EE955E0" w:rsidR="00A762D4" w:rsidRDefault="00A762D4" w:rsidP="00F63B54">
      <w:pPr>
        <w:pStyle w:val="a3"/>
        <w:numPr>
          <w:ilvl w:val="0"/>
          <w:numId w:val="21"/>
        </w:numPr>
      </w:pPr>
      <w:r>
        <w:t>GradingAssignmentScore optionally includes subscores corresponding to each of the rubrics in the assignment.</w:t>
      </w:r>
    </w:p>
    <w:p w14:paraId="357B8078" w14:textId="59A11828" w:rsidR="00DE598E" w:rsidRDefault="00DE598E" w:rsidP="00F63B54">
      <w:pPr>
        <w:pStyle w:val="a3"/>
        <w:numPr>
          <w:ilvl w:val="0"/>
          <w:numId w:val="21"/>
        </w:numPr>
      </w:pPr>
      <w:r>
        <w:t xml:space="preserve">GradingAssignmentScore optionally links to </w:t>
      </w:r>
      <w:r w:rsidR="00B7016D">
        <w:t xml:space="preserve">WellbeingCharacteristic, which </w:t>
      </w:r>
      <w:r w:rsidR="008D3F6F">
        <w:t>may provide special circumstances for the student as context to interpreting their score.</w:t>
      </w:r>
    </w:p>
    <w:p w14:paraId="59E0B447" w14:textId="1C70FC89" w:rsidR="0069196E" w:rsidRDefault="0069196E" w:rsidP="00F63B54">
      <w:pPr>
        <w:pStyle w:val="a3"/>
        <w:numPr>
          <w:ilvl w:val="0"/>
          <w:numId w:val="21"/>
        </w:numPr>
      </w:pPr>
      <w:r>
        <w:t>GradingAssignmentScore optionally links to a MarkValueInfo object, which provides context for interpreting the mark received.</w:t>
      </w:r>
    </w:p>
    <w:p w14:paraId="6F742388" w14:textId="77777777" w:rsidR="00426FCE" w:rsidRPr="00997285" w:rsidRDefault="00426FCE" w:rsidP="00E52A54">
      <w:pPr>
        <w:rPr>
          <w:lang w:val="en-US"/>
        </w:rPr>
      </w:pPr>
    </w:p>
    <w:p w14:paraId="25557FB5" w14:textId="2741E44E" w:rsidR="00E52A54" w:rsidRDefault="009F669B" w:rsidP="00DE598E">
      <w:pPr>
        <w:pStyle w:val="2"/>
      </w:pPr>
      <w:bookmarkStart w:id="2" w:name="_Toc497142425"/>
      <w:bookmarkStart w:id="3" w:name="_Toc498607912"/>
      <w:r>
        <w:t>Conceptual Model:</w:t>
      </w:r>
      <w:bookmarkEnd w:id="2"/>
      <w:bookmarkEnd w:id="3"/>
    </w:p>
    <w:p w14:paraId="6942F8F1" w14:textId="324AC8CC" w:rsidR="00DE598E" w:rsidDel="00940744" w:rsidRDefault="00C22D8D" w:rsidP="00DE598E">
      <w:pPr>
        <w:rPr>
          <w:del w:id="4" w:author="Nick Nicholas" w:date="2018-02-14T12:24:00Z"/>
        </w:rPr>
      </w:pPr>
      <w:ins w:id="5" w:author="Nick Nicholas" w:date="2018-02-14T12:36:00Z">
        <w:r>
          <w:rPr>
            <w:noProof/>
            <w:lang w:val="en-AU" w:eastAsia="en-AU"/>
          </w:rPr>
          <w:drawing>
            <wp:inline distT="0" distB="0" distL="0" distR="0" wp14:anchorId="7A06191D" wp14:editId="28D1D396">
              <wp:extent cx="6642100" cy="4290060"/>
              <wp:effectExtent l="0" t="0" r="0" b="254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ceptual.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2100" cy="4290060"/>
                      </a:xfrm>
                      <a:prstGeom prst="rect">
                        <a:avLst/>
                      </a:prstGeom>
                    </pic:spPr>
                  </pic:pic>
                </a:graphicData>
              </a:graphic>
            </wp:inline>
          </w:drawing>
        </w:r>
      </w:ins>
      <w:del w:id="6" w:author="Nick Nicholas" w:date="2018-02-14T12:24:00Z">
        <w:r w:rsidR="00DE598E" w:rsidRPr="006D61AE" w:rsidDel="00940744">
          <w:rPr>
            <w:noProof/>
            <w:lang w:val="en-AU" w:eastAsia="en-AU"/>
          </w:rPr>
          <w:drawing>
            <wp:inline distT="0" distB="0" distL="0" distR="0" wp14:anchorId="7D757975" wp14:editId="78E250F4">
              <wp:extent cx="5270500" cy="3698240"/>
              <wp:effectExtent l="0" t="0" r="1270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98240"/>
                      </a:xfrm>
                      <a:prstGeom prst="rect">
                        <a:avLst/>
                      </a:prstGeom>
                    </pic:spPr>
                  </pic:pic>
                </a:graphicData>
              </a:graphic>
            </wp:inline>
          </w:drawing>
        </w:r>
      </w:del>
    </w:p>
    <w:p w14:paraId="0D1F770C" w14:textId="1DACCC2E" w:rsidR="00716EE4" w:rsidRDefault="00716EE4" w:rsidP="00DE598E">
      <w:pPr>
        <w:rPr>
          <w:ins w:id="7" w:author="Nick Nicholas" w:date="2018-02-12T14:14:00Z"/>
          <w:lang w:val="en-US"/>
        </w:rPr>
      </w:pPr>
    </w:p>
    <w:p w14:paraId="689DEC9E" w14:textId="77777777" w:rsidR="00716EE4" w:rsidRDefault="00716EE4" w:rsidP="00DE598E">
      <w:pPr>
        <w:rPr>
          <w:ins w:id="8" w:author="Nick Nicholas" w:date="2018-02-12T14:14:00Z"/>
          <w:lang w:val="en-US"/>
        </w:rPr>
      </w:pPr>
    </w:p>
    <w:p w14:paraId="495533CE" w14:textId="1439EC00" w:rsidR="00DE598E" w:rsidRPr="00997285" w:rsidRDefault="00032B9F" w:rsidP="00DE598E">
      <w:pPr>
        <w:rPr>
          <w:lang w:val="en-US"/>
        </w:rPr>
      </w:pPr>
      <w:r w:rsidRPr="00997285">
        <w:rPr>
          <w:lang w:val="en-US"/>
        </w:rPr>
        <w:t>(Red objects are additions reflecting the 2017 workshop.)</w:t>
      </w:r>
    </w:p>
    <w:p w14:paraId="162A356A" w14:textId="77777777" w:rsidR="00FE397F" w:rsidRDefault="00FE397F" w:rsidP="00DE598E">
      <w:pPr>
        <w:rPr>
          <w:ins w:id="9" w:author="Nick Nicholas" w:date="2018-02-14T12:18:00Z"/>
          <w:lang w:val="en-US"/>
        </w:rPr>
      </w:pPr>
    </w:p>
    <w:p w14:paraId="76A092AB" w14:textId="55B09269" w:rsidR="00FE397F" w:rsidRDefault="00FE397F" w:rsidP="00940744">
      <w:pPr>
        <w:pStyle w:val="a3"/>
        <w:numPr>
          <w:ilvl w:val="0"/>
          <w:numId w:val="31"/>
        </w:numPr>
        <w:rPr>
          <w:ins w:id="10" w:author="Nick Nicholas" w:date="2018-02-14T12:25:00Z"/>
        </w:rPr>
      </w:pPr>
      <w:ins w:id="11" w:author="Nick Nicholas" w:date="2018-02-14T12:17:00Z">
        <w:r w:rsidRPr="00FE397F">
          <w:t xml:space="preserve">Note: Class refers to a group of students meeting for instructional purposes, </w:t>
        </w:r>
      </w:ins>
      <w:ins w:id="12" w:author="Nick Nicholas" w:date="2018-02-14T12:18:00Z">
        <w:r w:rsidRPr="00FE397F">
          <w:t xml:space="preserve">and </w:t>
        </w:r>
      </w:ins>
      <w:ins w:id="13" w:author="Nick Nicholas" w:date="2018-02-14T12:24:00Z">
        <w:r w:rsidR="00FA1C6C">
          <w:t>is equivalent</w:t>
        </w:r>
      </w:ins>
      <w:ins w:id="14" w:author="Nick Nicholas" w:date="2018-02-14T12:18:00Z">
        <w:r w:rsidRPr="00FE397F">
          <w:t xml:space="preserve"> to the SIF-</w:t>
        </w:r>
      </w:ins>
      <w:ins w:id="15" w:author="Nick Nicholas" w:date="2018-02-14T12:22:00Z">
        <w:r w:rsidR="00FA1C6C">
          <w:t>US Section object. The corres</w:t>
        </w:r>
      </w:ins>
      <w:ins w:id="16" w:author="Nick Nicholas" w:date="2018-02-14T12:24:00Z">
        <w:r w:rsidR="00FA1C6C">
          <w:t xml:space="preserve">ponding </w:t>
        </w:r>
      </w:ins>
      <w:ins w:id="17" w:author="Nick Nicholas" w:date="2018-02-14T12:22:00Z">
        <w:r>
          <w:t>SIF-AU</w:t>
        </w:r>
      </w:ins>
      <w:ins w:id="18" w:author="Nick Nicholas" w:date="2018-02-14T12:18:00Z">
        <w:r w:rsidRPr="00FE397F">
          <w:t xml:space="preserve"> TeachingGroup</w:t>
        </w:r>
      </w:ins>
      <w:ins w:id="19" w:author="Nick Nicholas" w:date="2018-02-14T12:22:00Z">
        <w:r>
          <w:t xml:space="preserve"> is denormalised, as it </w:t>
        </w:r>
      </w:ins>
      <w:ins w:id="20" w:author="Nick Nicholas" w:date="2018-02-14T12:24:00Z">
        <w:r w:rsidR="00940744">
          <w:t xml:space="preserve">also </w:t>
        </w:r>
      </w:ins>
      <w:ins w:id="21" w:author="Nick Nicholas" w:date="2018-02-14T12:22:00Z">
        <w:r>
          <w:t>contains references to students, staff, rooms and periods.</w:t>
        </w:r>
      </w:ins>
    </w:p>
    <w:p w14:paraId="71EDAF6B" w14:textId="5276D63E" w:rsidR="00940744" w:rsidRPr="00FE397F" w:rsidRDefault="00940744" w:rsidP="00940744">
      <w:pPr>
        <w:pStyle w:val="a3"/>
        <w:numPr>
          <w:ilvl w:val="0"/>
          <w:numId w:val="31"/>
        </w:numPr>
        <w:rPr>
          <w:ins w:id="22" w:author="Nick Nicholas" w:date="2018-02-14T12:17:00Z"/>
        </w:rPr>
      </w:pPr>
      <w:ins w:id="23" w:author="Nick Nicholas" w:date="2018-02-14T12:25:00Z">
        <w:r>
          <w:t>Note: the arrows on this diagram do not imply that all links are mandatory</w:t>
        </w:r>
        <w:r w:rsidR="006436D8">
          <w:t xml:space="preserve">. A Grading Assignment for example may </w:t>
        </w:r>
      </w:ins>
      <w:ins w:id="24" w:author="Nick Nicholas" w:date="2018-02-14T12:26:00Z">
        <w:r w:rsidR="006436D8">
          <w:t>not be</w:t>
        </w:r>
      </w:ins>
      <w:ins w:id="25" w:author="Nick Nicholas" w:date="2018-02-14T12:25:00Z">
        <w:r w:rsidR="006436D8">
          <w:t xml:space="preserve"> assigned to </w:t>
        </w:r>
      </w:ins>
      <w:ins w:id="26" w:author="Nick Nicholas" w:date="2018-02-14T12:26:00Z">
        <w:r w:rsidR="006436D8">
          <w:t xml:space="preserve">a </w:t>
        </w:r>
      </w:ins>
      <w:ins w:id="27" w:author="Nick Nicholas" w:date="2018-02-14T12:27:00Z">
        <w:r w:rsidR="006237F1">
          <w:t>Class</w:t>
        </w:r>
        <w:r w:rsidR="006436D8">
          <w:t>.</w:t>
        </w:r>
      </w:ins>
    </w:p>
    <w:p w14:paraId="1D0B1E43" w14:textId="65DCF20C" w:rsidR="00932254" w:rsidRDefault="00440D27" w:rsidP="00DE598E">
      <w:pPr>
        <w:rPr>
          <w:ins w:id="28" w:author="Nick Nicholas" w:date="2018-02-12T14:43:00Z"/>
        </w:rPr>
      </w:pPr>
      <w:commentRangeStart w:id="29"/>
      <w:commentRangeStart w:id="30"/>
      <w:commentRangeStart w:id="31"/>
      <w:commentRangeStart w:id="32"/>
      <w:del w:id="33" w:author="Nick Nicholas" w:date="2018-02-14T12:37:00Z">
        <w:r w:rsidDel="006A6881">
          <w:rPr>
            <w:rFonts w:ascii="Arial Unicode MS" w:eastAsia="Arial Unicode MS" w:hAnsiTheme="minorHAnsi" w:cs="Arial Unicode MS" w:hint="eastAsia"/>
            <w:noProof/>
            <w:lang w:val="en-AU" w:eastAsia="en-AU"/>
          </w:rPr>
          <w:drawing>
            <wp:inline distT="0" distB="0" distL="0" distR="0" wp14:anchorId="017C8505" wp14:editId="683EB2F7">
              <wp:extent cx="5270500" cy="522559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5225599"/>
                      </a:xfrm>
                      <a:prstGeom prst="rect">
                        <a:avLst/>
                      </a:prstGeom>
                      <a:noFill/>
                      <a:ln>
                        <a:noFill/>
                      </a:ln>
                    </pic:spPr>
                  </pic:pic>
                </a:graphicData>
              </a:graphic>
            </wp:inline>
          </w:drawing>
        </w:r>
      </w:del>
      <w:commentRangeEnd w:id="29"/>
      <w:commentRangeEnd w:id="31"/>
      <w:commentRangeEnd w:id="32"/>
    </w:p>
    <w:p w14:paraId="3B00B0B2" w14:textId="77777777" w:rsidR="00932254" w:rsidRDefault="00932254" w:rsidP="00DE598E">
      <w:pPr>
        <w:rPr>
          <w:ins w:id="34" w:author="Nick Nicholas" w:date="2018-02-12T14:43:00Z"/>
        </w:rPr>
      </w:pPr>
    </w:p>
    <w:p w14:paraId="038F453E" w14:textId="035FBF27" w:rsidR="00440D27" w:rsidRPr="002E272D" w:rsidRDefault="006A6881" w:rsidP="00DE598E">
      <w:pPr>
        <w:rPr>
          <w:lang w:val="en-US"/>
        </w:rPr>
      </w:pPr>
      <w:ins w:id="35" w:author="Nick Nicholas" w:date="2018-02-14T12:37:00Z">
        <w:r>
          <w:rPr>
            <w:noProof/>
          </w:rPr>
          <w:drawing>
            <wp:inline distT="0" distB="0" distL="0" distR="0" wp14:anchorId="1EBBD985" wp14:editId="27948E2C">
              <wp:extent cx="6642100" cy="658368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2100" cy="6583680"/>
                      </a:xfrm>
                      <a:prstGeom prst="rect">
                        <a:avLst/>
                      </a:prstGeom>
                    </pic:spPr>
                  </pic:pic>
                </a:graphicData>
              </a:graphic>
            </wp:inline>
          </w:drawing>
        </w:r>
      </w:ins>
      <w:del w:id="36" w:author="Nick Nicholas" w:date="2018-02-12T14:43:00Z">
        <w:r w:rsidR="003D3865" w:rsidDel="00932254">
          <w:rPr>
            <w:rStyle w:val="a6"/>
            <w:lang w:val="en-US" w:eastAsia="en-US"/>
          </w:rPr>
          <w:commentReference w:id="29"/>
        </w:r>
        <w:commentRangeEnd w:id="30"/>
        <w:r w:rsidR="0000220A" w:rsidRPr="006A6881" w:rsidDel="00932254">
          <w:rPr>
            <w:rStyle w:val="a6"/>
            <w:lang w:val="en-US" w:eastAsia="en-US"/>
          </w:rPr>
          <w:commentReference w:id="30"/>
        </w:r>
      </w:del>
      <w:ins w:id="37" w:author="Nick Nicholas" w:date="2018-02-14T12:37:00Z">
        <w:r w:rsidRPr="006A6881" w:rsidDel="00932254">
          <w:rPr>
            <w:lang w:val="en-US"/>
          </w:rPr>
          <w:t xml:space="preserve">  </w:t>
        </w:r>
      </w:ins>
      <w:ins w:id="38" w:author="Nick Nicholas" w:date="2018-02-12T14:43:00Z">
        <w:r w:rsidR="00932254" w:rsidRPr="002E272D" w:rsidDel="00932254">
          <w:rPr>
            <w:lang w:val="en-US"/>
          </w:rPr>
          <w:t xml:space="preserve"> </w:t>
        </w:r>
      </w:ins>
      <w:r w:rsidR="009D4EEB">
        <w:rPr>
          <w:rStyle w:val="a6"/>
          <w:lang w:val="en-US" w:eastAsia="en-US"/>
        </w:rPr>
        <w:commentReference w:id="31"/>
      </w:r>
      <w:r w:rsidR="00E7794B">
        <w:rPr>
          <w:rStyle w:val="a6"/>
          <w:lang w:val="en-US" w:eastAsia="en-US"/>
        </w:rPr>
        <w:commentReference w:id="32"/>
      </w:r>
    </w:p>
    <w:p w14:paraId="411CC322" w14:textId="7A9278F0" w:rsidR="00440D27" w:rsidRPr="00997285" w:rsidRDefault="00440D27" w:rsidP="00DE598E">
      <w:pPr>
        <w:rPr>
          <w:lang w:val="en-US"/>
        </w:rPr>
      </w:pPr>
      <w:r w:rsidRPr="00997285">
        <w:rPr>
          <w:lang w:val="en-US"/>
        </w:rPr>
        <w:t>(Black objects refer to inputs to assessment, red refer to outputs of assessment.)</w:t>
      </w:r>
    </w:p>
    <w:p w14:paraId="7DE6334F" w14:textId="77777777" w:rsidR="00440D27" w:rsidRPr="00997285" w:rsidRDefault="00440D27" w:rsidP="00DE598E">
      <w:pPr>
        <w:rPr>
          <w:lang w:val="en-US"/>
        </w:rPr>
      </w:pPr>
    </w:p>
    <w:tbl>
      <w:tblPr>
        <w:tblStyle w:val="a5"/>
        <w:tblW w:w="0" w:type="auto"/>
        <w:tblLook w:val="04A0" w:firstRow="1" w:lastRow="0" w:firstColumn="1" w:lastColumn="0" w:noHBand="0" w:noVBand="1"/>
      </w:tblPr>
      <w:tblGrid>
        <w:gridCol w:w="2763"/>
        <w:gridCol w:w="2763"/>
        <w:gridCol w:w="2889"/>
      </w:tblGrid>
      <w:tr w:rsidR="009D4EEB" w14:paraId="707AF293" w14:textId="77777777" w:rsidTr="00DE0DB9">
        <w:trPr>
          <w:tblHeader/>
        </w:trPr>
        <w:tc>
          <w:tcPr>
            <w:tcW w:w="2763" w:type="dxa"/>
          </w:tcPr>
          <w:p w14:paraId="360F0A2D" w14:textId="3BD7D4DD" w:rsidR="009D4EEB" w:rsidRPr="00E7794B" w:rsidRDefault="009D4EEB" w:rsidP="003D3865">
            <w:pPr>
              <w:rPr>
                <w:b/>
                <w:i/>
                <w:color w:val="0070C0"/>
                <w:lang w:val="en-US"/>
              </w:rPr>
            </w:pPr>
            <w:del w:id="39" w:author="Nick Nicholas" w:date="2018-02-12T14:05:00Z">
              <w:r w:rsidRPr="00DE0DB9" w:rsidDel="00DE0DB9">
                <w:rPr>
                  <w:b/>
                  <w:i/>
                  <w:color w:val="0070C0"/>
                </w:rPr>
                <w:delText>Object</w:delText>
              </w:r>
            </w:del>
            <w:ins w:id="40" w:author="Nick Nicholas" w:date="2018-02-12T14:05:00Z">
              <w:r w:rsidR="00DE0DB9">
                <w:rPr>
                  <w:b/>
                  <w:i/>
                  <w:color w:val="0070C0"/>
                  <w:lang w:val="en-US"/>
                </w:rPr>
                <w:t>Subject</w:t>
              </w:r>
            </w:ins>
          </w:p>
        </w:tc>
        <w:tc>
          <w:tcPr>
            <w:tcW w:w="2763" w:type="dxa"/>
          </w:tcPr>
          <w:p w14:paraId="7A062B33" w14:textId="603F9C36" w:rsidR="009D4EEB" w:rsidRPr="00DE0DB9" w:rsidRDefault="003D3865">
            <w:pPr>
              <w:rPr>
                <w:b/>
                <w:i/>
                <w:color w:val="0070C0"/>
              </w:rPr>
            </w:pPr>
            <w:r w:rsidRPr="00DE0DB9">
              <w:rPr>
                <w:b/>
                <w:i/>
                <w:color w:val="0070C0"/>
              </w:rPr>
              <w:t>relationship</w:t>
            </w:r>
          </w:p>
        </w:tc>
        <w:tc>
          <w:tcPr>
            <w:tcW w:w="2764" w:type="dxa"/>
          </w:tcPr>
          <w:p w14:paraId="59B42EF9" w14:textId="666700C1" w:rsidR="009D4EEB" w:rsidRPr="00E7794B" w:rsidRDefault="003D3865">
            <w:pPr>
              <w:rPr>
                <w:b/>
                <w:i/>
                <w:color w:val="0070C0"/>
                <w:lang w:val="en-US"/>
              </w:rPr>
            </w:pPr>
            <w:del w:id="41" w:author="Nick Nicholas" w:date="2018-02-12T14:05:00Z">
              <w:r w:rsidRPr="00DE0DB9" w:rsidDel="00DE0DB9">
                <w:rPr>
                  <w:b/>
                  <w:i/>
                  <w:color w:val="0070C0"/>
                </w:rPr>
                <w:delText>Subject</w:delText>
              </w:r>
            </w:del>
            <w:ins w:id="42" w:author="Nick Nicholas" w:date="2018-02-12T14:05:00Z">
              <w:r w:rsidR="00DE0DB9">
                <w:rPr>
                  <w:b/>
                  <w:i/>
                  <w:color w:val="0070C0"/>
                  <w:lang w:val="en-US"/>
                </w:rPr>
                <w:t>Object</w:t>
              </w:r>
            </w:ins>
          </w:p>
        </w:tc>
      </w:tr>
      <w:tr w:rsidR="00DE598E" w14:paraId="4BCFF8D2" w14:textId="77777777" w:rsidTr="000D5819">
        <w:tc>
          <w:tcPr>
            <w:tcW w:w="2763" w:type="dxa"/>
          </w:tcPr>
          <w:p w14:paraId="64B14225" w14:textId="77777777" w:rsidR="00DE598E" w:rsidRDefault="00DE598E" w:rsidP="000D5819">
            <w:r>
              <w:t>Staff</w:t>
            </w:r>
          </w:p>
        </w:tc>
        <w:tc>
          <w:tcPr>
            <w:tcW w:w="2763" w:type="dxa"/>
          </w:tcPr>
          <w:p w14:paraId="7F437D40" w14:textId="77777777" w:rsidR="00DE598E" w:rsidRDefault="00DE598E" w:rsidP="000D5819">
            <w:r>
              <w:t>Teaches</w:t>
            </w:r>
          </w:p>
        </w:tc>
        <w:tc>
          <w:tcPr>
            <w:tcW w:w="2764" w:type="dxa"/>
          </w:tcPr>
          <w:p w14:paraId="5B28EB19" w14:textId="77777777" w:rsidR="00DE598E" w:rsidRDefault="00DE598E" w:rsidP="000D5819">
            <w:r>
              <w:t>Class</w:t>
            </w:r>
          </w:p>
        </w:tc>
      </w:tr>
      <w:tr w:rsidR="00DE598E" w14:paraId="14E7C2CD" w14:textId="77777777" w:rsidTr="000D5819">
        <w:tc>
          <w:tcPr>
            <w:tcW w:w="2763" w:type="dxa"/>
          </w:tcPr>
          <w:p w14:paraId="048968DC" w14:textId="77777777" w:rsidR="00DE598E" w:rsidRDefault="00DE598E" w:rsidP="000D5819">
            <w:r>
              <w:t>Student</w:t>
            </w:r>
          </w:p>
        </w:tc>
        <w:tc>
          <w:tcPr>
            <w:tcW w:w="2763" w:type="dxa"/>
          </w:tcPr>
          <w:p w14:paraId="268867DC" w14:textId="35B4014E" w:rsidR="00DE598E" w:rsidRPr="00C06AC0" w:rsidRDefault="003D3865" w:rsidP="000D5819">
            <w:pPr>
              <w:rPr>
                <w:lang w:val="en-NZ"/>
              </w:rPr>
            </w:pPr>
            <w:r>
              <w:rPr>
                <w:lang w:val="en-NZ"/>
              </w:rPr>
              <w:t xml:space="preserve">Is </w:t>
            </w:r>
            <w:r w:rsidR="00DE598E">
              <w:t>Member</w:t>
            </w:r>
            <w:r>
              <w:rPr>
                <w:lang w:val="en-NZ"/>
              </w:rPr>
              <w:t xml:space="preserve"> of</w:t>
            </w:r>
          </w:p>
        </w:tc>
        <w:tc>
          <w:tcPr>
            <w:tcW w:w="2764" w:type="dxa"/>
          </w:tcPr>
          <w:p w14:paraId="5A0535A4" w14:textId="77777777" w:rsidR="00DE598E" w:rsidRDefault="00DE598E" w:rsidP="000D5819">
            <w:r>
              <w:t>Class</w:t>
            </w:r>
          </w:p>
        </w:tc>
      </w:tr>
      <w:tr w:rsidR="00DE598E" w14:paraId="7E6B956B" w14:textId="77777777" w:rsidTr="000D5819">
        <w:tc>
          <w:tcPr>
            <w:tcW w:w="2763" w:type="dxa"/>
          </w:tcPr>
          <w:p w14:paraId="1A28ED5E" w14:textId="77777777" w:rsidR="00DE598E" w:rsidRDefault="00DE598E" w:rsidP="000D5819">
            <w:r>
              <w:t>Class</w:t>
            </w:r>
          </w:p>
        </w:tc>
        <w:tc>
          <w:tcPr>
            <w:tcW w:w="2763" w:type="dxa"/>
          </w:tcPr>
          <w:p w14:paraId="2F270026" w14:textId="200A0A1F" w:rsidR="00DE598E" w:rsidRPr="00827F70" w:rsidRDefault="00C3387D" w:rsidP="000D5819">
            <w:pPr>
              <w:rPr>
                <w:lang w:val="en-AU"/>
              </w:rPr>
            </w:pPr>
            <w:r>
              <w:rPr>
                <w:lang w:val="en-AU"/>
              </w:rPr>
              <w:t>Studies</w:t>
            </w:r>
          </w:p>
        </w:tc>
        <w:tc>
          <w:tcPr>
            <w:tcW w:w="2764" w:type="dxa"/>
          </w:tcPr>
          <w:p w14:paraId="063D72D9" w14:textId="77777777" w:rsidR="00DE598E" w:rsidRDefault="00DE598E" w:rsidP="000D5819">
            <w:r>
              <w:t>Learning Area</w:t>
            </w:r>
          </w:p>
        </w:tc>
      </w:tr>
      <w:tr w:rsidR="00DE598E" w14:paraId="665DC8E4" w14:textId="77777777" w:rsidTr="000D5819">
        <w:tc>
          <w:tcPr>
            <w:tcW w:w="2763" w:type="dxa"/>
          </w:tcPr>
          <w:p w14:paraId="0050189F" w14:textId="77777777" w:rsidR="00DE598E" w:rsidRDefault="00DE598E" w:rsidP="000D5819">
            <w:r>
              <w:t>Grading Assignment</w:t>
            </w:r>
          </w:p>
        </w:tc>
        <w:tc>
          <w:tcPr>
            <w:tcW w:w="2763" w:type="dxa"/>
          </w:tcPr>
          <w:p w14:paraId="1BCD2ADC" w14:textId="77777777" w:rsidR="00DE598E" w:rsidRDefault="00DE598E" w:rsidP="000D5819">
            <w:r>
              <w:t>Assigned to</w:t>
            </w:r>
          </w:p>
        </w:tc>
        <w:tc>
          <w:tcPr>
            <w:tcW w:w="2764" w:type="dxa"/>
          </w:tcPr>
          <w:p w14:paraId="28F1FC03" w14:textId="77777777" w:rsidR="00DE598E" w:rsidRDefault="00DE598E" w:rsidP="000D5819">
            <w:r>
              <w:t>Class</w:t>
            </w:r>
          </w:p>
        </w:tc>
      </w:tr>
      <w:tr w:rsidR="00DE598E" w14:paraId="4F862209" w14:textId="77777777" w:rsidTr="000D5819">
        <w:tc>
          <w:tcPr>
            <w:tcW w:w="2763" w:type="dxa"/>
          </w:tcPr>
          <w:p w14:paraId="36F0CFCF" w14:textId="77777777" w:rsidR="00DE598E" w:rsidRDefault="00DE598E" w:rsidP="000D5819">
            <w:r>
              <w:t>Learning Standard</w:t>
            </w:r>
          </w:p>
        </w:tc>
        <w:tc>
          <w:tcPr>
            <w:tcW w:w="2763" w:type="dxa"/>
          </w:tcPr>
          <w:p w14:paraId="4F611123" w14:textId="5F929CD5" w:rsidR="00DE598E" w:rsidRPr="00827F70" w:rsidRDefault="00DE598E" w:rsidP="000D5819">
            <w:pPr>
              <w:rPr>
                <w:lang w:val="en-NZ"/>
              </w:rPr>
            </w:pPr>
            <w:del w:id="43" w:author="Stuart McGrigor" w:date="2018-01-31T11:04:00Z">
              <w:r w:rsidRPr="00FD39F5" w:rsidDel="003D3865">
                <w:rPr>
                  <w:strike/>
                  <w:rPrChange w:id="44" w:author="Nick Nicholas" w:date="2018-02-12T14:16:00Z">
                    <w:rPr/>
                  </w:rPrChange>
                </w:rPr>
                <w:delText>Covers</w:delText>
              </w:r>
            </w:del>
            <w:ins w:id="45" w:author="Stuart McGrigor" w:date="2018-01-31T11:03:00Z">
              <w:del w:id="46" w:author="Nick Nicholas" w:date="2018-02-14T12:40:00Z">
                <w:r w:rsidR="003D3865" w:rsidRPr="00FD39F5" w:rsidDel="00C06AC0">
                  <w:rPr>
                    <w:strike/>
                    <w:lang w:val="en-NZ"/>
                    <w:rPrChange w:id="47" w:author="Nick Nicholas" w:date="2018-02-12T14:16:00Z">
                      <w:rPr>
                        <w:lang w:val="en-NZ"/>
                      </w:rPr>
                    </w:rPrChange>
                  </w:rPr>
                  <w:delText>is part of</w:delText>
                </w:r>
              </w:del>
            </w:ins>
            <w:ins w:id="48" w:author="Nick Nicholas" w:date="2018-02-12T14:16:00Z">
              <w:r w:rsidR="00FD39F5">
                <w:rPr>
                  <w:lang w:val="en-NZ"/>
                </w:rPr>
                <w:t>Covers</w:t>
              </w:r>
            </w:ins>
          </w:p>
        </w:tc>
        <w:tc>
          <w:tcPr>
            <w:tcW w:w="2764" w:type="dxa"/>
          </w:tcPr>
          <w:p w14:paraId="59DB5CDB" w14:textId="77777777" w:rsidR="00DE598E" w:rsidRDefault="00DE598E" w:rsidP="000D5819">
            <w:r>
              <w:t>Learning Area</w:t>
            </w:r>
          </w:p>
        </w:tc>
      </w:tr>
      <w:tr w:rsidR="00DE598E" w14:paraId="5D2EE95E" w14:textId="77777777" w:rsidTr="000D5819">
        <w:tc>
          <w:tcPr>
            <w:tcW w:w="2763" w:type="dxa"/>
          </w:tcPr>
          <w:p w14:paraId="67D4A35C" w14:textId="77777777" w:rsidR="00DE598E" w:rsidRDefault="00DE598E" w:rsidP="000D5819">
            <w:r>
              <w:t>Learning Standard Authority</w:t>
            </w:r>
          </w:p>
        </w:tc>
        <w:tc>
          <w:tcPr>
            <w:tcW w:w="2763" w:type="dxa"/>
          </w:tcPr>
          <w:p w14:paraId="638BF66F" w14:textId="77777777" w:rsidR="00DE598E" w:rsidRDefault="00DE598E" w:rsidP="000D5819">
            <w:r>
              <w:t>Issues</w:t>
            </w:r>
          </w:p>
        </w:tc>
        <w:tc>
          <w:tcPr>
            <w:tcW w:w="2764" w:type="dxa"/>
          </w:tcPr>
          <w:p w14:paraId="0B79DD64" w14:textId="77777777" w:rsidR="00DE598E" w:rsidRDefault="00DE598E" w:rsidP="000D5819">
            <w:r>
              <w:t>Learning Standard</w:t>
            </w:r>
          </w:p>
        </w:tc>
      </w:tr>
      <w:tr w:rsidR="00DE598E" w14:paraId="151DE2BD" w14:textId="77777777" w:rsidTr="000D5819">
        <w:tc>
          <w:tcPr>
            <w:tcW w:w="2763" w:type="dxa"/>
          </w:tcPr>
          <w:p w14:paraId="6BBBA326" w14:textId="77777777" w:rsidR="00DE598E" w:rsidRDefault="00DE598E" w:rsidP="000D5819">
            <w:r>
              <w:t>Grading Assignment (event)</w:t>
            </w:r>
          </w:p>
        </w:tc>
        <w:tc>
          <w:tcPr>
            <w:tcW w:w="2763" w:type="dxa"/>
          </w:tcPr>
          <w:p w14:paraId="186EC724" w14:textId="77777777" w:rsidR="00DE598E" w:rsidRDefault="00DE598E" w:rsidP="000D5819">
            <w:r>
              <w:t>Assesses Performance Against</w:t>
            </w:r>
          </w:p>
        </w:tc>
        <w:tc>
          <w:tcPr>
            <w:tcW w:w="2764" w:type="dxa"/>
          </w:tcPr>
          <w:p w14:paraId="6CDA7DED" w14:textId="77777777" w:rsidR="00DE598E" w:rsidRDefault="00DE598E" w:rsidP="000D5819">
            <w:r>
              <w:t>Learning Standard</w:t>
            </w:r>
          </w:p>
        </w:tc>
      </w:tr>
      <w:tr w:rsidR="00DE598E" w14:paraId="505F06F0" w14:textId="77777777" w:rsidTr="000D5819">
        <w:tc>
          <w:tcPr>
            <w:tcW w:w="2763" w:type="dxa"/>
          </w:tcPr>
          <w:p w14:paraId="36902708" w14:textId="77777777" w:rsidR="00DE598E" w:rsidRDefault="00DE598E" w:rsidP="000D5819">
            <w:r>
              <w:t>Grading Assignment (event)</w:t>
            </w:r>
          </w:p>
        </w:tc>
        <w:tc>
          <w:tcPr>
            <w:tcW w:w="2763" w:type="dxa"/>
          </w:tcPr>
          <w:p w14:paraId="5336247D" w14:textId="77777777" w:rsidR="00DE598E" w:rsidRDefault="00DE598E" w:rsidP="000D5819">
            <w:r>
              <w:t>Delivered Through</w:t>
            </w:r>
          </w:p>
        </w:tc>
        <w:tc>
          <w:tcPr>
            <w:tcW w:w="2764" w:type="dxa"/>
          </w:tcPr>
          <w:p w14:paraId="5F22AD4B" w14:textId="77777777" w:rsidR="00DE598E" w:rsidRDefault="00DE598E" w:rsidP="000D5819">
            <w:r>
              <w:t>Assessment Form (instrument)</w:t>
            </w:r>
          </w:p>
        </w:tc>
      </w:tr>
      <w:tr w:rsidR="00DE598E" w14:paraId="73CFC246" w14:textId="77777777" w:rsidTr="000D5819">
        <w:tc>
          <w:tcPr>
            <w:tcW w:w="2763" w:type="dxa"/>
          </w:tcPr>
          <w:p w14:paraId="689A0638" w14:textId="77777777" w:rsidR="00DE598E" w:rsidRDefault="00DE598E" w:rsidP="000D5819">
            <w:r>
              <w:lastRenderedPageBreak/>
              <w:t>Grading Assignment (event)</w:t>
            </w:r>
          </w:p>
        </w:tc>
        <w:tc>
          <w:tcPr>
            <w:tcW w:w="2763" w:type="dxa"/>
          </w:tcPr>
          <w:p w14:paraId="77ED74CC" w14:textId="77777777" w:rsidR="00DE598E" w:rsidRDefault="00DE598E" w:rsidP="000D5819">
            <w:r>
              <w:t>Has</w:t>
            </w:r>
          </w:p>
        </w:tc>
        <w:tc>
          <w:tcPr>
            <w:tcW w:w="2764" w:type="dxa"/>
          </w:tcPr>
          <w:p w14:paraId="6BA6A9DF" w14:textId="1CE55EEE" w:rsidR="00DE598E" w:rsidRDefault="00DE598E">
            <w:r>
              <w:t xml:space="preserve">Assignment </w:t>
            </w:r>
            <w:r w:rsidR="003D3865">
              <w:rPr>
                <w:lang w:val="en-NZ"/>
              </w:rPr>
              <w:t>Submission</w:t>
            </w:r>
          </w:p>
        </w:tc>
      </w:tr>
      <w:tr w:rsidR="00DE598E" w14:paraId="34D9AC10" w14:textId="77777777" w:rsidTr="000D5819">
        <w:tc>
          <w:tcPr>
            <w:tcW w:w="2763" w:type="dxa"/>
          </w:tcPr>
          <w:p w14:paraId="045CF7C9" w14:textId="77777777" w:rsidR="00DE598E" w:rsidRDefault="00DE598E" w:rsidP="000D5819">
            <w:r>
              <w:t>Student</w:t>
            </w:r>
          </w:p>
        </w:tc>
        <w:tc>
          <w:tcPr>
            <w:tcW w:w="2763" w:type="dxa"/>
          </w:tcPr>
          <w:p w14:paraId="7D9A9356" w14:textId="77777777" w:rsidR="00DE598E" w:rsidRDefault="00DE598E" w:rsidP="000D5819">
            <w:r>
              <w:t>Submits</w:t>
            </w:r>
          </w:p>
        </w:tc>
        <w:tc>
          <w:tcPr>
            <w:tcW w:w="2764" w:type="dxa"/>
          </w:tcPr>
          <w:p w14:paraId="2E1348B9" w14:textId="2677A19C" w:rsidR="00DE598E" w:rsidRDefault="00DE598E">
            <w:r>
              <w:t xml:space="preserve">Assignment </w:t>
            </w:r>
            <w:r w:rsidR="003D3865">
              <w:rPr>
                <w:lang w:val="en-NZ"/>
              </w:rPr>
              <w:t>Submission</w:t>
            </w:r>
          </w:p>
        </w:tc>
      </w:tr>
      <w:tr w:rsidR="00DE598E" w14:paraId="3A2F95B2" w14:textId="77777777" w:rsidTr="000D5819">
        <w:tc>
          <w:tcPr>
            <w:tcW w:w="2763" w:type="dxa"/>
          </w:tcPr>
          <w:p w14:paraId="1DAAA6E6" w14:textId="567FACA5" w:rsidR="00DE598E" w:rsidRPr="002E272D" w:rsidRDefault="00DE598E">
            <w:pPr>
              <w:rPr>
                <w:lang w:val="en-NZ"/>
              </w:rPr>
            </w:pPr>
            <w:r>
              <w:t xml:space="preserve">Assignment </w:t>
            </w:r>
            <w:r w:rsidR="003D3865">
              <w:rPr>
                <w:lang w:val="en-NZ"/>
              </w:rPr>
              <w:t>Submission</w:t>
            </w:r>
          </w:p>
        </w:tc>
        <w:tc>
          <w:tcPr>
            <w:tcW w:w="2763" w:type="dxa"/>
          </w:tcPr>
          <w:p w14:paraId="36D18B2A" w14:textId="77777777" w:rsidR="00DE598E" w:rsidRDefault="00DE598E" w:rsidP="000D5819">
            <w:r>
              <w:t>Receives</w:t>
            </w:r>
          </w:p>
        </w:tc>
        <w:tc>
          <w:tcPr>
            <w:tcW w:w="2764" w:type="dxa"/>
          </w:tcPr>
          <w:p w14:paraId="1FD49A49" w14:textId="77777777" w:rsidR="00DE598E" w:rsidRDefault="00DE598E" w:rsidP="000D5819">
            <w:r>
              <w:t>Assignment Score</w:t>
            </w:r>
          </w:p>
        </w:tc>
      </w:tr>
      <w:tr w:rsidR="00806830" w14:paraId="1C7A7890" w14:textId="77777777" w:rsidTr="000D5819">
        <w:tc>
          <w:tcPr>
            <w:tcW w:w="2763" w:type="dxa"/>
          </w:tcPr>
          <w:p w14:paraId="45E112F9" w14:textId="0F81B573" w:rsidR="00806830" w:rsidRDefault="00806830" w:rsidP="000D5819">
            <w:r>
              <w:t>Grading Assignment (event)</w:t>
            </w:r>
          </w:p>
        </w:tc>
        <w:tc>
          <w:tcPr>
            <w:tcW w:w="2763" w:type="dxa"/>
          </w:tcPr>
          <w:p w14:paraId="66A1B02C" w14:textId="7E1AB93E" w:rsidR="00806830" w:rsidRDefault="00806830" w:rsidP="000D5819">
            <w:r>
              <w:t>Receives</w:t>
            </w:r>
          </w:p>
        </w:tc>
        <w:tc>
          <w:tcPr>
            <w:tcW w:w="2764" w:type="dxa"/>
          </w:tcPr>
          <w:p w14:paraId="63F08064" w14:textId="03C3CCF2" w:rsidR="00806830" w:rsidRDefault="00806830" w:rsidP="00806830">
            <w:r>
              <w:t>(Expected) Assignment Score</w:t>
            </w:r>
          </w:p>
        </w:tc>
      </w:tr>
      <w:tr w:rsidR="00DE598E" w14:paraId="5363FF68" w14:textId="77777777" w:rsidTr="000D5819">
        <w:tc>
          <w:tcPr>
            <w:tcW w:w="2763" w:type="dxa"/>
          </w:tcPr>
          <w:p w14:paraId="4E8EA9D3" w14:textId="77777777" w:rsidR="00DE598E" w:rsidRDefault="00DE598E" w:rsidP="000D5819">
            <w:r>
              <w:t>Grading Assignment (event)</w:t>
            </w:r>
          </w:p>
        </w:tc>
        <w:tc>
          <w:tcPr>
            <w:tcW w:w="2763" w:type="dxa"/>
          </w:tcPr>
          <w:p w14:paraId="5215ED86" w14:textId="77777777" w:rsidR="00DE598E" w:rsidRDefault="00DE598E" w:rsidP="000D5819">
            <w:r>
              <w:t>Receives</w:t>
            </w:r>
          </w:p>
        </w:tc>
        <w:tc>
          <w:tcPr>
            <w:tcW w:w="2764" w:type="dxa"/>
          </w:tcPr>
          <w:p w14:paraId="2E4620C5" w14:textId="77777777" w:rsidR="00DE598E" w:rsidRDefault="00DE598E" w:rsidP="000D5819">
            <w:r>
              <w:t>(Final) Assignment Score</w:t>
            </w:r>
          </w:p>
        </w:tc>
      </w:tr>
      <w:tr w:rsidR="00DE598E" w14:paraId="51BAAA9A" w14:textId="77777777" w:rsidTr="000D5819">
        <w:tc>
          <w:tcPr>
            <w:tcW w:w="2763" w:type="dxa"/>
          </w:tcPr>
          <w:p w14:paraId="3E4A0A74" w14:textId="77777777" w:rsidR="00DE598E" w:rsidRDefault="00DE598E" w:rsidP="000D5819">
            <w:r>
              <w:t>Assessment Form</w:t>
            </w:r>
          </w:p>
        </w:tc>
        <w:tc>
          <w:tcPr>
            <w:tcW w:w="2763" w:type="dxa"/>
          </w:tcPr>
          <w:p w14:paraId="397FDD88" w14:textId="77777777" w:rsidR="00DE598E" w:rsidRDefault="00DE598E" w:rsidP="000D5819">
            <w:r>
              <w:t>Marked Against</w:t>
            </w:r>
          </w:p>
        </w:tc>
        <w:tc>
          <w:tcPr>
            <w:tcW w:w="2764" w:type="dxa"/>
          </w:tcPr>
          <w:p w14:paraId="796278A1" w14:textId="77777777" w:rsidR="00DE598E" w:rsidRDefault="00DE598E" w:rsidP="000D5819">
            <w:r>
              <w:t>Marking Rubric</w:t>
            </w:r>
          </w:p>
        </w:tc>
      </w:tr>
      <w:tr w:rsidR="00DE598E" w14:paraId="25E28089" w14:textId="77777777" w:rsidTr="000D5819">
        <w:tc>
          <w:tcPr>
            <w:tcW w:w="2763" w:type="dxa"/>
          </w:tcPr>
          <w:p w14:paraId="012FC85D" w14:textId="77777777" w:rsidR="00DE598E" w:rsidRDefault="00DE598E" w:rsidP="000D5819">
            <w:r>
              <w:t>Marking Rubric</w:t>
            </w:r>
          </w:p>
        </w:tc>
        <w:tc>
          <w:tcPr>
            <w:tcW w:w="2763" w:type="dxa"/>
          </w:tcPr>
          <w:p w14:paraId="21265946" w14:textId="77777777" w:rsidR="00DE598E" w:rsidRDefault="00DE598E" w:rsidP="000D5819">
            <w:r>
              <w:t>Receives</w:t>
            </w:r>
          </w:p>
        </w:tc>
        <w:tc>
          <w:tcPr>
            <w:tcW w:w="2764" w:type="dxa"/>
          </w:tcPr>
          <w:p w14:paraId="573BA2D4" w14:textId="77777777" w:rsidR="00DE598E" w:rsidRDefault="00DE598E" w:rsidP="000D5819">
            <w:r>
              <w:t>Rubric Score</w:t>
            </w:r>
          </w:p>
        </w:tc>
      </w:tr>
      <w:tr w:rsidR="00DE598E" w14:paraId="237C0996" w14:textId="77777777" w:rsidTr="000D5819">
        <w:tc>
          <w:tcPr>
            <w:tcW w:w="2763" w:type="dxa"/>
          </w:tcPr>
          <w:p w14:paraId="7D69DDEF" w14:textId="77777777" w:rsidR="00DE598E" w:rsidRDefault="00DE598E" w:rsidP="000D5819">
            <w:r>
              <w:t>Assignment Score</w:t>
            </w:r>
          </w:p>
        </w:tc>
        <w:tc>
          <w:tcPr>
            <w:tcW w:w="2763" w:type="dxa"/>
          </w:tcPr>
          <w:p w14:paraId="617415AE" w14:textId="77777777" w:rsidR="00DE598E" w:rsidRDefault="00DE598E" w:rsidP="000D5819">
            <w:r>
              <w:t>Consists of</w:t>
            </w:r>
          </w:p>
        </w:tc>
        <w:tc>
          <w:tcPr>
            <w:tcW w:w="2764" w:type="dxa"/>
          </w:tcPr>
          <w:p w14:paraId="3D7097CB" w14:textId="77777777" w:rsidR="00DE598E" w:rsidRDefault="00DE598E" w:rsidP="000D5819">
            <w:r>
              <w:t>Rubric Score</w:t>
            </w:r>
          </w:p>
        </w:tc>
      </w:tr>
      <w:tr w:rsidR="00DE598E" w14:paraId="04A4FCE2" w14:textId="77777777" w:rsidTr="000D5819">
        <w:tc>
          <w:tcPr>
            <w:tcW w:w="2763" w:type="dxa"/>
          </w:tcPr>
          <w:p w14:paraId="688873DD" w14:textId="77777777" w:rsidR="00DE598E" w:rsidRDefault="00DE598E" w:rsidP="000D5819">
            <w:r>
              <w:t>Assignment Score</w:t>
            </w:r>
          </w:p>
        </w:tc>
        <w:tc>
          <w:tcPr>
            <w:tcW w:w="2763" w:type="dxa"/>
          </w:tcPr>
          <w:p w14:paraId="55D1E436" w14:textId="77777777" w:rsidR="00DE598E" w:rsidRDefault="00DE598E" w:rsidP="000D5819">
            <w:r>
              <w:t>Is Broken Down By</w:t>
            </w:r>
          </w:p>
        </w:tc>
        <w:tc>
          <w:tcPr>
            <w:tcW w:w="2764" w:type="dxa"/>
          </w:tcPr>
          <w:p w14:paraId="702CE047" w14:textId="77777777" w:rsidR="00DE598E" w:rsidRDefault="00DE598E" w:rsidP="000D5819">
            <w:r>
              <w:t>Learning Standard</w:t>
            </w:r>
          </w:p>
        </w:tc>
      </w:tr>
      <w:tr w:rsidR="00DE598E" w14:paraId="41583ED4" w14:textId="77777777" w:rsidTr="000D5819">
        <w:tc>
          <w:tcPr>
            <w:tcW w:w="2763" w:type="dxa"/>
          </w:tcPr>
          <w:p w14:paraId="48860B98" w14:textId="77777777" w:rsidR="00DE598E" w:rsidRDefault="00DE598E" w:rsidP="000D5819">
            <w:r>
              <w:t>Staff</w:t>
            </w:r>
          </w:p>
        </w:tc>
        <w:tc>
          <w:tcPr>
            <w:tcW w:w="2763" w:type="dxa"/>
          </w:tcPr>
          <w:p w14:paraId="5977A779" w14:textId="7B0F2103" w:rsidR="00DE598E" w:rsidRPr="002E272D" w:rsidRDefault="00DE598E" w:rsidP="000D5819">
            <w:pPr>
              <w:rPr>
                <w:lang w:val="en-NZ"/>
              </w:rPr>
            </w:pPr>
            <w:r>
              <w:t>Grades</w:t>
            </w:r>
            <w:r w:rsidR="003D3865">
              <w:rPr>
                <w:lang w:val="en-NZ"/>
              </w:rPr>
              <w:t>/</w:t>
            </w:r>
            <w:r w:rsidR="00F92E58">
              <w:rPr>
                <w:lang w:val="en-NZ"/>
              </w:rPr>
              <w:t>M</w:t>
            </w:r>
            <w:r w:rsidR="003D3865">
              <w:rPr>
                <w:lang w:val="en-NZ"/>
              </w:rPr>
              <w:t>arks</w:t>
            </w:r>
          </w:p>
        </w:tc>
        <w:tc>
          <w:tcPr>
            <w:tcW w:w="2764" w:type="dxa"/>
          </w:tcPr>
          <w:p w14:paraId="5E60C451" w14:textId="77777777" w:rsidR="00DE598E" w:rsidRDefault="00DE598E" w:rsidP="000D5819">
            <w:r>
              <w:t>Assignment Score</w:t>
            </w:r>
          </w:p>
        </w:tc>
      </w:tr>
      <w:tr w:rsidR="00DE598E" w14:paraId="4F64E8BE" w14:textId="77777777" w:rsidTr="000D5819">
        <w:tc>
          <w:tcPr>
            <w:tcW w:w="2763" w:type="dxa"/>
          </w:tcPr>
          <w:p w14:paraId="716F17F7" w14:textId="77777777" w:rsidR="00DE598E" w:rsidRDefault="00DE598E" w:rsidP="000D5819">
            <w:r>
              <w:t>Student</w:t>
            </w:r>
          </w:p>
        </w:tc>
        <w:tc>
          <w:tcPr>
            <w:tcW w:w="2763" w:type="dxa"/>
          </w:tcPr>
          <w:p w14:paraId="4DF74D79" w14:textId="77777777" w:rsidR="00DE598E" w:rsidRDefault="00DE598E" w:rsidP="000D5819">
            <w:r>
              <w:t>Achieves</w:t>
            </w:r>
          </w:p>
        </w:tc>
        <w:tc>
          <w:tcPr>
            <w:tcW w:w="2764" w:type="dxa"/>
          </w:tcPr>
          <w:p w14:paraId="236406C8" w14:textId="77777777" w:rsidR="00DE598E" w:rsidRDefault="00DE598E" w:rsidP="000D5819">
            <w:r>
              <w:t>Assignment Score</w:t>
            </w:r>
          </w:p>
        </w:tc>
      </w:tr>
      <w:tr w:rsidR="00DE598E" w14:paraId="17321F6A" w14:textId="77777777" w:rsidTr="000D5819">
        <w:tc>
          <w:tcPr>
            <w:tcW w:w="2763" w:type="dxa"/>
          </w:tcPr>
          <w:p w14:paraId="6D41A2CD" w14:textId="77777777" w:rsidR="00DE598E" w:rsidRDefault="00DE598E" w:rsidP="000D5819">
            <w:r>
              <w:t>Student</w:t>
            </w:r>
          </w:p>
        </w:tc>
        <w:tc>
          <w:tcPr>
            <w:tcW w:w="2763" w:type="dxa"/>
          </w:tcPr>
          <w:p w14:paraId="0A0F9441" w14:textId="77777777" w:rsidR="00DE598E" w:rsidRDefault="00DE598E" w:rsidP="000D5819">
            <w:r>
              <w:t>Has</w:t>
            </w:r>
          </w:p>
        </w:tc>
        <w:tc>
          <w:tcPr>
            <w:tcW w:w="2764" w:type="dxa"/>
          </w:tcPr>
          <w:p w14:paraId="12B725CF" w14:textId="77777777" w:rsidR="00DE598E" w:rsidRDefault="00DE598E" w:rsidP="000D5819">
            <w:r>
              <w:t>Special Requirements</w:t>
            </w:r>
          </w:p>
        </w:tc>
      </w:tr>
      <w:tr w:rsidR="00DE598E" w14:paraId="7719AE61" w14:textId="77777777" w:rsidTr="000D5819">
        <w:tc>
          <w:tcPr>
            <w:tcW w:w="2763" w:type="dxa"/>
          </w:tcPr>
          <w:p w14:paraId="78EBD53C" w14:textId="77777777" w:rsidR="00DE598E" w:rsidRDefault="00DE598E" w:rsidP="000D5819">
            <w:r>
              <w:t>Special Requirements</w:t>
            </w:r>
          </w:p>
        </w:tc>
        <w:tc>
          <w:tcPr>
            <w:tcW w:w="2763" w:type="dxa"/>
          </w:tcPr>
          <w:p w14:paraId="0A6053B0" w14:textId="77777777" w:rsidR="00DE598E" w:rsidRDefault="00DE598E" w:rsidP="000D5819">
            <w:r>
              <w:t>Informs Interpretation Of</w:t>
            </w:r>
          </w:p>
        </w:tc>
        <w:tc>
          <w:tcPr>
            <w:tcW w:w="2764" w:type="dxa"/>
          </w:tcPr>
          <w:p w14:paraId="2C774834" w14:textId="77777777" w:rsidR="00DE598E" w:rsidRDefault="00DE598E" w:rsidP="000D5819">
            <w:r>
              <w:t>Assignment Score</w:t>
            </w:r>
          </w:p>
        </w:tc>
      </w:tr>
      <w:tr w:rsidR="00DE598E" w14:paraId="2C7561D1" w14:textId="77777777" w:rsidTr="000D5819">
        <w:tc>
          <w:tcPr>
            <w:tcW w:w="2763" w:type="dxa"/>
          </w:tcPr>
          <w:p w14:paraId="2F43C7FC" w14:textId="77777777" w:rsidR="00DE598E" w:rsidRDefault="00DE598E" w:rsidP="000D5819">
            <w:r>
              <w:t>Special Requirements</w:t>
            </w:r>
          </w:p>
        </w:tc>
        <w:tc>
          <w:tcPr>
            <w:tcW w:w="2763" w:type="dxa"/>
          </w:tcPr>
          <w:p w14:paraId="565BD50E" w14:textId="77777777" w:rsidR="00DE598E" w:rsidRDefault="00DE598E" w:rsidP="000D5819">
            <w:r>
              <w:t>Informs Administration Of</w:t>
            </w:r>
          </w:p>
        </w:tc>
        <w:tc>
          <w:tcPr>
            <w:tcW w:w="2764" w:type="dxa"/>
          </w:tcPr>
          <w:p w14:paraId="1C095101" w14:textId="77777777" w:rsidR="00DE598E" w:rsidRDefault="00DE598E" w:rsidP="000D5819">
            <w:r>
              <w:t>Grading Assignment (event)</w:t>
            </w:r>
          </w:p>
        </w:tc>
      </w:tr>
      <w:tr w:rsidR="00DE598E" w14:paraId="5C228210" w14:textId="77777777" w:rsidTr="000D5819">
        <w:tc>
          <w:tcPr>
            <w:tcW w:w="2763" w:type="dxa"/>
          </w:tcPr>
          <w:p w14:paraId="2E364939" w14:textId="77777777" w:rsidR="00DE598E" w:rsidRDefault="00DE598E" w:rsidP="000D5819">
            <w:r>
              <w:t>Grade</w:t>
            </w:r>
          </w:p>
        </w:tc>
        <w:tc>
          <w:tcPr>
            <w:tcW w:w="2763" w:type="dxa"/>
          </w:tcPr>
          <w:p w14:paraId="73A3CF51" w14:textId="77777777" w:rsidR="00DE598E" w:rsidRDefault="00DE598E" w:rsidP="000D5819">
            <w:r>
              <w:t>Includes</w:t>
            </w:r>
          </w:p>
        </w:tc>
        <w:tc>
          <w:tcPr>
            <w:tcW w:w="2764" w:type="dxa"/>
          </w:tcPr>
          <w:p w14:paraId="6E555ECB" w14:textId="77777777" w:rsidR="00DE598E" w:rsidRDefault="00DE598E" w:rsidP="000D5819">
            <w:r>
              <w:t>Assignment Score</w:t>
            </w:r>
          </w:p>
        </w:tc>
      </w:tr>
      <w:tr w:rsidR="00DE598E" w14:paraId="4740310F" w14:textId="77777777" w:rsidTr="000D5819">
        <w:tc>
          <w:tcPr>
            <w:tcW w:w="2763" w:type="dxa"/>
          </w:tcPr>
          <w:p w14:paraId="32E48471" w14:textId="77777777" w:rsidR="00DE598E" w:rsidRDefault="00DE598E" w:rsidP="000D5819">
            <w:r>
              <w:t>Grade</w:t>
            </w:r>
          </w:p>
        </w:tc>
        <w:tc>
          <w:tcPr>
            <w:tcW w:w="2763" w:type="dxa"/>
          </w:tcPr>
          <w:p w14:paraId="03B9BAB9" w14:textId="77777777" w:rsidR="00DE598E" w:rsidRDefault="00DE598E" w:rsidP="000D5819">
            <w:r>
              <w:t>Assesses Performance Against</w:t>
            </w:r>
          </w:p>
        </w:tc>
        <w:tc>
          <w:tcPr>
            <w:tcW w:w="2764" w:type="dxa"/>
          </w:tcPr>
          <w:p w14:paraId="073CEC41" w14:textId="77777777" w:rsidR="00DE598E" w:rsidRDefault="00DE598E" w:rsidP="000D5819">
            <w:r>
              <w:t>Learning Standard</w:t>
            </w:r>
          </w:p>
        </w:tc>
      </w:tr>
      <w:tr w:rsidR="00DE598E" w14:paraId="5389F608" w14:textId="77777777" w:rsidTr="000D5819">
        <w:tc>
          <w:tcPr>
            <w:tcW w:w="2763" w:type="dxa"/>
          </w:tcPr>
          <w:p w14:paraId="04A6F62D" w14:textId="77777777" w:rsidR="00DE598E" w:rsidRDefault="00DE598E" w:rsidP="000D5819">
            <w:r>
              <w:t>Grade</w:t>
            </w:r>
          </w:p>
        </w:tc>
        <w:tc>
          <w:tcPr>
            <w:tcW w:w="2763" w:type="dxa"/>
          </w:tcPr>
          <w:p w14:paraId="143EDB24" w14:textId="77777777" w:rsidR="00DE598E" w:rsidRDefault="00DE598E" w:rsidP="000D5819">
            <w:r>
              <w:t>Covers</w:t>
            </w:r>
          </w:p>
        </w:tc>
        <w:tc>
          <w:tcPr>
            <w:tcW w:w="2764" w:type="dxa"/>
          </w:tcPr>
          <w:p w14:paraId="4A69AFCC" w14:textId="77777777" w:rsidR="00DE598E" w:rsidRDefault="00DE598E" w:rsidP="000D5819">
            <w:r>
              <w:t>Learning Area</w:t>
            </w:r>
          </w:p>
        </w:tc>
      </w:tr>
      <w:tr w:rsidR="00DE598E" w:rsidRPr="006436D8" w14:paraId="64B2DAEA" w14:textId="77777777" w:rsidTr="000D5819">
        <w:tc>
          <w:tcPr>
            <w:tcW w:w="2763" w:type="dxa"/>
          </w:tcPr>
          <w:p w14:paraId="6EB07156" w14:textId="77777777" w:rsidR="00DE598E" w:rsidRDefault="00DE598E" w:rsidP="000D5819">
            <w:r>
              <w:t>Grade</w:t>
            </w:r>
          </w:p>
        </w:tc>
        <w:tc>
          <w:tcPr>
            <w:tcW w:w="2763" w:type="dxa"/>
          </w:tcPr>
          <w:p w14:paraId="01F8E7AF" w14:textId="77777777" w:rsidR="00DE598E" w:rsidRDefault="00DE598E" w:rsidP="000D5819">
            <w:r>
              <w:t>Specific To</w:t>
            </w:r>
          </w:p>
        </w:tc>
        <w:tc>
          <w:tcPr>
            <w:tcW w:w="2764" w:type="dxa"/>
          </w:tcPr>
          <w:p w14:paraId="44DCC65E" w14:textId="31DD0EB2" w:rsidR="00DE598E" w:rsidRPr="00827F70" w:rsidRDefault="00DE598E" w:rsidP="000D5819">
            <w:pPr>
              <w:rPr>
                <w:lang w:val="en-AU"/>
              </w:rPr>
            </w:pPr>
            <w:commentRangeStart w:id="49"/>
            <w:commentRangeStart w:id="50"/>
            <w:del w:id="51" w:author="nsip" w:date="2018-02-13T11:18:00Z">
              <w:r w:rsidRPr="00827F70" w:rsidDel="009B1F97">
                <w:rPr>
                  <w:lang w:val="en-US"/>
                </w:rPr>
                <w:delText>Term</w:delText>
              </w:r>
              <w:commentRangeEnd w:id="49"/>
              <w:r w:rsidR="00894E9F" w:rsidDel="009B1F97">
                <w:rPr>
                  <w:rStyle w:val="a6"/>
                  <w:lang w:val="en-US" w:eastAsia="en-US"/>
                </w:rPr>
                <w:commentReference w:id="49"/>
              </w:r>
              <w:commentRangeEnd w:id="50"/>
              <w:r w:rsidR="00FC7966" w:rsidDel="009B1F97">
                <w:rPr>
                  <w:rStyle w:val="a6"/>
                  <w:lang w:val="en-US" w:eastAsia="en-US"/>
                </w:rPr>
                <w:commentReference w:id="50"/>
              </w:r>
            </w:del>
            <w:ins w:id="52" w:author="nsip" w:date="2018-02-13T11:18:00Z">
              <w:r w:rsidR="009B1F97">
                <w:rPr>
                  <w:lang w:val="en-AU"/>
                </w:rPr>
                <w:t>Instructional Period (e.g. Term</w:t>
              </w:r>
            </w:ins>
            <w:ins w:id="53" w:author="nsip" w:date="2018-02-13T11:19:00Z">
              <w:r w:rsidR="00862BB6">
                <w:rPr>
                  <w:lang w:val="en-AU"/>
                </w:rPr>
                <w:t>/Semester</w:t>
              </w:r>
            </w:ins>
            <w:ins w:id="54" w:author="nsip" w:date="2018-02-13T11:18:00Z">
              <w:r w:rsidR="009B1F97">
                <w:rPr>
                  <w:lang w:val="en-AU"/>
                </w:rPr>
                <w:t>)</w:t>
              </w:r>
            </w:ins>
          </w:p>
        </w:tc>
      </w:tr>
      <w:tr w:rsidR="00DE598E" w14:paraId="288E055F" w14:textId="77777777" w:rsidTr="000D5819">
        <w:tc>
          <w:tcPr>
            <w:tcW w:w="2763" w:type="dxa"/>
          </w:tcPr>
          <w:p w14:paraId="3C8540E3" w14:textId="77777777" w:rsidR="00DE598E" w:rsidRDefault="00DE598E" w:rsidP="000D5819">
            <w:r>
              <w:t>Staff</w:t>
            </w:r>
          </w:p>
        </w:tc>
        <w:tc>
          <w:tcPr>
            <w:tcW w:w="2763" w:type="dxa"/>
          </w:tcPr>
          <w:p w14:paraId="5F17244C" w14:textId="77777777" w:rsidR="00DE598E" w:rsidRDefault="00DE598E" w:rsidP="000D5819">
            <w:r>
              <w:t>Grades</w:t>
            </w:r>
          </w:p>
        </w:tc>
        <w:tc>
          <w:tcPr>
            <w:tcW w:w="2764" w:type="dxa"/>
          </w:tcPr>
          <w:p w14:paraId="15D85DAA" w14:textId="77777777" w:rsidR="00DE598E" w:rsidRPr="00827F70" w:rsidRDefault="00DE598E" w:rsidP="000D5819">
            <w:pPr>
              <w:rPr>
                <w:lang w:val="en-AU"/>
              </w:rPr>
            </w:pPr>
            <w:r>
              <w:t>Grade</w:t>
            </w:r>
          </w:p>
        </w:tc>
      </w:tr>
      <w:tr w:rsidR="00DE598E" w14:paraId="1AB94A18" w14:textId="77777777" w:rsidTr="000D5819">
        <w:tc>
          <w:tcPr>
            <w:tcW w:w="2763" w:type="dxa"/>
          </w:tcPr>
          <w:p w14:paraId="6B70D358" w14:textId="77777777" w:rsidR="00DE598E" w:rsidRDefault="00DE598E" w:rsidP="000D5819">
            <w:r>
              <w:t>Student</w:t>
            </w:r>
          </w:p>
        </w:tc>
        <w:tc>
          <w:tcPr>
            <w:tcW w:w="2763" w:type="dxa"/>
          </w:tcPr>
          <w:p w14:paraId="6268BBE5" w14:textId="77777777" w:rsidR="00DE598E" w:rsidRDefault="00DE598E" w:rsidP="000D5819">
            <w:r>
              <w:t>Receives</w:t>
            </w:r>
          </w:p>
        </w:tc>
        <w:tc>
          <w:tcPr>
            <w:tcW w:w="2764" w:type="dxa"/>
          </w:tcPr>
          <w:p w14:paraId="66FD33CE" w14:textId="77777777" w:rsidR="00DE598E" w:rsidRDefault="00DE598E" w:rsidP="000D5819">
            <w:r>
              <w:t>Grade</w:t>
            </w:r>
          </w:p>
        </w:tc>
      </w:tr>
      <w:tr w:rsidR="00DE598E" w14:paraId="17A4D63B" w14:textId="77777777" w:rsidTr="000D5819">
        <w:tc>
          <w:tcPr>
            <w:tcW w:w="2763" w:type="dxa"/>
          </w:tcPr>
          <w:p w14:paraId="515C2F8B" w14:textId="77777777" w:rsidR="00DE598E" w:rsidRDefault="00DE598E" w:rsidP="000D5819">
            <w:r>
              <w:t>Assignment Score</w:t>
            </w:r>
          </w:p>
        </w:tc>
        <w:tc>
          <w:tcPr>
            <w:tcW w:w="2763" w:type="dxa"/>
          </w:tcPr>
          <w:p w14:paraId="5898C382" w14:textId="77777777" w:rsidR="00DE598E" w:rsidRDefault="00DE598E" w:rsidP="000D5819">
            <w:r>
              <w:t>Scaled To</w:t>
            </w:r>
          </w:p>
        </w:tc>
        <w:tc>
          <w:tcPr>
            <w:tcW w:w="2764" w:type="dxa"/>
          </w:tcPr>
          <w:p w14:paraId="77912E29" w14:textId="77777777" w:rsidR="00DE598E" w:rsidRDefault="00DE598E" w:rsidP="000D5819">
            <w:r>
              <w:t>Marking Value</w:t>
            </w:r>
          </w:p>
        </w:tc>
      </w:tr>
      <w:tr w:rsidR="00DE598E" w14:paraId="61742E87" w14:textId="77777777" w:rsidTr="000D5819">
        <w:tc>
          <w:tcPr>
            <w:tcW w:w="2763" w:type="dxa"/>
          </w:tcPr>
          <w:p w14:paraId="29BB4850" w14:textId="77777777" w:rsidR="00DE598E" w:rsidRDefault="00DE598E" w:rsidP="000D5819">
            <w:r>
              <w:t>Grade</w:t>
            </w:r>
          </w:p>
        </w:tc>
        <w:tc>
          <w:tcPr>
            <w:tcW w:w="2763" w:type="dxa"/>
          </w:tcPr>
          <w:p w14:paraId="10D1E55B" w14:textId="77777777" w:rsidR="00DE598E" w:rsidRDefault="00DE598E" w:rsidP="000D5819">
            <w:r>
              <w:t>Scaled To</w:t>
            </w:r>
          </w:p>
        </w:tc>
        <w:tc>
          <w:tcPr>
            <w:tcW w:w="2764" w:type="dxa"/>
          </w:tcPr>
          <w:p w14:paraId="5F5881B0" w14:textId="77777777" w:rsidR="00DE598E" w:rsidRDefault="00DE598E" w:rsidP="000D5819">
            <w:r>
              <w:t>Marking Value</w:t>
            </w:r>
          </w:p>
        </w:tc>
      </w:tr>
      <w:tr w:rsidR="00894E9F" w14:paraId="2A5FDBAC" w14:textId="77777777" w:rsidTr="000D5819">
        <w:trPr>
          <w:ins w:id="55" w:author="Stuart McGrigor" w:date="2018-01-31T11:16:00Z"/>
        </w:trPr>
        <w:tc>
          <w:tcPr>
            <w:tcW w:w="2763" w:type="dxa"/>
          </w:tcPr>
          <w:p w14:paraId="75C33720" w14:textId="3A7B13E6" w:rsidR="00894E9F" w:rsidRPr="00827F70" w:rsidRDefault="00894E9F" w:rsidP="000D5819">
            <w:pPr>
              <w:rPr>
                <w:ins w:id="56" w:author="Stuart McGrigor" w:date="2018-01-31T11:16:00Z"/>
                <w:lang w:val="en-NZ"/>
              </w:rPr>
            </w:pPr>
            <w:ins w:id="57" w:author="Stuart McGrigor" w:date="2018-01-31T11:16:00Z">
              <w:r>
                <w:rPr>
                  <w:lang w:val="en-NZ"/>
                </w:rPr>
                <w:t>School</w:t>
              </w:r>
            </w:ins>
          </w:p>
        </w:tc>
        <w:tc>
          <w:tcPr>
            <w:tcW w:w="2763" w:type="dxa"/>
          </w:tcPr>
          <w:p w14:paraId="5D26B5F8" w14:textId="1EB74429" w:rsidR="00894E9F" w:rsidRPr="00827F70" w:rsidRDefault="00894E9F" w:rsidP="000D5819">
            <w:pPr>
              <w:rPr>
                <w:ins w:id="58" w:author="Stuart McGrigor" w:date="2018-01-31T11:16:00Z"/>
                <w:lang w:val="en-NZ"/>
              </w:rPr>
            </w:pPr>
            <w:ins w:id="59" w:author="Stuart McGrigor" w:date="2018-01-31T11:16:00Z">
              <w:r>
                <w:rPr>
                  <w:lang w:val="en-NZ"/>
                </w:rPr>
                <w:t>defines</w:t>
              </w:r>
            </w:ins>
          </w:p>
        </w:tc>
        <w:tc>
          <w:tcPr>
            <w:tcW w:w="2764" w:type="dxa"/>
          </w:tcPr>
          <w:p w14:paraId="311FC1F0" w14:textId="2EBCE804" w:rsidR="00894E9F" w:rsidRPr="00827F70" w:rsidRDefault="00894E9F" w:rsidP="000D5819">
            <w:pPr>
              <w:rPr>
                <w:ins w:id="60" w:author="Stuart McGrigor" w:date="2018-01-31T11:16:00Z"/>
                <w:lang w:val="en-NZ"/>
              </w:rPr>
            </w:pPr>
            <w:ins w:id="61" w:author="Stuart McGrigor" w:date="2018-01-31T11:16:00Z">
              <w:r>
                <w:rPr>
                  <w:lang w:val="en-NZ"/>
                </w:rPr>
                <w:t>MarkInfo</w:t>
              </w:r>
            </w:ins>
          </w:p>
        </w:tc>
      </w:tr>
    </w:tbl>
    <w:p w14:paraId="4129D8F8" w14:textId="77777777" w:rsidR="00DE598E" w:rsidRDefault="00DE598E" w:rsidP="00DE598E"/>
    <w:p w14:paraId="3A69650F" w14:textId="2888A73B" w:rsidR="00DE598E" w:rsidRDefault="00DE598E" w:rsidP="008E3EA6">
      <w:pPr>
        <w:pStyle w:val="2"/>
      </w:pPr>
      <w:bookmarkStart w:id="62" w:name="_Toc497142426"/>
      <w:bookmarkStart w:id="63" w:name="_Toc498607913"/>
      <w:r>
        <w:t>Logical</w:t>
      </w:r>
      <w:r w:rsidR="008E3EA6">
        <w:t xml:space="preserve"> Model</w:t>
      </w:r>
      <w:bookmarkEnd w:id="62"/>
      <w:bookmarkEnd w:id="63"/>
    </w:p>
    <w:p w14:paraId="1D2172E8" w14:textId="77777777" w:rsidR="009F669B" w:rsidRDefault="009F669B" w:rsidP="00E52A54"/>
    <w:tbl>
      <w:tblPr>
        <w:tblStyle w:val="a5"/>
        <w:tblW w:w="0" w:type="auto"/>
        <w:tblLook w:val="04A0" w:firstRow="1" w:lastRow="0" w:firstColumn="1" w:lastColumn="0" w:noHBand="0" w:noVBand="1"/>
      </w:tblPr>
      <w:tblGrid>
        <w:gridCol w:w="2764"/>
        <w:gridCol w:w="6162"/>
      </w:tblGrid>
      <w:tr w:rsidR="000F4246" w:rsidRPr="00021024" w14:paraId="6CFA579F" w14:textId="2164464F" w:rsidTr="00200E72">
        <w:tc>
          <w:tcPr>
            <w:tcW w:w="2764" w:type="dxa"/>
          </w:tcPr>
          <w:p w14:paraId="63486FEA" w14:textId="5B005304" w:rsidR="00021024" w:rsidRPr="00827F70" w:rsidRDefault="00021024" w:rsidP="000D5819">
            <w:pPr>
              <w:rPr>
                <w:b/>
                <w:i/>
                <w:color w:val="0070C0"/>
              </w:rPr>
            </w:pPr>
            <w:r w:rsidRPr="00827F70">
              <w:rPr>
                <w:b/>
                <w:i/>
                <w:color w:val="0070C0"/>
              </w:rPr>
              <w:t>Conceptual object</w:t>
            </w:r>
          </w:p>
        </w:tc>
        <w:tc>
          <w:tcPr>
            <w:tcW w:w="4162" w:type="dxa"/>
          </w:tcPr>
          <w:p w14:paraId="1EEA1AA5" w14:textId="7AC15C24" w:rsidR="00021024" w:rsidRPr="00827F70" w:rsidRDefault="00021024" w:rsidP="000D5819">
            <w:pPr>
              <w:rPr>
                <w:b/>
                <w:i/>
                <w:color w:val="0070C0"/>
              </w:rPr>
            </w:pPr>
            <w:r w:rsidRPr="00827F70">
              <w:rPr>
                <w:b/>
                <w:i/>
                <w:color w:val="0070C0"/>
              </w:rPr>
              <w:t>Logical realisation</w:t>
            </w:r>
          </w:p>
        </w:tc>
      </w:tr>
      <w:tr w:rsidR="000F4246" w:rsidRPr="0036205D" w14:paraId="4B90D839" w14:textId="160CEC88" w:rsidTr="00200E72">
        <w:tc>
          <w:tcPr>
            <w:tcW w:w="2764" w:type="dxa"/>
          </w:tcPr>
          <w:p w14:paraId="48CBBFFB" w14:textId="77777777" w:rsidR="00021024" w:rsidRDefault="00021024" w:rsidP="000D5819">
            <w:r>
              <w:t>Assessment Form</w:t>
            </w:r>
          </w:p>
        </w:tc>
        <w:tc>
          <w:tcPr>
            <w:tcW w:w="4162" w:type="dxa"/>
          </w:tcPr>
          <w:p w14:paraId="2E7C8EFE" w14:textId="77777777" w:rsidR="00021024" w:rsidRDefault="00A668CA" w:rsidP="00A668CA">
            <w:pPr>
              <w:rPr>
                <w:ins w:id="64" w:author="Nick Nicholas" w:date="2018-02-14T13:06:00Z"/>
              </w:rPr>
            </w:pPr>
            <w:r>
              <w:t>GradingAssignment/DetailedDescriptionURL, GradingAssignment/DetailedDescriptionBinary</w:t>
            </w:r>
          </w:p>
          <w:p w14:paraId="729182D5" w14:textId="77777777" w:rsidR="0036205D" w:rsidRDefault="0036205D" w:rsidP="00A668CA">
            <w:pPr>
              <w:rPr>
                <w:ins w:id="65" w:author="Nick Nicholas" w:date="2018-02-14T13:06:00Z"/>
              </w:rPr>
            </w:pPr>
          </w:p>
          <w:p w14:paraId="08DAE6EA" w14:textId="7F6FE7B5" w:rsidR="0036205D" w:rsidRPr="00827F70" w:rsidRDefault="0036205D" w:rsidP="00A668CA">
            <w:pPr>
              <w:rPr>
                <w:i/>
                <w:lang w:val="en-AU"/>
              </w:rPr>
            </w:pPr>
            <w:ins w:id="66" w:author="Nick Nicholas" w:date="2018-02-14T13:06:00Z">
              <w:r w:rsidRPr="00827F70">
                <w:rPr>
                  <w:i/>
                  <w:lang w:val="en-AU"/>
                </w:rPr>
                <w:t>(current encoding is bound 1:1 to the grading assignment, which is intended as a lightweight encoding)</w:t>
              </w:r>
            </w:ins>
          </w:p>
        </w:tc>
      </w:tr>
      <w:tr w:rsidR="000F4246" w:rsidRPr="0036205D" w14:paraId="4DFA86BD" w14:textId="50D959C0" w:rsidTr="00200E72">
        <w:tc>
          <w:tcPr>
            <w:tcW w:w="2764" w:type="dxa"/>
          </w:tcPr>
          <w:p w14:paraId="2620A8DA" w14:textId="70CF3A5D" w:rsidR="00021024" w:rsidRPr="00827F70" w:rsidRDefault="00021024" w:rsidP="000D5819">
            <w:pPr>
              <w:rPr>
                <w:lang w:val="en-AU"/>
              </w:rPr>
            </w:pPr>
            <w:r>
              <w:t xml:space="preserve">Assignment </w:t>
            </w:r>
            <w:del w:id="67" w:author="Nick Nicholas" w:date="2018-02-14T13:06:00Z">
              <w:r w:rsidDel="0036205D">
                <w:delText>Draft</w:delText>
              </w:r>
            </w:del>
            <w:ins w:id="68" w:author="Nick Nicholas" w:date="2018-02-14T13:06:00Z">
              <w:r w:rsidR="0036205D">
                <w:rPr>
                  <w:lang w:val="en-AU"/>
                </w:rPr>
                <w:t>Submission</w:t>
              </w:r>
            </w:ins>
          </w:p>
        </w:tc>
        <w:tc>
          <w:tcPr>
            <w:tcW w:w="4162" w:type="dxa"/>
          </w:tcPr>
          <w:p w14:paraId="45646DA0" w14:textId="77777777" w:rsidR="0036205D" w:rsidRDefault="004741BF" w:rsidP="000D5819">
            <w:pPr>
              <w:rPr>
                <w:ins w:id="69" w:author="Nick Nicholas" w:date="2018-02-14T13:06:00Z"/>
              </w:rPr>
            </w:pPr>
            <w:r>
              <w:t>GradingAssignmentScore</w:t>
            </w:r>
            <w:r w:rsidR="006022E3">
              <w:t>/[DraftIteration != nil]</w:t>
            </w:r>
          </w:p>
          <w:p w14:paraId="63DD9E64" w14:textId="77777777" w:rsidR="0036205D" w:rsidRDefault="0036205D" w:rsidP="000D5819">
            <w:pPr>
              <w:rPr>
                <w:ins w:id="70" w:author="Nick Nicholas" w:date="2018-02-14T13:06:00Z"/>
              </w:rPr>
            </w:pPr>
          </w:p>
          <w:p w14:paraId="3D55042D" w14:textId="516E7EF9" w:rsidR="00021024" w:rsidRPr="00827F70" w:rsidRDefault="0036205D" w:rsidP="000D5819">
            <w:pPr>
              <w:rPr>
                <w:i/>
                <w:lang w:val="en-US"/>
              </w:rPr>
            </w:pPr>
            <w:ins w:id="71" w:author="Nick Nicholas" w:date="2018-02-14T13:06:00Z">
              <w:r w:rsidRPr="00827F70">
                <w:rPr>
                  <w:i/>
                  <w:lang w:val="en-AU"/>
                </w:rPr>
                <w:t>(SIF-AU is not currently proceeding with a separate Assignment Subm</w:t>
              </w:r>
            </w:ins>
            <w:ins w:id="72" w:author="Nick Nicholas" w:date="2018-02-14T13:07:00Z">
              <w:r w:rsidRPr="00827F70">
                <w:rPr>
                  <w:i/>
                  <w:lang w:val="en-AU"/>
                </w:rPr>
                <w:t xml:space="preserve">ission object, and is not incorporating the student script in </w:t>
              </w:r>
              <w:r w:rsidRPr="00827F70">
                <w:rPr>
                  <w:i/>
                  <w:lang w:val="en-US"/>
                </w:rPr>
                <w:t>the data model. Instead, SIF-AU</w:t>
              </w:r>
            </w:ins>
            <w:ins w:id="73" w:author="Nick Nicholas" w:date="2018-02-14T13:08:00Z">
              <w:r w:rsidRPr="00827F70">
                <w:rPr>
                  <w:i/>
                  <w:lang w:val="en-US"/>
                </w:rPr>
                <w:t xml:space="preserve"> uses multiple instances of GradingAssignmentScore</w:t>
              </w:r>
              <w:r w:rsidR="004113EF" w:rsidRPr="00827F70">
                <w:rPr>
                  <w:i/>
                  <w:lang w:val="en-AU"/>
                </w:rPr>
                <w:t>, with the DraftIteration indicating which iteration of marking is represented.</w:t>
              </w:r>
            </w:ins>
            <w:ins w:id="74" w:author="Nick Nicholas" w:date="2018-02-14T13:07:00Z">
              <w:r w:rsidRPr="00827F70">
                <w:rPr>
                  <w:i/>
                  <w:lang w:val="en-US"/>
                </w:rPr>
                <w:t>)</w:t>
              </w:r>
            </w:ins>
          </w:p>
        </w:tc>
      </w:tr>
      <w:tr w:rsidR="000F4246" w14:paraId="6AC01126" w14:textId="018DFBA2" w:rsidTr="00200E72">
        <w:tc>
          <w:tcPr>
            <w:tcW w:w="2764" w:type="dxa"/>
          </w:tcPr>
          <w:p w14:paraId="71732E31" w14:textId="77777777" w:rsidR="00021024" w:rsidRDefault="00021024" w:rsidP="000D5819">
            <w:r>
              <w:t>Assignment Score</w:t>
            </w:r>
          </w:p>
        </w:tc>
        <w:tc>
          <w:tcPr>
            <w:tcW w:w="4162" w:type="dxa"/>
          </w:tcPr>
          <w:p w14:paraId="3EFB1BB1" w14:textId="3A0FB81C" w:rsidR="00021024" w:rsidRDefault="00865C50" w:rsidP="000D5819">
            <w:r>
              <w:t>GradingAssignmentScore</w:t>
            </w:r>
          </w:p>
        </w:tc>
      </w:tr>
      <w:tr w:rsidR="000F4246" w14:paraId="10E55FFE" w14:textId="7311718C" w:rsidTr="00200E72">
        <w:tc>
          <w:tcPr>
            <w:tcW w:w="2764" w:type="dxa"/>
          </w:tcPr>
          <w:p w14:paraId="3E990F1B" w14:textId="77777777" w:rsidR="00021024" w:rsidRDefault="00021024" w:rsidP="000D5819">
            <w:r>
              <w:t>Class</w:t>
            </w:r>
          </w:p>
        </w:tc>
        <w:tc>
          <w:tcPr>
            <w:tcW w:w="4162" w:type="dxa"/>
          </w:tcPr>
          <w:p w14:paraId="7F3E0463" w14:textId="7A11E975" w:rsidR="00021024" w:rsidRDefault="00FA2E36" w:rsidP="000D5819">
            <w:r>
              <w:t>TeachingGroup</w:t>
            </w:r>
          </w:p>
        </w:tc>
      </w:tr>
      <w:tr w:rsidR="000F4246" w14:paraId="05283E80" w14:textId="093B45FA" w:rsidTr="00200E72">
        <w:tc>
          <w:tcPr>
            <w:tcW w:w="2764" w:type="dxa"/>
          </w:tcPr>
          <w:p w14:paraId="4AA05D4D" w14:textId="77777777" w:rsidR="00021024" w:rsidRDefault="00021024" w:rsidP="000D5819">
            <w:r>
              <w:t>Grade</w:t>
            </w:r>
          </w:p>
        </w:tc>
        <w:tc>
          <w:tcPr>
            <w:tcW w:w="4162" w:type="dxa"/>
          </w:tcPr>
          <w:p w14:paraId="41F82C9C" w14:textId="1C3614AF" w:rsidR="00021024" w:rsidRDefault="00FA2E36" w:rsidP="000D5819">
            <w:r>
              <w:t>StudentGrade</w:t>
            </w:r>
          </w:p>
        </w:tc>
      </w:tr>
      <w:tr w:rsidR="000F4246" w14:paraId="5A26D08A" w14:textId="77905C57" w:rsidTr="00200E72">
        <w:tc>
          <w:tcPr>
            <w:tcW w:w="2764" w:type="dxa"/>
          </w:tcPr>
          <w:p w14:paraId="7FD64520" w14:textId="77777777" w:rsidR="00021024" w:rsidRDefault="00021024" w:rsidP="000D5819">
            <w:r>
              <w:t>Grading Assignment</w:t>
            </w:r>
          </w:p>
        </w:tc>
        <w:tc>
          <w:tcPr>
            <w:tcW w:w="4162" w:type="dxa"/>
          </w:tcPr>
          <w:p w14:paraId="7833676B" w14:textId="61C435B2" w:rsidR="00021024" w:rsidRDefault="00FA2E36" w:rsidP="000D5819">
            <w:r>
              <w:t>GradingAssignment</w:t>
            </w:r>
          </w:p>
        </w:tc>
      </w:tr>
      <w:tr w:rsidR="000F4246" w:rsidRPr="006436D8" w14:paraId="43A2B4F2" w14:textId="671370C6" w:rsidTr="00200E72">
        <w:tc>
          <w:tcPr>
            <w:tcW w:w="2764" w:type="dxa"/>
          </w:tcPr>
          <w:p w14:paraId="37C2B4E6" w14:textId="77777777" w:rsidR="00021024" w:rsidRDefault="00021024" w:rsidP="000D5819">
            <w:r>
              <w:lastRenderedPageBreak/>
              <w:t>Learning Area</w:t>
            </w:r>
          </w:p>
        </w:tc>
        <w:tc>
          <w:tcPr>
            <w:tcW w:w="4162" w:type="dxa"/>
          </w:tcPr>
          <w:p w14:paraId="6FDA5456" w14:textId="0B1A3FBD" w:rsidR="00021024" w:rsidRPr="00997285" w:rsidRDefault="00AD5952" w:rsidP="000D5819">
            <w:pPr>
              <w:rPr>
                <w:lang w:val="en-US"/>
              </w:rPr>
            </w:pPr>
            <w:r w:rsidRPr="00997285">
              <w:rPr>
                <w:lang w:val="en-US"/>
              </w:rPr>
              <w:t xml:space="preserve">StudentGrade/LearningArea, </w:t>
            </w:r>
            <w:r w:rsidR="0075076E" w:rsidRPr="00997285">
              <w:rPr>
                <w:lang w:val="en-US"/>
              </w:rPr>
              <w:t>GradingAssignment/LearningStandardList/LearningArea</w:t>
            </w:r>
          </w:p>
        </w:tc>
      </w:tr>
      <w:tr w:rsidR="000F4246" w14:paraId="41D687C3" w14:textId="4E76C2EB" w:rsidTr="00200E72">
        <w:tc>
          <w:tcPr>
            <w:tcW w:w="2764" w:type="dxa"/>
          </w:tcPr>
          <w:p w14:paraId="4D333DCC" w14:textId="77777777" w:rsidR="00021024" w:rsidRDefault="00021024" w:rsidP="000D5819">
            <w:r>
              <w:t>Learning Standard</w:t>
            </w:r>
          </w:p>
        </w:tc>
        <w:tc>
          <w:tcPr>
            <w:tcW w:w="4162" w:type="dxa"/>
          </w:tcPr>
          <w:p w14:paraId="3D208A03" w14:textId="418952BF" w:rsidR="00021024" w:rsidRDefault="00200E72" w:rsidP="000D5819">
            <w:r>
              <w:t>GradingAssignment/LearningStandardList/LearningStandard</w:t>
            </w:r>
          </w:p>
        </w:tc>
      </w:tr>
      <w:tr w:rsidR="000F4246" w:rsidRPr="006436D8" w14:paraId="032B19EA" w14:textId="245B6A5C" w:rsidTr="00200E72">
        <w:tc>
          <w:tcPr>
            <w:tcW w:w="2764" w:type="dxa"/>
          </w:tcPr>
          <w:p w14:paraId="5E2316B6" w14:textId="77777777" w:rsidR="00021024" w:rsidRDefault="00021024" w:rsidP="000D5819">
            <w:r>
              <w:t>Learning Standard Authority</w:t>
            </w:r>
          </w:p>
        </w:tc>
        <w:tc>
          <w:tcPr>
            <w:tcW w:w="4162" w:type="dxa"/>
          </w:tcPr>
          <w:p w14:paraId="620C1A05" w14:textId="55BBAE73" w:rsidR="00021024" w:rsidRPr="00997285" w:rsidRDefault="000F4246" w:rsidP="000F4246">
            <w:pPr>
              <w:rPr>
                <w:lang w:val="en-US"/>
              </w:rPr>
            </w:pPr>
            <w:r w:rsidRPr="00997285">
              <w:rPr>
                <w:lang w:val="en-US"/>
              </w:rPr>
              <w:t>GradingAssignment/LearningStandardList/LearningStandard/</w:t>
            </w:r>
            <w:r w:rsidR="00AD5952" w:rsidRPr="00997285">
              <w:rPr>
                <w:lang w:val="en-US"/>
              </w:rPr>
              <w:t xml:space="preserve"> </w:t>
            </w:r>
            <w:r w:rsidRPr="00997285">
              <w:rPr>
                <w:lang w:val="en-US"/>
              </w:rPr>
              <w:t>LearningStandardDescription/Curriculum</w:t>
            </w:r>
          </w:p>
        </w:tc>
      </w:tr>
      <w:tr w:rsidR="000F4246" w14:paraId="07BD9D26" w14:textId="054F206A" w:rsidTr="00200E72">
        <w:tc>
          <w:tcPr>
            <w:tcW w:w="2764" w:type="dxa"/>
          </w:tcPr>
          <w:p w14:paraId="278DD8A9" w14:textId="77777777" w:rsidR="00021024" w:rsidRDefault="00021024" w:rsidP="000D5819">
            <w:r>
              <w:t>Marking Rubric</w:t>
            </w:r>
          </w:p>
        </w:tc>
        <w:tc>
          <w:tcPr>
            <w:tcW w:w="4162" w:type="dxa"/>
          </w:tcPr>
          <w:p w14:paraId="479B39E1" w14:textId="616D291C" w:rsidR="00021024" w:rsidRDefault="00DB4810" w:rsidP="000D5819">
            <w:r>
              <w:t>GradingAssignment/RubricList/Rubric</w:t>
            </w:r>
          </w:p>
        </w:tc>
      </w:tr>
      <w:tr w:rsidR="000F4246" w14:paraId="11A6222B" w14:textId="29084F7F" w:rsidTr="00200E72">
        <w:tc>
          <w:tcPr>
            <w:tcW w:w="2764" w:type="dxa"/>
          </w:tcPr>
          <w:p w14:paraId="3FCC09F0" w14:textId="77777777" w:rsidR="00021024" w:rsidRDefault="00021024" w:rsidP="000D5819">
            <w:r>
              <w:t>Marking Value</w:t>
            </w:r>
          </w:p>
        </w:tc>
        <w:tc>
          <w:tcPr>
            <w:tcW w:w="4162" w:type="dxa"/>
          </w:tcPr>
          <w:p w14:paraId="3EDE7E0C" w14:textId="213FF2F0" w:rsidR="00021024" w:rsidRDefault="0032765A" w:rsidP="000D5819">
            <w:r>
              <w:t>MarkValueInfo</w:t>
            </w:r>
          </w:p>
        </w:tc>
      </w:tr>
      <w:tr w:rsidR="000F4246" w14:paraId="2A4705A9" w14:textId="78967410" w:rsidTr="00200E72">
        <w:tc>
          <w:tcPr>
            <w:tcW w:w="2764" w:type="dxa"/>
          </w:tcPr>
          <w:p w14:paraId="2D798744" w14:textId="77777777" w:rsidR="00021024" w:rsidRDefault="00021024" w:rsidP="000D5819">
            <w:r>
              <w:t>Rubric Score</w:t>
            </w:r>
          </w:p>
        </w:tc>
        <w:tc>
          <w:tcPr>
            <w:tcW w:w="4162" w:type="dxa"/>
          </w:tcPr>
          <w:p w14:paraId="3EEF849F" w14:textId="622CF08A" w:rsidR="00021024" w:rsidRDefault="00260615" w:rsidP="000D5819">
            <w:r>
              <w:t>GradingAssignmentScore/SubscoreList/Subscore</w:t>
            </w:r>
          </w:p>
        </w:tc>
      </w:tr>
      <w:tr w:rsidR="000F4246" w:rsidRPr="003976AB" w14:paraId="3FB58F08" w14:textId="05BF9684" w:rsidTr="00200E72">
        <w:tc>
          <w:tcPr>
            <w:tcW w:w="2764" w:type="dxa"/>
          </w:tcPr>
          <w:p w14:paraId="3CC3D455" w14:textId="77777777" w:rsidR="00021024" w:rsidRDefault="00021024" w:rsidP="000D5819">
            <w:r>
              <w:t>Special Requirements</w:t>
            </w:r>
          </w:p>
        </w:tc>
        <w:tc>
          <w:tcPr>
            <w:tcW w:w="4162" w:type="dxa"/>
          </w:tcPr>
          <w:p w14:paraId="21FDF5C2" w14:textId="50B550E2" w:rsidR="00021024" w:rsidRPr="00827F70" w:rsidRDefault="006665E8" w:rsidP="000D5819">
            <w:pPr>
              <w:rPr>
                <w:lang w:val="en-AU"/>
              </w:rPr>
            </w:pPr>
            <w:del w:id="75" w:author="Nick Nicholas" w:date="2018-02-14T12:31:00Z">
              <w:r w:rsidRPr="00827F70" w:rsidDel="008A3674">
                <w:rPr>
                  <w:lang w:val="en-US"/>
                </w:rPr>
                <w:delText>WellbeingCharacteristic</w:delText>
              </w:r>
              <w:r w:rsidR="00645890" w:rsidRPr="00827F70" w:rsidDel="008A3674">
                <w:rPr>
                  <w:lang w:val="en-US"/>
                </w:rPr>
                <w:delText xml:space="preserve">  (or NAP PNP?)</w:delText>
              </w:r>
            </w:del>
            <w:ins w:id="76" w:author="Nick Nicholas" w:date="2018-02-14T12:31:00Z">
              <w:r w:rsidR="008A3674">
                <w:rPr>
                  <w:lang w:val="en-AU"/>
                </w:rPr>
                <w:t>Personal Needs and Preferences (not modelled for Gradebook assessment)</w:t>
              </w:r>
            </w:ins>
          </w:p>
        </w:tc>
      </w:tr>
      <w:tr w:rsidR="000F4246" w14:paraId="73378C1E" w14:textId="26C9E8F9" w:rsidTr="00200E72">
        <w:tc>
          <w:tcPr>
            <w:tcW w:w="2764" w:type="dxa"/>
          </w:tcPr>
          <w:p w14:paraId="78DA8BF1" w14:textId="77777777" w:rsidR="00021024" w:rsidRDefault="00021024" w:rsidP="000D5819">
            <w:r>
              <w:t>Staff</w:t>
            </w:r>
          </w:p>
        </w:tc>
        <w:tc>
          <w:tcPr>
            <w:tcW w:w="4162" w:type="dxa"/>
          </w:tcPr>
          <w:p w14:paraId="2AFB559A" w14:textId="7AAB144F" w:rsidR="00021024" w:rsidRDefault="006665E8" w:rsidP="000D5819">
            <w:r>
              <w:t>StaffPersonal</w:t>
            </w:r>
          </w:p>
        </w:tc>
      </w:tr>
      <w:tr w:rsidR="000F4246" w14:paraId="6AEB9F14" w14:textId="070FB0D1" w:rsidTr="00200E72">
        <w:tc>
          <w:tcPr>
            <w:tcW w:w="2764" w:type="dxa"/>
          </w:tcPr>
          <w:p w14:paraId="2C62F206" w14:textId="77777777" w:rsidR="00021024" w:rsidRDefault="00021024" w:rsidP="000D5819">
            <w:r>
              <w:t>Student</w:t>
            </w:r>
          </w:p>
        </w:tc>
        <w:tc>
          <w:tcPr>
            <w:tcW w:w="4162" w:type="dxa"/>
          </w:tcPr>
          <w:p w14:paraId="7FFEFA6B" w14:textId="6BFC0864" w:rsidR="00021024" w:rsidRDefault="00FB4A3B" w:rsidP="000D5819">
            <w:r>
              <w:t>StudentPersonal</w:t>
            </w:r>
          </w:p>
        </w:tc>
      </w:tr>
      <w:tr w:rsidR="000F4246" w14:paraId="5F6DAFEA" w14:textId="73D9D96C" w:rsidTr="00200E72">
        <w:tc>
          <w:tcPr>
            <w:tcW w:w="2764" w:type="dxa"/>
          </w:tcPr>
          <w:p w14:paraId="46D473DD" w14:textId="77777777" w:rsidR="00021024" w:rsidRDefault="00021024" w:rsidP="000D5819">
            <w:r>
              <w:t>Term</w:t>
            </w:r>
          </w:p>
        </w:tc>
        <w:tc>
          <w:tcPr>
            <w:tcW w:w="4162" w:type="dxa"/>
          </w:tcPr>
          <w:p w14:paraId="0776FC80" w14:textId="3EDAD7F1" w:rsidR="00021024" w:rsidRDefault="00FB4A3B" w:rsidP="000D5819">
            <w:r>
              <w:t>TermInfo</w:t>
            </w:r>
          </w:p>
        </w:tc>
      </w:tr>
    </w:tbl>
    <w:p w14:paraId="03677890" w14:textId="77777777" w:rsidR="000D5819" w:rsidRDefault="000D5819" w:rsidP="00E52A54"/>
    <w:p w14:paraId="4E1AED55" w14:textId="35C47860" w:rsidR="00E52A54" w:rsidRDefault="00E52A54" w:rsidP="00656860">
      <w:pPr>
        <w:pStyle w:val="2"/>
      </w:pPr>
      <w:bookmarkStart w:id="77" w:name="_Toc497142427"/>
      <w:bookmarkStart w:id="78" w:name="_Toc498607914"/>
      <w:r>
        <w:t>Workflows</w:t>
      </w:r>
      <w:bookmarkEnd w:id="77"/>
      <w:bookmarkEnd w:id="78"/>
    </w:p>
    <w:p w14:paraId="48E5DFB8" w14:textId="1AB81C1A" w:rsidR="00E52A54" w:rsidRPr="00223C30" w:rsidRDefault="00656860" w:rsidP="008A3674">
      <w:pPr>
        <w:pStyle w:val="3"/>
      </w:pPr>
      <w:bookmarkStart w:id="79" w:name="_Toc498607915"/>
      <w:r w:rsidRPr="00223C30">
        <w:t>Formative Assessment within school:</w:t>
      </w:r>
      <w:bookmarkEnd w:id="79"/>
    </w:p>
    <w:p w14:paraId="5D0F23B2" w14:textId="324EFFEA" w:rsidR="008D5930" w:rsidRDefault="00223C30">
      <w:r>
        <w:t>Input:</w:t>
      </w:r>
    </w:p>
    <w:p w14:paraId="318297B0" w14:textId="77777777" w:rsidR="0018524C" w:rsidRDefault="00223C30" w:rsidP="00223C30">
      <w:pPr>
        <w:pStyle w:val="a3"/>
        <w:numPr>
          <w:ilvl w:val="0"/>
          <w:numId w:val="24"/>
        </w:numPr>
      </w:pPr>
      <w:r>
        <w:t>StudentPersonal</w:t>
      </w:r>
    </w:p>
    <w:p w14:paraId="45F60032" w14:textId="77777777" w:rsidR="0018524C" w:rsidRDefault="00223C30" w:rsidP="00223C30">
      <w:pPr>
        <w:pStyle w:val="a3"/>
        <w:numPr>
          <w:ilvl w:val="0"/>
          <w:numId w:val="24"/>
        </w:numPr>
      </w:pPr>
      <w:r>
        <w:t>St</w:t>
      </w:r>
      <w:r w:rsidR="0018524C">
        <w:t>affPersonal</w:t>
      </w:r>
    </w:p>
    <w:p w14:paraId="48DF0564" w14:textId="2EDE9F73" w:rsidR="00AC1AA4" w:rsidRDefault="00AC1AA4" w:rsidP="00223C30">
      <w:pPr>
        <w:pStyle w:val="a3"/>
        <w:numPr>
          <w:ilvl w:val="0"/>
          <w:numId w:val="24"/>
        </w:numPr>
      </w:pPr>
      <w:r>
        <w:t>TeachingGroup</w:t>
      </w:r>
    </w:p>
    <w:p w14:paraId="241AC6F2" w14:textId="03DA8234" w:rsidR="00223C30" w:rsidRDefault="00223C30" w:rsidP="00223C30">
      <w:pPr>
        <w:pStyle w:val="a3"/>
        <w:numPr>
          <w:ilvl w:val="0"/>
          <w:numId w:val="24"/>
        </w:numPr>
      </w:pPr>
      <w:r>
        <w:t>GradingAssignment</w:t>
      </w:r>
    </w:p>
    <w:p w14:paraId="61B4A5A4" w14:textId="6A4371F9" w:rsidR="006D6250" w:rsidRDefault="006D6250" w:rsidP="006D6250">
      <w:pPr>
        <w:pStyle w:val="a3"/>
        <w:numPr>
          <w:ilvl w:val="1"/>
          <w:numId w:val="24"/>
        </w:numPr>
      </w:pPr>
      <w:r>
        <w:t>Form</w:t>
      </w:r>
    </w:p>
    <w:p w14:paraId="639DE6E2" w14:textId="3BAF54DA" w:rsidR="00D80134" w:rsidRDefault="00D80134" w:rsidP="006D6250">
      <w:pPr>
        <w:pStyle w:val="a3"/>
        <w:numPr>
          <w:ilvl w:val="1"/>
          <w:numId w:val="24"/>
        </w:numPr>
      </w:pPr>
      <w:r>
        <w:t>Prerequisite</w:t>
      </w:r>
    </w:p>
    <w:p w14:paraId="2B73D618" w14:textId="15E92FF6" w:rsidR="00A24200" w:rsidRDefault="00A24200" w:rsidP="006D6250">
      <w:pPr>
        <w:pStyle w:val="a3"/>
        <w:numPr>
          <w:ilvl w:val="1"/>
          <w:numId w:val="24"/>
        </w:numPr>
      </w:pPr>
      <w:r>
        <w:t>Rubric</w:t>
      </w:r>
    </w:p>
    <w:p w14:paraId="423B1F2D" w14:textId="11DDAE53" w:rsidR="00223C30" w:rsidRDefault="00223C30" w:rsidP="00223C30">
      <w:r>
        <w:t>Output:</w:t>
      </w:r>
    </w:p>
    <w:p w14:paraId="737D191D" w14:textId="75D34B76" w:rsidR="00223C30" w:rsidRDefault="004663F5" w:rsidP="00223C30">
      <w:pPr>
        <w:pStyle w:val="a3"/>
        <w:numPr>
          <w:ilvl w:val="0"/>
          <w:numId w:val="24"/>
        </w:numPr>
      </w:pPr>
      <w:r>
        <w:t>GradingAssignmentScore</w:t>
      </w:r>
    </w:p>
    <w:p w14:paraId="3C34C479" w14:textId="027CA82A" w:rsidR="00D263BE" w:rsidRDefault="0013356B" w:rsidP="00D263BE">
      <w:pPr>
        <w:pStyle w:val="a3"/>
        <w:numPr>
          <w:ilvl w:val="1"/>
          <w:numId w:val="24"/>
        </w:numPr>
      </w:pPr>
      <w:r>
        <w:t xml:space="preserve">Student </w:t>
      </w:r>
      <w:r w:rsidR="00707298">
        <w:t>R</w:t>
      </w:r>
      <w:r w:rsidR="00D263BE">
        <w:t>esponse</w:t>
      </w:r>
    </w:p>
    <w:p w14:paraId="1C472A83" w14:textId="7136B15D" w:rsidR="008C0B1A" w:rsidRDefault="008C0B1A" w:rsidP="00D263BE">
      <w:pPr>
        <w:pStyle w:val="a3"/>
        <w:numPr>
          <w:ilvl w:val="1"/>
          <w:numId w:val="24"/>
        </w:numPr>
      </w:pPr>
      <w:r>
        <w:t>Teacher Judgement</w:t>
      </w:r>
    </w:p>
    <w:p w14:paraId="46386FE3" w14:textId="0B1668E0" w:rsidR="004A35E1" w:rsidRDefault="004A35E1" w:rsidP="00D263BE">
      <w:pPr>
        <w:pStyle w:val="a3"/>
        <w:numPr>
          <w:ilvl w:val="1"/>
          <w:numId w:val="24"/>
        </w:numPr>
      </w:pPr>
      <w:r>
        <w:t>Grade</w:t>
      </w:r>
    </w:p>
    <w:p w14:paraId="7E292251" w14:textId="75C21F21" w:rsidR="004A35E1" w:rsidRDefault="004A35E1" w:rsidP="00D263BE">
      <w:pPr>
        <w:pStyle w:val="a3"/>
        <w:numPr>
          <w:ilvl w:val="1"/>
          <w:numId w:val="24"/>
        </w:numPr>
      </w:pPr>
      <w:r>
        <w:t>Subscores</w:t>
      </w:r>
    </w:p>
    <w:p w14:paraId="3F61FB89" w14:textId="0315174E" w:rsidR="00852D55" w:rsidRDefault="00852D55" w:rsidP="00852D55">
      <w:r>
        <w:t>Steps:</w:t>
      </w:r>
    </w:p>
    <w:p w14:paraId="4D946FDC" w14:textId="1C1E6F2D" w:rsidR="00852D55" w:rsidRDefault="00852D55" w:rsidP="00852D55">
      <w:pPr>
        <w:pStyle w:val="a3"/>
        <w:numPr>
          <w:ilvl w:val="0"/>
          <w:numId w:val="24"/>
        </w:numPr>
        <w:rPr>
          <w:ins w:id="80" w:author="Nick Nicholas" w:date="2018-02-14T12:27:00Z"/>
        </w:rPr>
      </w:pPr>
      <w:r>
        <w:t>Teacher assigns GradingAssignment to TeachingGroup</w:t>
      </w:r>
    </w:p>
    <w:p w14:paraId="44FA13A0" w14:textId="77777777" w:rsidR="00320511" w:rsidRDefault="00320511" w:rsidP="00852D55">
      <w:pPr>
        <w:pStyle w:val="a3"/>
        <w:numPr>
          <w:ilvl w:val="0"/>
          <w:numId w:val="24"/>
        </w:numPr>
        <w:rPr>
          <w:ins w:id="81" w:author="Nick Nicholas" w:date="2018-02-14T12:30:00Z"/>
        </w:rPr>
      </w:pPr>
      <w:ins w:id="82" w:author="Nick Nicholas" w:date="2018-02-14T12:27:00Z">
        <w:r>
          <w:t>Alt: Teacher assigns different</w:t>
        </w:r>
      </w:ins>
      <w:ins w:id="83" w:author="Nick Nicholas" w:date="2018-02-14T12:28:00Z">
        <w:r>
          <w:t xml:space="preserve"> GradingAssignments to different students within the TeachingGroup, based on the students’ Personal Needs and Preferences and the </w:t>
        </w:r>
      </w:ins>
      <w:ins w:id="84" w:author="Nick Nicholas" w:date="2018-02-14T12:29:00Z">
        <w:r>
          <w:t xml:space="preserve">properties of the GradingAssignment. </w:t>
        </w:r>
      </w:ins>
    </w:p>
    <w:p w14:paraId="569BCB1E" w14:textId="63EAE257" w:rsidR="00320511" w:rsidRDefault="00320511" w:rsidP="008A3674">
      <w:pPr>
        <w:pStyle w:val="a3"/>
        <w:numPr>
          <w:ilvl w:val="1"/>
          <w:numId w:val="24"/>
        </w:numPr>
      </w:pPr>
      <w:ins w:id="85" w:author="Nick Nicholas" w:date="2018-02-14T12:29:00Z">
        <w:r>
          <w:t xml:space="preserve">This selection process is treated as happening out of band, and is not reflected in attributes of GradingAssignment. (For secondary assessment, </w:t>
        </w:r>
      </w:ins>
      <w:ins w:id="86" w:author="Nick Nicholas" w:date="2018-02-14T12:30:00Z">
        <w:r>
          <w:t>Personal Needs and Preferences are represented explicitly.)</w:t>
        </w:r>
      </w:ins>
    </w:p>
    <w:p w14:paraId="3D390834" w14:textId="6C4A22A4" w:rsidR="00D34E68" w:rsidRDefault="00D34E68" w:rsidP="00852D55">
      <w:pPr>
        <w:pStyle w:val="a3"/>
        <w:numPr>
          <w:ilvl w:val="0"/>
          <w:numId w:val="24"/>
        </w:numPr>
      </w:pPr>
      <w:r>
        <w:t>Optional: Student demonstrates that they satisfy the prerequisites for the GradingAssignment, in order for their attempt to be graded</w:t>
      </w:r>
    </w:p>
    <w:p w14:paraId="6B284612" w14:textId="7DB68FBA" w:rsidR="00852D55" w:rsidRDefault="004C2DC3" w:rsidP="00852D55">
      <w:pPr>
        <w:pStyle w:val="a3"/>
        <w:numPr>
          <w:ilvl w:val="0"/>
          <w:numId w:val="24"/>
        </w:numPr>
      </w:pPr>
      <w:r>
        <w:t>Student in TeachingGroup attempts GradingAssignment</w:t>
      </w:r>
      <w:r w:rsidR="00017C78">
        <w:t>, by responding to</w:t>
      </w:r>
      <w:r w:rsidR="0028209A">
        <w:t xml:space="preserve"> </w:t>
      </w:r>
      <w:r w:rsidR="00017C78">
        <w:t xml:space="preserve">GradingAssignment </w:t>
      </w:r>
      <w:r w:rsidR="0028209A">
        <w:t>form</w:t>
      </w:r>
    </w:p>
    <w:p w14:paraId="5544513A" w14:textId="38ED08EB" w:rsidR="00874734" w:rsidRDefault="00874734" w:rsidP="00852D55">
      <w:pPr>
        <w:pStyle w:val="a3"/>
        <w:numPr>
          <w:ilvl w:val="0"/>
          <w:numId w:val="24"/>
        </w:numPr>
      </w:pPr>
      <w:r>
        <w:t>Student in TeachingGroup submits GradingAssignment response</w:t>
      </w:r>
    </w:p>
    <w:p w14:paraId="35DD9F72" w14:textId="77777777" w:rsidR="009C2BEF" w:rsidRDefault="00C872D7" w:rsidP="009C2BEF">
      <w:pPr>
        <w:pStyle w:val="a3"/>
        <w:numPr>
          <w:ilvl w:val="0"/>
          <w:numId w:val="24"/>
        </w:numPr>
      </w:pPr>
      <w:r>
        <w:t>Teacher grades GradingAssignment response</w:t>
      </w:r>
      <w:r w:rsidR="009C2BEF">
        <w:t>, resulting in GradingAssignmentScore</w:t>
      </w:r>
    </w:p>
    <w:p w14:paraId="1CB1F4FA" w14:textId="09F97AA5" w:rsidR="009672E5" w:rsidRDefault="009672E5" w:rsidP="009672E5">
      <w:pPr>
        <w:pStyle w:val="a3"/>
        <w:numPr>
          <w:ilvl w:val="1"/>
          <w:numId w:val="24"/>
        </w:numPr>
      </w:pPr>
      <w:r>
        <w:t>Optional: where GradingAssignment rubrics are present, Teacher assigns subscores specific to the rubrics</w:t>
      </w:r>
    </w:p>
    <w:p w14:paraId="32BA2FFC" w14:textId="3171FD13" w:rsidR="004633B1" w:rsidRDefault="004633B1" w:rsidP="009C2BEF">
      <w:pPr>
        <w:pStyle w:val="a3"/>
        <w:numPr>
          <w:ilvl w:val="0"/>
          <w:numId w:val="24"/>
        </w:numPr>
      </w:pPr>
      <w:r>
        <w:t xml:space="preserve">Teacher circulates GradingAssignmentScore </w:t>
      </w:r>
      <w:r w:rsidR="001B09E6">
        <w:t>(grade, judgement</w:t>
      </w:r>
      <w:r w:rsidR="004A35E1">
        <w:t>, subscores</w:t>
      </w:r>
      <w:r w:rsidR="001B09E6">
        <w:t xml:space="preserve">) </w:t>
      </w:r>
      <w:r>
        <w:t>to Student as feedback</w:t>
      </w:r>
    </w:p>
    <w:p w14:paraId="7370EB47" w14:textId="5D92660D" w:rsidR="00A86F6D" w:rsidRDefault="00A86F6D" w:rsidP="009C2BEF">
      <w:pPr>
        <w:pStyle w:val="a3"/>
        <w:numPr>
          <w:ilvl w:val="0"/>
          <w:numId w:val="24"/>
        </w:numPr>
      </w:pPr>
      <w:r>
        <w:t xml:space="preserve">Teacher records GradingAssignmentScore in </w:t>
      </w:r>
      <w:r w:rsidR="00806074">
        <w:t>markbook for student</w:t>
      </w:r>
    </w:p>
    <w:p w14:paraId="5FD7F10F" w14:textId="4EDDEE48" w:rsidR="00C872D7" w:rsidRDefault="0028209A" w:rsidP="00852D55">
      <w:pPr>
        <w:pStyle w:val="a3"/>
        <w:numPr>
          <w:ilvl w:val="0"/>
          <w:numId w:val="24"/>
        </w:numPr>
      </w:pPr>
      <w:r>
        <w:t>Optional: GradingAssignmentScore incorporates GradingAssignment response</w:t>
      </w:r>
    </w:p>
    <w:p w14:paraId="7277709E" w14:textId="77777777" w:rsidR="00852D55" w:rsidRDefault="00852D55" w:rsidP="00852D55"/>
    <w:p w14:paraId="212CBA2C" w14:textId="52749AEC" w:rsidR="00983841" w:rsidRPr="00223C30" w:rsidRDefault="00983841">
      <w:pPr>
        <w:pStyle w:val="3"/>
      </w:pPr>
      <w:bookmarkStart w:id="87" w:name="_Toc498607916"/>
      <w:r w:rsidRPr="00223C30">
        <w:t>Formative Assessment within school</w:t>
      </w:r>
      <w:r>
        <w:t>, remedial use</w:t>
      </w:r>
      <w:r w:rsidRPr="00223C30">
        <w:t>:</w:t>
      </w:r>
      <w:bookmarkEnd w:id="87"/>
    </w:p>
    <w:p w14:paraId="4BEEEDA5" w14:textId="77777777" w:rsidR="00983841" w:rsidRDefault="00983841" w:rsidP="00983841">
      <w:r>
        <w:t>Input:</w:t>
      </w:r>
    </w:p>
    <w:p w14:paraId="281FAD9B" w14:textId="77777777" w:rsidR="00983841" w:rsidRDefault="00983841" w:rsidP="00983841">
      <w:pPr>
        <w:pStyle w:val="a3"/>
        <w:numPr>
          <w:ilvl w:val="0"/>
          <w:numId w:val="24"/>
        </w:numPr>
      </w:pPr>
      <w:r>
        <w:lastRenderedPageBreak/>
        <w:t>StudentPersonal</w:t>
      </w:r>
    </w:p>
    <w:p w14:paraId="6253E4E7" w14:textId="77777777" w:rsidR="00983841" w:rsidRDefault="00983841" w:rsidP="00983841">
      <w:pPr>
        <w:pStyle w:val="a3"/>
        <w:numPr>
          <w:ilvl w:val="0"/>
          <w:numId w:val="24"/>
        </w:numPr>
      </w:pPr>
      <w:r>
        <w:t>StaffPersonal</w:t>
      </w:r>
    </w:p>
    <w:p w14:paraId="47816AB4" w14:textId="77777777" w:rsidR="00983841" w:rsidRDefault="00983841" w:rsidP="00983841">
      <w:pPr>
        <w:pStyle w:val="a3"/>
        <w:numPr>
          <w:ilvl w:val="0"/>
          <w:numId w:val="24"/>
        </w:numPr>
      </w:pPr>
      <w:r>
        <w:t>TeachingGroup</w:t>
      </w:r>
    </w:p>
    <w:p w14:paraId="4AE74DBD" w14:textId="77777777" w:rsidR="00983841" w:rsidRDefault="00983841" w:rsidP="00983841">
      <w:pPr>
        <w:pStyle w:val="a3"/>
        <w:numPr>
          <w:ilvl w:val="0"/>
          <w:numId w:val="24"/>
        </w:numPr>
      </w:pPr>
      <w:r>
        <w:t>GradingAssignment</w:t>
      </w:r>
    </w:p>
    <w:p w14:paraId="269E170A" w14:textId="77777777" w:rsidR="00983841" w:rsidRDefault="00983841" w:rsidP="00983841">
      <w:pPr>
        <w:pStyle w:val="a3"/>
        <w:numPr>
          <w:ilvl w:val="1"/>
          <w:numId w:val="24"/>
        </w:numPr>
      </w:pPr>
      <w:r>
        <w:t>Form</w:t>
      </w:r>
    </w:p>
    <w:p w14:paraId="66FE726C" w14:textId="4A788C06" w:rsidR="00983841" w:rsidRDefault="00983841" w:rsidP="00983841">
      <w:pPr>
        <w:pStyle w:val="a3"/>
        <w:numPr>
          <w:ilvl w:val="1"/>
          <w:numId w:val="24"/>
        </w:numPr>
      </w:pPr>
      <w:r>
        <w:t>Subassignments</w:t>
      </w:r>
    </w:p>
    <w:p w14:paraId="53A04BC9" w14:textId="47883F47" w:rsidR="00BB1C3F" w:rsidRDefault="00BB1C3F" w:rsidP="00983841">
      <w:pPr>
        <w:pStyle w:val="a3"/>
        <w:numPr>
          <w:ilvl w:val="1"/>
          <w:numId w:val="24"/>
        </w:numPr>
      </w:pPr>
      <w:r>
        <w:t>Learning Standards</w:t>
      </w:r>
    </w:p>
    <w:p w14:paraId="19E6AA22" w14:textId="77777777" w:rsidR="00983841" w:rsidRDefault="00983841" w:rsidP="00983841">
      <w:r>
        <w:t>Output:</w:t>
      </w:r>
    </w:p>
    <w:p w14:paraId="4119A97A" w14:textId="77777777" w:rsidR="00983841" w:rsidRDefault="00983841" w:rsidP="00983841">
      <w:pPr>
        <w:pStyle w:val="a3"/>
        <w:numPr>
          <w:ilvl w:val="0"/>
          <w:numId w:val="24"/>
        </w:numPr>
      </w:pPr>
      <w:r>
        <w:t>GradingAssignmentScore</w:t>
      </w:r>
    </w:p>
    <w:p w14:paraId="10877FF8" w14:textId="3A53BC15" w:rsidR="00983841" w:rsidRDefault="00983841" w:rsidP="00983841">
      <w:pPr>
        <w:pStyle w:val="a3"/>
        <w:numPr>
          <w:ilvl w:val="1"/>
          <w:numId w:val="24"/>
        </w:numPr>
      </w:pPr>
      <w:r>
        <w:t xml:space="preserve">Student </w:t>
      </w:r>
      <w:r w:rsidR="005161EC">
        <w:t>Submission</w:t>
      </w:r>
    </w:p>
    <w:p w14:paraId="39450DFB" w14:textId="77777777" w:rsidR="00983841" w:rsidRDefault="00983841" w:rsidP="00983841">
      <w:pPr>
        <w:pStyle w:val="a3"/>
        <w:numPr>
          <w:ilvl w:val="1"/>
          <w:numId w:val="24"/>
        </w:numPr>
      </w:pPr>
      <w:r>
        <w:t>Teacher Judgement</w:t>
      </w:r>
    </w:p>
    <w:p w14:paraId="29363B90" w14:textId="77777777" w:rsidR="00983841" w:rsidRDefault="00983841" w:rsidP="00983841">
      <w:pPr>
        <w:pStyle w:val="a3"/>
        <w:numPr>
          <w:ilvl w:val="1"/>
          <w:numId w:val="24"/>
        </w:numPr>
      </w:pPr>
      <w:r>
        <w:t>Grade</w:t>
      </w:r>
    </w:p>
    <w:p w14:paraId="2097D3F0" w14:textId="77777777" w:rsidR="00983841" w:rsidRDefault="00983841" w:rsidP="00983841">
      <w:pPr>
        <w:pStyle w:val="a3"/>
        <w:numPr>
          <w:ilvl w:val="1"/>
          <w:numId w:val="24"/>
        </w:numPr>
      </w:pPr>
      <w:r>
        <w:t>Subscores</w:t>
      </w:r>
    </w:p>
    <w:p w14:paraId="75DDF867" w14:textId="6087D162" w:rsidR="00C67458" w:rsidRDefault="00C67458" w:rsidP="00983841">
      <w:pPr>
        <w:pStyle w:val="a3"/>
        <w:numPr>
          <w:ilvl w:val="1"/>
          <w:numId w:val="24"/>
        </w:numPr>
      </w:pPr>
      <w:r>
        <w:t>Learning Standard breakdown of score</w:t>
      </w:r>
    </w:p>
    <w:p w14:paraId="7BAA62BE" w14:textId="77777777" w:rsidR="00983841" w:rsidRDefault="00983841" w:rsidP="00983841">
      <w:r>
        <w:t>Steps:</w:t>
      </w:r>
    </w:p>
    <w:p w14:paraId="529B1AF1" w14:textId="77777777" w:rsidR="00983841" w:rsidRDefault="00983841" w:rsidP="00983841">
      <w:pPr>
        <w:pStyle w:val="a3"/>
        <w:numPr>
          <w:ilvl w:val="0"/>
          <w:numId w:val="24"/>
        </w:numPr>
      </w:pPr>
      <w:r>
        <w:t>Teacher assigns GradingAssignment to TeachingGroup</w:t>
      </w:r>
    </w:p>
    <w:p w14:paraId="100DDBE6" w14:textId="13D30843" w:rsidR="0036665F" w:rsidRDefault="0036665F" w:rsidP="00B57290">
      <w:pPr>
        <w:pStyle w:val="a3"/>
        <w:numPr>
          <w:ilvl w:val="1"/>
          <w:numId w:val="24"/>
        </w:numPr>
      </w:pPr>
      <w:r>
        <w:t>Related LearningStandards</w:t>
      </w:r>
      <w:r w:rsidR="00B57290">
        <w:t xml:space="preserve"> captured for GradingAssignment</w:t>
      </w:r>
    </w:p>
    <w:p w14:paraId="5E68388F" w14:textId="2F0F0B6B" w:rsidR="00983841" w:rsidRDefault="00983841" w:rsidP="00B57290">
      <w:pPr>
        <w:pStyle w:val="a3"/>
        <w:numPr>
          <w:ilvl w:val="1"/>
          <w:numId w:val="24"/>
        </w:numPr>
        <w:rPr>
          <w:ins w:id="88" w:author="Nick Nicholas" w:date="2018-02-12T14:45:00Z"/>
        </w:rPr>
      </w:pPr>
      <w:r>
        <w:t xml:space="preserve">Details of GradingAssignment </w:t>
      </w:r>
      <w:r w:rsidR="00A63C8B">
        <w:t xml:space="preserve">components (e.g. items) </w:t>
      </w:r>
      <w:r>
        <w:t xml:space="preserve">captured </w:t>
      </w:r>
      <w:r w:rsidR="00BD7991">
        <w:t>as</w:t>
      </w:r>
      <w:r>
        <w:t xml:space="preserve"> subassignment</w:t>
      </w:r>
      <w:r w:rsidR="005A0BC8">
        <w:t>s</w:t>
      </w:r>
      <w:r>
        <w:t xml:space="preserve"> of </w:t>
      </w:r>
      <w:r w:rsidR="005A0BC8">
        <w:t>the GradingAssignment</w:t>
      </w:r>
    </w:p>
    <w:p w14:paraId="6F35D784" w14:textId="3E0C4DB5" w:rsidR="005026E3" w:rsidRDefault="005026E3">
      <w:pPr>
        <w:pStyle w:val="a3"/>
        <w:numPr>
          <w:ilvl w:val="0"/>
          <w:numId w:val="24"/>
        </w:numPr>
        <w:pPrChange w:id="89" w:author="Nick Nicholas" w:date="2018-02-12T14:45:00Z">
          <w:pPr>
            <w:pStyle w:val="a3"/>
            <w:numPr>
              <w:ilvl w:val="1"/>
              <w:numId w:val="24"/>
            </w:numPr>
            <w:ind w:left="1440" w:hanging="360"/>
          </w:pPr>
        </w:pPrChange>
      </w:pPr>
      <w:ins w:id="90" w:author="Nick Nicholas" w:date="2018-02-12T14:45:00Z">
        <w:r>
          <w:t>Alt: Teacher assigns GradingAssignment to individual Student, outside context of TeachingGroup (e.g. remedially).</w:t>
        </w:r>
      </w:ins>
    </w:p>
    <w:p w14:paraId="23657C93" w14:textId="17C4E1A3" w:rsidR="00983841" w:rsidRDefault="00983841" w:rsidP="00983841">
      <w:pPr>
        <w:pStyle w:val="a3"/>
        <w:numPr>
          <w:ilvl w:val="0"/>
          <w:numId w:val="24"/>
        </w:numPr>
      </w:pPr>
      <w:r>
        <w:t xml:space="preserve">Student </w:t>
      </w:r>
      <w:del w:id="91" w:author="Nick Nicholas" w:date="2018-02-12T14:45:00Z">
        <w:r w:rsidDel="005026E3">
          <w:delText xml:space="preserve">in TeachingGroup </w:delText>
        </w:r>
      </w:del>
      <w:r>
        <w:t>attempts GradingAssignment, by responding to GradingAssignment form</w:t>
      </w:r>
    </w:p>
    <w:p w14:paraId="0768D1E5" w14:textId="34FE5FC1" w:rsidR="00983841" w:rsidRDefault="00983841" w:rsidP="00983841">
      <w:pPr>
        <w:pStyle w:val="a3"/>
        <w:numPr>
          <w:ilvl w:val="0"/>
          <w:numId w:val="24"/>
        </w:numPr>
      </w:pPr>
      <w:r>
        <w:t xml:space="preserve">Student </w:t>
      </w:r>
      <w:del w:id="92" w:author="Nick Nicholas" w:date="2018-02-12T14:45:00Z">
        <w:r w:rsidDel="005026E3">
          <w:delText xml:space="preserve">in TeachingGroup </w:delText>
        </w:r>
      </w:del>
      <w:r>
        <w:t>submits GradingAssignment response</w:t>
      </w:r>
    </w:p>
    <w:p w14:paraId="5B490466" w14:textId="77777777" w:rsidR="00983841" w:rsidRDefault="00983841" w:rsidP="00983841">
      <w:pPr>
        <w:pStyle w:val="a3"/>
        <w:numPr>
          <w:ilvl w:val="0"/>
          <w:numId w:val="24"/>
        </w:numPr>
      </w:pPr>
      <w:r>
        <w:t>Teacher grades GradingAssignment response, resulting in GradingAssignmentScore</w:t>
      </w:r>
    </w:p>
    <w:p w14:paraId="3DBE6824" w14:textId="48267A0A" w:rsidR="002040A5" w:rsidRDefault="005161EC" w:rsidP="002040A5">
      <w:pPr>
        <w:pStyle w:val="a3"/>
        <w:numPr>
          <w:ilvl w:val="1"/>
          <w:numId w:val="24"/>
        </w:numPr>
      </w:pPr>
      <w:ins w:id="93" w:author="Stuart McGrigor" w:date="2018-01-31T11:27:00Z">
        <w:r>
          <w:t>Scores of</w:t>
        </w:r>
      </w:ins>
      <w:r w:rsidR="002040A5">
        <w:t xml:space="preserve"> individual subassignments of the GradingAssignment captured as </w:t>
      </w:r>
      <w:r w:rsidR="00D25AA1">
        <w:t>GradingAssignmentScores specific to those subassignments</w:t>
      </w:r>
    </w:p>
    <w:p w14:paraId="361D6D47" w14:textId="208E2B71" w:rsidR="00C67458" w:rsidRDefault="00C67458" w:rsidP="002040A5">
      <w:pPr>
        <w:pStyle w:val="a3"/>
        <w:numPr>
          <w:ilvl w:val="1"/>
          <w:numId w:val="24"/>
        </w:numPr>
      </w:pPr>
      <w:r>
        <w:t>Score</w:t>
      </w:r>
      <w:r w:rsidR="004E4CC0">
        <w:t xml:space="preserve"> breakdown is captured for individual Learning Standards</w:t>
      </w:r>
    </w:p>
    <w:p w14:paraId="1B3A9E77" w14:textId="77777777" w:rsidR="00983841" w:rsidRDefault="00983841" w:rsidP="00983841">
      <w:pPr>
        <w:pStyle w:val="a3"/>
        <w:numPr>
          <w:ilvl w:val="0"/>
          <w:numId w:val="24"/>
        </w:numPr>
      </w:pPr>
      <w:r>
        <w:t>Teacher circulates GradingAssignmentScore (grade, judgement, subscores) to Student as feedback</w:t>
      </w:r>
    </w:p>
    <w:p w14:paraId="0146A2BA" w14:textId="45233420" w:rsidR="00E041AE" w:rsidRDefault="00E041AE" w:rsidP="00983841">
      <w:pPr>
        <w:pStyle w:val="a3"/>
        <w:numPr>
          <w:ilvl w:val="0"/>
          <w:numId w:val="24"/>
        </w:numPr>
      </w:pPr>
      <w:r>
        <w:t>Teacher uses Learning Standards breakdown of GradingAssignmentScore, and score breakdown by subassignment, to identify particular areas of weakness for student performance</w:t>
      </w:r>
    </w:p>
    <w:p w14:paraId="07DEDEA3" w14:textId="5CACC763" w:rsidR="00983841" w:rsidRDefault="00983841" w:rsidP="00517D60">
      <w:pPr>
        <w:pStyle w:val="a3"/>
        <w:numPr>
          <w:ilvl w:val="0"/>
          <w:numId w:val="24"/>
        </w:numPr>
      </w:pPr>
      <w:r>
        <w:t xml:space="preserve">Teacher </w:t>
      </w:r>
      <w:r w:rsidR="00517D60">
        <w:t xml:space="preserve">devises teaching plan using resources to reinforce learning for student around problem areas identified </w:t>
      </w:r>
    </w:p>
    <w:p w14:paraId="0C0FBA8E" w14:textId="77777777" w:rsidR="00983841" w:rsidRPr="00997285" w:rsidRDefault="00983841" w:rsidP="00983841">
      <w:pPr>
        <w:rPr>
          <w:lang w:val="en-US"/>
        </w:rPr>
      </w:pPr>
    </w:p>
    <w:p w14:paraId="1A69B1EA" w14:textId="4225B733" w:rsidR="002C5F0F" w:rsidRPr="00223C30" w:rsidRDefault="002C5F0F">
      <w:pPr>
        <w:pStyle w:val="3"/>
      </w:pPr>
      <w:bookmarkStart w:id="94" w:name="_Toc498607917"/>
      <w:r w:rsidRPr="00223C30">
        <w:t>Formative Assessment within school</w:t>
      </w:r>
      <w:r>
        <w:t xml:space="preserve">, multiple </w:t>
      </w:r>
      <w:del w:id="95" w:author="Nick Nicholas" w:date="2018-02-14T13:13:00Z">
        <w:r w:rsidDel="00F45287">
          <w:delText>drafts</w:delText>
        </w:r>
      </w:del>
      <w:ins w:id="96" w:author="Nick Nicholas" w:date="2018-02-14T13:13:00Z">
        <w:r w:rsidR="00F45287">
          <w:t>submissions</w:t>
        </w:r>
      </w:ins>
      <w:r w:rsidRPr="00223C30">
        <w:t>:</w:t>
      </w:r>
      <w:bookmarkEnd w:id="94"/>
    </w:p>
    <w:p w14:paraId="6CE58FF6" w14:textId="77777777" w:rsidR="00D75E43" w:rsidRDefault="00D75E43" w:rsidP="00D75E43">
      <w:r>
        <w:t>Input:</w:t>
      </w:r>
    </w:p>
    <w:p w14:paraId="3DD0CEC6" w14:textId="77777777" w:rsidR="00D75E43" w:rsidRDefault="00D75E43" w:rsidP="00D75E43">
      <w:pPr>
        <w:pStyle w:val="a3"/>
        <w:numPr>
          <w:ilvl w:val="0"/>
          <w:numId w:val="24"/>
        </w:numPr>
      </w:pPr>
      <w:r>
        <w:t>StudentPersonal</w:t>
      </w:r>
    </w:p>
    <w:p w14:paraId="0E9945E5" w14:textId="77777777" w:rsidR="00D75E43" w:rsidRDefault="00D75E43" w:rsidP="00D75E43">
      <w:pPr>
        <w:pStyle w:val="a3"/>
        <w:numPr>
          <w:ilvl w:val="0"/>
          <w:numId w:val="24"/>
        </w:numPr>
      </w:pPr>
      <w:r>
        <w:t>StaffPersonal</w:t>
      </w:r>
    </w:p>
    <w:p w14:paraId="291B0C01" w14:textId="77777777" w:rsidR="00D75E43" w:rsidRDefault="00D75E43" w:rsidP="00D75E43">
      <w:pPr>
        <w:pStyle w:val="a3"/>
        <w:numPr>
          <w:ilvl w:val="0"/>
          <w:numId w:val="24"/>
        </w:numPr>
      </w:pPr>
      <w:r>
        <w:t>TeachingGroup</w:t>
      </w:r>
    </w:p>
    <w:p w14:paraId="0DA8437B" w14:textId="77777777" w:rsidR="00D75E43" w:rsidRDefault="00D75E43" w:rsidP="00D75E43">
      <w:pPr>
        <w:pStyle w:val="a3"/>
        <w:numPr>
          <w:ilvl w:val="0"/>
          <w:numId w:val="24"/>
        </w:numPr>
      </w:pPr>
      <w:r>
        <w:t>GradingAssignment</w:t>
      </w:r>
    </w:p>
    <w:p w14:paraId="0B31733E" w14:textId="77777777" w:rsidR="00D75E43" w:rsidRDefault="00D75E43" w:rsidP="00D75E43">
      <w:pPr>
        <w:pStyle w:val="a3"/>
        <w:numPr>
          <w:ilvl w:val="1"/>
          <w:numId w:val="24"/>
        </w:numPr>
      </w:pPr>
      <w:r>
        <w:t>Form</w:t>
      </w:r>
    </w:p>
    <w:p w14:paraId="031ED5CA" w14:textId="77777777" w:rsidR="00D75E43" w:rsidRDefault="00D75E43" w:rsidP="00D75E43">
      <w:r>
        <w:t>Output:</w:t>
      </w:r>
    </w:p>
    <w:p w14:paraId="50FC45B4" w14:textId="77777777" w:rsidR="00D75E43" w:rsidRDefault="00D75E43" w:rsidP="00D75E43">
      <w:pPr>
        <w:pStyle w:val="a3"/>
        <w:numPr>
          <w:ilvl w:val="0"/>
          <w:numId w:val="24"/>
        </w:numPr>
      </w:pPr>
      <w:r>
        <w:t>GradingAssignmentScore</w:t>
      </w:r>
    </w:p>
    <w:p w14:paraId="790AE162" w14:textId="5D9D57BF" w:rsidR="00D75E43" w:rsidRDefault="00032735" w:rsidP="00D75E43">
      <w:pPr>
        <w:pStyle w:val="a3"/>
        <w:numPr>
          <w:ilvl w:val="1"/>
          <w:numId w:val="24"/>
        </w:numPr>
      </w:pPr>
      <w:r>
        <w:t xml:space="preserve">Student </w:t>
      </w:r>
      <w:r w:rsidR="00D75E43">
        <w:t>Response</w:t>
      </w:r>
    </w:p>
    <w:p w14:paraId="1575B7DA" w14:textId="77777777" w:rsidR="002D5E1B" w:rsidRDefault="002D5E1B" w:rsidP="002D5E1B">
      <w:pPr>
        <w:pStyle w:val="a3"/>
        <w:numPr>
          <w:ilvl w:val="1"/>
          <w:numId w:val="24"/>
        </w:numPr>
      </w:pPr>
      <w:r>
        <w:t>Teacher Judgement</w:t>
      </w:r>
    </w:p>
    <w:p w14:paraId="601ADC11" w14:textId="77777777" w:rsidR="002D5E1B" w:rsidRDefault="002D5E1B" w:rsidP="002D5E1B">
      <w:pPr>
        <w:pStyle w:val="a3"/>
        <w:numPr>
          <w:ilvl w:val="1"/>
          <w:numId w:val="24"/>
        </w:numPr>
      </w:pPr>
      <w:r>
        <w:t>Grade</w:t>
      </w:r>
    </w:p>
    <w:p w14:paraId="01796906" w14:textId="77777777" w:rsidR="002D5E1B" w:rsidRDefault="002D5E1B" w:rsidP="002D5E1B">
      <w:pPr>
        <w:pStyle w:val="a3"/>
        <w:numPr>
          <w:ilvl w:val="1"/>
          <w:numId w:val="24"/>
        </w:numPr>
      </w:pPr>
      <w:r>
        <w:t>Subscores</w:t>
      </w:r>
    </w:p>
    <w:p w14:paraId="31755906" w14:textId="77777777" w:rsidR="00D75E43" w:rsidRDefault="00D75E43" w:rsidP="00D75E43">
      <w:r>
        <w:t>Steps:</w:t>
      </w:r>
    </w:p>
    <w:p w14:paraId="7DE50EB9" w14:textId="77777777" w:rsidR="00D75E43" w:rsidRDefault="00D75E43" w:rsidP="00D75E43">
      <w:pPr>
        <w:pStyle w:val="a3"/>
        <w:numPr>
          <w:ilvl w:val="0"/>
          <w:numId w:val="24"/>
        </w:numPr>
      </w:pPr>
      <w:r>
        <w:t>Teacher assigns GradingAssignment to TeachingGroup</w:t>
      </w:r>
    </w:p>
    <w:p w14:paraId="5772BD5A" w14:textId="77777777" w:rsidR="00D75E43" w:rsidRDefault="00D75E43" w:rsidP="00D75E43">
      <w:pPr>
        <w:pStyle w:val="a3"/>
        <w:numPr>
          <w:ilvl w:val="0"/>
          <w:numId w:val="24"/>
        </w:numPr>
      </w:pPr>
      <w:r>
        <w:t>Student in TeachingGroup attempts GradingAssignment, by responding to GradingAssignment form</w:t>
      </w:r>
    </w:p>
    <w:p w14:paraId="57B1902B" w14:textId="51F4ADBE" w:rsidR="004633B1" w:rsidRDefault="004633B1" w:rsidP="00D75E43">
      <w:pPr>
        <w:pStyle w:val="a3"/>
        <w:numPr>
          <w:ilvl w:val="0"/>
          <w:numId w:val="24"/>
        </w:numPr>
      </w:pPr>
      <w:r>
        <w:t>Repeat:</w:t>
      </w:r>
    </w:p>
    <w:p w14:paraId="67D70022" w14:textId="7CA06837" w:rsidR="00D75E43" w:rsidRDefault="00D75E43" w:rsidP="007A077A">
      <w:pPr>
        <w:pStyle w:val="a3"/>
        <w:numPr>
          <w:ilvl w:val="1"/>
          <w:numId w:val="24"/>
        </w:numPr>
      </w:pPr>
      <w:r>
        <w:t xml:space="preserve">Student in TeachingGroup submits GradingAssignment </w:t>
      </w:r>
      <w:r w:rsidR="00704EE5">
        <w:t xml:space="preserve">draft </w:t>
      </w:r>
      <w:r>
        <w:t>response</w:t>
      </w:r>
    </w:p>
    <w:p w14:paraId="3E2CFB68" w14:textId="77777777" w:rsidR="00D75E43" w:rsidRDefault="00D75E43" w:rsidP="007A077A">
      <w:pPr>
        <w:pStyle w:val="a3"/>
        <w:numPr>
          <w:ilvl w:val="1"/>
          <w:numId w:val="24"/>
        </w:numPr>
      </w:pPr>
      <w:r>
        <w:lastRenderedPageBreak/>
        <w:t>Teacher grades GradingAssignment response, resulting in GradingAssignmentScore</w:t>
      </w:r>
    </w:p>
    <w:p w14:paraId="0FD0C8AF" w14:textId="77777777" w:rsidR="00C109A8" w:rsidRDefault="00C109A8" w:rsidP="00C109A8">
      <w:pPr>
        <w:pStyle w:val="a3"/>
        <w:numPr>
          <w:ilvl w:val="1"/>
          <w:numId w:val="24"/>
        </w:numPr>
      </w:pPr>
      <w:r>
        <w:t>Teacher circulates GradingAssignmentScore (grade, judgement, subscores) to Student as feedback</w:t>
      </w:r>
    </w:p>
    <w:p w14:paraId="39E3AD03" w14:textId="7C3B0447" w:rsidR="00BB545B" w:rsidRDefault="00BB545B" w:rsidP="00BB545B">
      <w:pPr>
        <w:pStyle w:val="a3"/>
        <w:numPr>
          <w:ilvl w:val="0"/>
          <w:numId w:val="24"/>
        </w:numPr>
      </w:pPr>
      <w:r>
        <w:t xml:space="preserve">Student in TeachingGroup submits GradingAssignment </w:t>
      </w:r>
      <w:r w:rsidR="000D7820">
        <w:t>final</w:t>
      </w:r>
      <w:r>
        <w:t xml:space="preserve"> response</w:t>
      </w:r>
    </w:p>
    <w:p w14:paraId="6E711584" w14:textId="77777777" w:rsidR="00BB545B" w:rsidRDefault="00BB545B" w:rsidP="00BB545B">
      <w:pPr>
        <w:pStyle w:val="a3"/>
        <w:numPr>
          <w:ilvl w:val="0"/>
          <w:numId w:val="24"/>
        </w:numPr>
      </w:pPr>
      <w:r>
        <w:t>Teacher grades GradingAssignment response, resulting in GradingAssignmentScore</w:t>
      </w:r>
    </w:p>
    <w:p w14:paraId="03536976" w14:textId="77777777" w:rsidR="00BB545B" w:rsidRDefault="00BB545B" w:rsidP="00BB545B">
      <w:pPr>
        <w:pStyle w:val="a3"/>
        <w:numPr>
          <w:ilvl w:val="0"/>
          <w:numId w:val="24"/>
        </w:numPr>
      </w:pPr>
      <w:r>
        <w:t>Teacher circulates GradingAssignmentScore (grade, judgement, subscores) to Student as feedback</w:t>
      </w:r>
    </w:p>
    <w:p w14:paraId="472D3804" w14:textId="77777777" w:rsidR="00227347" w:rsidRDefault="00227347" w:rsidP="00227347">
      <w:pPr>
        <w:pStyle w:val="a3"/>
        <w:numPr>
          <w:ilvl w:val="0"/>
          <w:numId w:val="24"/>
        </w:numPr>
      </w:pPr>
      <w:r>
        <w:t>Teacher records GradingAssignmentScore in markbook for student</w:t>
      </w:r>
    </w:p>
    <w:p w14:paraId="320174C3" w14:textId="77777777" w:rsidR="00BB545B" w:rsidRDefault="00BB545B" w:rsidP="00BB545B">
      <w:pPr>
        <w:pStyle w:val="a3"/>
        <w:numPr>
          <w:ilvl w:val="0"/>
          <w:numId w:val="24"/>
        </w:numPr>
      </w:pPr>
      <w:r>
        <w:t>Optional: GradingAssignmentScore incorporates GradingAssignment response</w:t>
      </w:r>
    </w:p>
    <w:p w14:paraId="3F9D8E52" w14:textId="77777777" w:rsidR="002C5F0F" w:rsidRDefault="002C5F0F" w:rsidP="00852D55"/>
    <w:p w14:paraId="0C5D34EC" w14:textId="40422DA8" w:rsidR="004C0F80" w:rsidRPr="00223C30" w:rsidRDefault="004C0F80">
      <w:pPr>
        <w:pStyle w:val="3"/>
      </w:pPr>
      <w:bookmarkStart w:id="97" w:name="_Toc498607918"/>
      <w:r>
        <w:t>Subject</w:t>
      </w:r>
      <w:r w:rsidRPr="00223C30">
        <w:t xml:space="preserve"> Assessment within school</w:t>
      </w:r>
      <w:r>
        <w:t>, grade</w:t>
      </w:r>
      <w:r w:rsidRPr="00223C30">
        <w:t>:</w:t>
      </w:r>
      <w:bookmarkEnd w:id="97"/>
    </w:p>
    <w:p w14:paraId="3EBA5C49" w14:textId="77777777" w:rsidR="00883B2B" w:rsidRDefault="00883B2B" w:rsidP="00883B2B">
      <w:r>
        <w:t>Input:</w:t>
      </w:r>
    </w:p>
    <w:p w14:paraId="0E732953" w14:textId="77777777" w:rsidR="00883B2B" w:rsidRDefault="00883B2B" w:rsidP="00883B2B">
      <w:pPr>
        <w:pStyle w:val="a3"/>
        <w:numPr>
          <w:ilvl w:val="0"/>
          <w:numId w:val="24"/>
        </w:numPr>
      </w:pPr>
      <w:r>
        <w:t>StudentPersonal</w:t>
      </w:r>
    </w:p>
    <w:p w14:paraId="73050F98" w14:textId="77777777" w:rsidR="00883B2B" w:rsidRDefault="00883B2B" w:rsidP="00883B2B">
      <w:pPr>
        <w:pStyle w:val="a3"/>
        <w:numPr>
          <w:ilvl w:val="0"/>
          <w:numId w:val="24"/>
        </w:numPr>
      </w:pPr>
      <w:r>
        <w:t>StaffPersonal</w:t>
      </w:r>
    </w:p>
    <w:p w14:paraId="24342E23" w14:textId="77777777" w:rsidR="00883B2B" w:rsidRDefault="00883B2B" w:rsidP="00883B2B">
      <w:pPr>
        <w:pStyle w:val="a3"/>
        <w:numPr>
          <w:ilvl w:val="0"/>
          <w:numId w:val="24"/>
        </w:numPr>
      </w:pPr>
      <w:r>
        <w:t>TeachingGroup</w:t>
      </w:r>
    </w:p>
    <w:p w14:paraId="00DAA832" w14:textId="5F733179" w:rsidR="00883B2B" w:rsidRDefault="00883B2B" w:rsidP="00883B2B">
      <w:pPr>
        <w:pStyle w:val="a3"/>
        <w:numPr>
          <w:ilvl w:val="0"/>
          <w:numId w:val="24"/>
        </w:numPr>
      </w:pPr>
      <w:r>
        <w:t>GradingAssignmentScore</w:t>
      </w:r>
    </w:p>
    <w:p w14:paraId="03395403" w14:textId="4958AB17" w:rsidR="00A857D3" w:rsidRDefault="00A857D3" w:rsidP="00883B2B">
      <w:pPr>
        <w:pStyle w:val="a3"/>
        <w:numPr>
          <w:ilvl w:val="0"/>
          <w:numId w:val="24"/>
        </w:numPr>
      </w:pPr>
      <w:r>
        <w:t>TermInfo</w:t>
      </w:r>
    </w:p>
    <w:p w14:paraId="074C120D" w14:textId="229EDFEE" w:rsidR="004C0F80" w:rsidRDefault="00B04FE5" w:rsidP="00852D55">
      <w:r>
        <w:t>Output:</w:t>
      </w:r>
    </w:p>
    <w:p w14:paraId="4D67CFE2" w14:textId="17F23379" w:rsidR="00B04FE5" w:rsidRDefault="00B04FE5" w:rsidP="00B04FE5">
      <w:pPr>
        <w:pStyle w:val="a3"/>
        <w:numPr>
          <w:ilvl w:val="0"/>
          <w:numId w:val="24"/>
        </w:numPr>
      </w:pPr>
      <w:r>
        <w:t>StudentGrade</w:t>
      </w:r>
    </w:p>
    <w:p w14:paraId="3D463203" w14:textId="48F96698" w:rsidR="00CE1097" w:rsidRDefault="00CE1097" w:rsidP="00CE1097">
      <w:pPr>
        <w:pStyle w:val="a3"/>
        <w:numPr>
          <w:ilvl w:val="1"/>
          <w:numId w:val="24"/>
        </w:numPr>
      </w:pPr>
      <w:r>
        <w:t>Teacher Judgement</w:t>
      </w:r>
    </w:p>
    <w:p w14:paraId="5FCA62D3" w14:textId="723E279E" w:rsidR="00715701" w:rsidRDefault="00715701" w:rsidP="00CE1097">
      <w:pPr>
        <w:pStyle w:val="a3"/>
        <w:numPr>
          <w:ilvl w:val="1"/>
          <w:numId w:val="24"/>
        </w:numPr>
      </w:pPr>
      <w:r>
        <w:t>Mark</w:t>
      </w:r>
    </w:p>
    <w:p w14:paraId="7F6F3E03" w14:textId="0A938C65" w:rsidR="003D6378" w:rsidRDefault="004002BC" w:rsidP="003D6378">
      <w:r>
        <w:t>Steps:</w:t>
      </w:r>
    </w:p>
    <w:p w14:paraId="0DCE33A5" w14:textId="36FACD91" w:rsidR="004002BC" w:rsidRDefault="00855821" w:rsidP="00855821">
      <w:pPr>
        <w:pStyle w:val="a3"/>
        <w:numPr>
          <w:ilvl w:val="0"/>
          <w:numId w:val="24"/>
        </w:numPr>
      </w:pPr>
      <w:r>
        <w:t xml:space="preserve">Teacher performs formative assessments of Student in </w:t>
      </w:r>
      <w:del w:id="98" w:author="Nick Nicholas" w:date="2018-02-12T14:47:00Z">
        <w:r w:rsidDel="006E0377">
          <w:delText>Class</w:delText>
        </w:r>
      </w:del>
      <w:ins w:id="99" w:author="Nick Nicholas" w:date="2018-02-12T14:47:00Z">
        <w:r w:rsidR="006E0377">
          <w:t>TeachingGroup</w:t>
        </w:r>
      </w:ins>
    </w:p>
    <w:p w14:paraId="3656111E" w14:textId="6A3A8DE5" w:rsidR="00FA52B2" w:rsidRDefault="00FA52B2" w:rsidP="00855821">
      <w:pPr>
        <w:pStyle w:val="a3"/>
        <w:numPr>
          <w:ilvl w:val="0"/>
          <w:numId w:val="24"/>
        </w:numPr>
      </w:pPr>
      <w:r>
        <w:t>Teacher records GradingAssignmentScores in markbook for student</w:t>
      </w:r>
    </w:p>
    <w:p w14:paraId="6772444A" w14:textId="5C2A830A" w:rsidR="00645BE0" w:rsidRDefault="00645BE0" w:rsidP="00855821">
      <w:pPr>
        <w:pStyle w:val="a3"/>
        <w:numPr>
          <w:ilvl w:val="0"/>
          <w:numId w:val="24"/>
        </w:numPr>
      </w:pPr>
      <w:r>
        <w:t xml:space="preserve">Teacher assesses Student’s overall performance in </w:t>
      </w:r>
      <w:ins w:id="100" w:author="Nick Nicholas" w:date="2018-02-12T14:47:00Z">
        <w:r w:rsidR="006E0377">
          <w:t>TeachingGroup</w:t>
        </w:r>
      </w:ins>
      <w:del w:id="101" w:author="Nick Nicholas" w:date="2018-02-12T14:47:00Z">
        <w:r w:rsidDel="006E0377">
          <w:delText>Class</w:delText>
        </w:r>
        <w:r w:rsidR="00CE1097" w:rsidDel="006E0377">
          <w:delText xml:space="preserve"> </w:delText>
        </w:r>
      </w:del>
      <w:r w:rsidR="00CE1097">
        <w:t>during Term</w:t>
      </w:r>
      <w:r w:rsidR="00715701">
        <w:t xml:space="preserve"> as a mark</w:t>
      </w:r>
      <w:r w:rsidR="00B6728A">
        <w:t xml:space="preserve">, based on performance evaluated in </w:t>
      </w:r>
      <w:r w:rsidR="00003B8F">
        <w:t>GradingAssignmentScore, and other sources</w:t>
      </w:r>
    </w:p>
    <w:p w14:paraId="14D4AD93" w14:textId="14030A1C" w:rsidR="00715701" w:rsidRDefault="00715701" w:rsidP="00855821">
      <w:pPr>
        <w:pStyle w:val="a3"/>
        <w:numPr>
          <w:ilvl w:val="0"/>
          <w:numId w:val="24"/>
        </w:numPr>
      </w:pPr>
      <w:r>
        <w:t xml:space="preserve">Optional: Teacher makes teacher judgement of Student’s overall performance in </w:t>
      </w:r>
      <w:ins w:id="102" w:author="Nick Nicholas" w:date="2018-02-12T14:47:00Z">
        <w:r w:rsidR="006E0377">
          <w:t>TeachingGroup</w:t>
        </w:r>
      </w:ins>
      <w:del w:id="103" w:author="Nick Nicholas" w:date="2018-02-12T14:47:00Z">
        <w:r w:rsidDel="006E0377">
          <w:delText xml:space="preserve">Class </w:delText>
        </w:r>
      </w:del>
      <w:r>
        <w:t>during Term</w:t>
      </w:r>
    </w:p>
    <w:p w14:paraId="5F09661E" w14:textId="77777777" w:rsidR="003A7D00" w:rsidRDefault="003A7D00" w:rsidP="003A7D00">
      <w:pPr>
        <w:pStyle w:val="a3"/>
        <w:numPr>
          <w:ilvl w:val="0"/>
          <w:numId w:val="24"/>
        </w:numPr>
      </w:pPr>
      <w:r>
        <w:t>Teacher assigns StudentGrade to student</w:t>
      </w:r>
    </w:p>
    <w:p w14:paraId="0E71D561" w14:textId="14613EE3" w:rsidR="00A2761E" w:rsidRDefault="00A2761E" w:rsidP="00A2761E">
      <w:pPr>
        <w:pStyle w:val="a3"/>
        <w:numPr>
          <w:ilvl w:val="0"/>
          <w:numId w:val="24"/>
        </w:numPr>
      </w:pPr>
      <w:r>
        <w:t>Teacher records StudentGrade in markbook for student</w:t>
      </w:r>
    </w:p>
    <w:p w14:paraId="69627209" w14:textId="77777777" w:rsidR="00ED2371" w:rsidRPr="00997285" w:rsidRDefault="00ED2371" w:rsidP="003D6378">
      <w:pPr>
        <w:rPr>
          <w:lang w:val="en-US"/>
        </w:rPr>
      </w:pPr>
    </w:p>
    <w:p w14:paraId="183B544A" w14:textId="46C336BA" w:rsidR="002E4E11" w:rsidRPr="00223C30" w:rsidRDefault="002E4E11">
      <w:pPr>
        <w:pStyle w:val="3"/>
      </w:pPr>
      <w:bookmarkStart w:id="104" w:name="_Toc498607919"/>
      <w:r>
        <w:t>Reporting</w:t>
      </w:r>
      <w:r w:rsidR="0000795B">
        <w:t xml:space="preserve"> of</w:t>
      </w:r>
      <w:r w:rsidRPr="00223C30">
        <w:t xml:space="preserve"> Assessment:</w:t>
      </w:r>
      <w:bookmarkEnd w:id="104"/>
    </w:p>
    <w:p w14:paraId="6FFA9744" w14:textId="77777777" w:rsidR="001D4198" w:rsidRDefault="001D4198" w:rsidP="001D4198">
      <w:r>
        <w:t>Input:</w:t>
      </w:r>
    </w:p>
    <w:p w14:paraId="22C3DB69" w14:textId="77777777" w:rsidR="008A2AED" w:rsidRDefault="008A2AED" w:rsidP="008A2AED">
      <w:pPr>
        <w:pStyle w:val="a3"/>
        <w:numPr>
          <w:ilvl w:val="0"/>
          <w:numId w:val="24"/>
        </w:numPr>
      </w:pPr>
      <w:r>
        <w:t>GradingAssignmentScore</w:t>
      </w:r>
    </w:p>
    <w:p w14:paraId="00BDA162" w14:textId="6F6A2DA5" w:rsidR="00ED2371" w:rsidRDefault="008A2AED" w:rsidP="001D4198">
      <w:pPr>
        <w:pStyle w:val="a3"/>
        <w:numPr>
          <w:ilvl w:val="0"/>
          <w:numId w:val="24"/>
        </w:numPr>
      </w:pPr>
      <w:r>
        <w:t>StudentGrade</w:t>
      </w:r>
    </w:p>
    <w:p w14:paraId="6209F307" w14:textId="77777777" w:rsidR="00D34A87" w:rsidRDefault="00D34A87" w:rsidP="00D34A87">
      <w:pPr>
        <w:pStyle w:val="a3"/>
        <w:numPr>
          <w:ilvl w:val="0"/>
          <w:numId w:val="24"/>
        </w:numPr>
      </w:pPr>
      <w:r>
        <w:t>TermInfo</w:t>
      </w:r>
    </w:p>
    <w:p w14:paraId="52071909" w14:textId="36799217" w:rsidR="00FB13BC" w:rsidRDefault="002E2330" w:rsidP="00D34A87">
      <w:pPr>
        <w:pStyle w:val="a3"/>
        <w:numPr>
          <w:ilvl w:val="0"/>
          <w:numId w:val="24"/>
        </w:numPr>
      </w:pPr>
      <w:r>
        <w:t>Wellbeing</w:t>
      </w:r>
      <w:r w:rsidR="00FB13BC">
        <w:t>Characteristic</w:t>
      </w:r>
    </w:p>
    <w:p w14:paraId="05E4E57A" w14:textId="63BFE647" w:rsidR="00ED2371" w:rsidRDefault="00990F9C" w:rsidP="003D6378">
      <w:r>
        <w:t>Steps:</w:t>
      </w:r>
    </w:p>
    <w:p w14:paraId="090A1B24" w14:textId="16A349F6" w:rsidR="00990F9C" w:rsidRDefault="00990F9C" w:rsidP="00990F9C">
      <w:pPr>
        <w:pStyle w:val="a3"/>
        <w:numPr>
          <w:ilvl w:val="0"/>
          <w:numId w:val="24"/>
        </w:numPr>
      </w:pPr>
      <w:r>
        <w:t xml:space="preserve">StudentGrades assigned to students </w:t>
      </w:r>
      <w:r w:rsidR="00B61018">
        <w:t xml:space="preserve">for the term </w:t>
      </w:r>
      <w:r>
        <w:t>gathered from markbook</w:t>
      </w:r>
    </w:p>
    <w:p w14:paraId="0E35F932" w14:textId="0D535C64" w:rsidR="00990F9C" w:rsidRDefault="00990F9C" w:rsidP="00990F9C">
      <w:pPr>
        <w:pStyle w:val="a3"/>
        <w:numPr>
          <w:ilvl w:val="0"/>
          <w:numId w:val="24"/>
        </w:numPr>
      </w:pPr>
      <w:r>
        <w:t xml:space="preserve">Optional: GradingAssignmentScores assigned to students gathered from markbook, as supporting evidence for </w:t>
      </w:r>
      <w:r w:rsidR="00342A9A">
        <w:t>grades</w:t>
      </w:r>
    </w:p>
    <w:p w14:paraId="439D08A8" w14:textId="47D36E9C" w:rsidR="00CA7EEE" w:rsidRDefault="00CA7EEE" w:rsidP="00CA7EEE">
      <w:pPr>
        <w:pStyle w:val="a3"/>
        <w:numPr>
          <w:ilvl w:val="1"/>
          <w:numId w:val="24"/>
        </w:numPr>
      </w:pPr>
      <w:r>
        <w:t>GradingAssignmentScores do not contain details of subscores, breakdown by learning standard</w:t>
      </w:r>
      <w:r w:rsidR="00487520">
        <w:t>, breakdown by subassignment</w:t>
      </w:r>
      <w:r w:rsidR="00D4645E">
        <w:t>s</w:t>
      </w:r>
    </w:p>
    <w:p w14:paraId="19636B63" w14:textId="310C9411" w:rsidR="002E2330" w:rsidRDefault="002E2330" w:rsidP="002E2330">
      <w:pPr>
        <w:pStyle w:val="a3"/>
        <w:numPr>
          <w:ilvl w:val="0"/>
          <w:numId w:val="24"/>
        </w:numPr>
      </w:pPr>
      <w:r>
        <w:t>Optional: WellbeingCharacteristic provided for students where applicable to contextualise their performance</w:t>
      </w:r>
    </w:p>
    <w:p w14:paraId="2FE69293" w14:textId="1B43FE6C" w:rsidR="00990F9C" w:rsidRDefault="00A86F9C" w:rsidP="00990F9C">
      <w:pPr>
        <w:pStyle w:val="a3"/>
        <w:numPr>
          <w:ilvl w:val="0"/>
          <w:numId w:val="24"/>
        </w:numPr>
      </w:pPr>
      <w:r>
        <w:t>StudentGrades and GradingAssignmentScores forwarded for reporting</w:t>
      </w:r>
    </w:p>
    <w:p w14:paraId="394427A1" w14:textId="77777777" w:rsidR="00ED2371" w:rsidRPr="00997285" w:rsidRDefault="00ED2371" w:rsidP="003D6378">
      <w:pPr>
        <w:rPr>
          <w:lang w:val="en-US"/>
        </w:rPr>
      </w:pPr>
    </w:p>
    <w:p w14:paraId="1231EC24" w14:textId="0BDB8D87" w:rsidR="0094280D" w:rsidRPr="00223C30" w:rsidRDefault="0094280D">
      <w:pPr>
        <w:pStyle w:val="3"/>
      </w:pPr>
      <w:bookmarkStart w:id="105" w:name="_Toc498607920"/>
      <w:r>
        <w:t>Student Transfer</w:t>
      </w:r>
      <w:r w:rsidRPr="00223C30">
        <w:t>:</w:t>
      </w:r>
      <w:bookmarkEnd w:id="105"/>
    </w:p>
    <w:p w14:paraId="452E7C49" w14:textId="77777777" w:rsidR="00E25CB1" w:rsidRDefault="00E25CB1" w:rsidP="00E25CB1">
      <w:r>
        <w:t>Input:</w:t>
      </w:r>
    </w:p>
    <w:p w14:paraId="600DE792" w14:textId="1079B9BD" w:rsidR="001F047D" w:rsidRDefault="001F047D" w:rsidP="00E25CB1">
      <w:pPr>
        <w:pStyle w:val="a3"/>
        <w:numPr>
          <w:ilvl w:val="0"/>
          <w:numId w:val="24"/>
        </w:numPr>
      </w:pPr>
      <w:r>
        <w:t>GradingAssignment</w:t>
      </w:r>
    </w:p>
    <w:p w14:paraId="39BFCEC1" w14:textId="0BF9EFF6" w:rsidR="008D503A" w:rsidRDefault="008D503A" w:rsidP="008D503A">
      <w:pPr>
        <w:pStyle w:val="a3"/>
        <w:numPr>
          <w:ilvl w:val="1"/>
          <w:numId w:val="24"/>
        </w:numPr>
        <w:rPr>
          <w:ins w:id="106" w:author="Nick Nicholas" w:date="2018-02-12T14:48:00Z"/>
        </w:rPr>
      </w:pPr>
      <w:r>
        <w:lastRenderedPageBreak/>
        <w:t>Learning Standard</w:t>
      </w:r>
    </w:p>
    <w:p w14:paraId="0E775AEE" w14:textId="029E91B1" w:rsidR="00836790" w:rsidRDefault="00836790" w:rsidP="008D503A">
      <w:pPr>
        <w:pStyle w:val="a3"/>
        <w:numPr>
          <w:ilvl w:val="1"/>
          <w:numId w:val="24"/>
        </w:numPr>
      </w:pPr>
      <w:ins w:id="107" w:author="Nick Nicholas" w:date="2018-02-12T14:48:00Z">
        <w:r>
          <w:t>PersonalNeedsAndPreferences</w:t>
        </w:r>
      </w:ins>
    </w:p>
    <w:p w14:paraId="2362E26D" w14:textId="77777777" w:rsidR="00E25CB1" w:rsidRDefault="00E25CB1" w:rsidP="00E25CB1">
      <w:pPr>
        <w:pStyle w:val="a3"/>
        <w:numPr>
          <w:ilvl w:val="0"/>
          <w:numId w:val="24"/>
        </w:numPr>
      </w:pPr>
      <w:r>
        <w:t>GradingAssignmentScore</w:t>
      </w:r>
    </w:p>
    <w:p w14:paraId="23952446" w14:textId="77777777" w:rsidR="00E25CB1" w:rsidRDefault="00E25CB1" w:rsidP="00E25CB1">
      <w:pPr>
        <w:pStyle w:val="a3"/>
        <w:numPr>
          <w:ilvl w:val="0"/>
          <w:numId w:val="24"/>
        </w:numPr>
      </w:pPr>
      <w:r>
        <w:t>StudentGrade</w:t>
      </w:r>
    </w:p>
    <w:p w14:paraId="11590E94" w14:textId="77777777" w:rsidR="00B61018" w:rsidRDefault="00B61018" w:rsidP="00B61018">
      <w:pPr>
        <w:pStyle w:val="a3"/>
        <w:numPr>
          <w:ilvl w:val="0"/>
          <w:numId w:val="24"/>
        </w:numPr>
      </w:pPr>
      <w:r>
        <w:t>TermInfo</w:t>
      </w:r>
    </w:p>
    <w:p w14:paraId="72DB4630" w14:textId="61208AEC" w:rsidR="004D0D9A" w:rsidRDefault="004D0D9A" w:rsidP="00E25CB1">
      <w:pPr>
        <w:pStyle w:val="a3"/>
        <w:numPr>
          <w:ilvl w:val="0"/>
          <w:numId w:val="24"/>
        </w:numPr>
      </w:pPr>
      <w:r>
        <w:t>MarkValueInfo</w:t>
      </w:r>
    </w:p>
    <w:p w14:paraId="3D1B3462" w14:textId="77777777" w:rsidR="00440C12" w:rsidRDefault="00440C12" w:rsidP="00440C12">
      <w:pPr>
        <w:pStyle w:val="a3"/>
        <w:numPr>
          <w:ilvl w:val="0"/>
          <w:numId w:val="24"/>
        </w:numPr>
      </w:pPr>
      <w:r>
        <w:t>WellbeingCharacteristic</w:t>
      </w:r>
    </w:p>
    <w:p w14:paraId="06B11435" w14:textId="6AD5387C" w:rsidR="00ED2371" w:rsidRDefault="00804594" w:rsidP="003D6378">
      <w:r>
        <w:t>Steps:</w:t>
      </w:r>
    </w:p>
    <w:p w14:paraId="5398ECFA" w14:textId="51D5FCC0" w:rsidR="008C6EEA" w:rsidRDefault="008C6EEA" w:rsidP="002A75E6">
      <w:pPr>
        <w:pStyle w:val="a3"/>
        <w:numPr>
          <w:ilvl w:val="0"/>
          <w:numId w:val="24"/>
        </w:numPr>
      </w:pPr>
      <w:r>
        <w:t>Optional: Degree of detail required for student transcript negotiated between sending and receiving school</w:t>
      </w:r>
    </w:p>
    <w:p w14:paraId="7F89666D" w14:textId="2805785C" w:rsidR="00C25E1D" w:rsidRDefault="00C25E1D" w:rsidP="00C25E1D">
      <w:pPr>
        <w:pStyle w:val="a3"/>
        <w:numPr>
          <w:ilvl w:val="1"/>
          <w:numId w:val="24"/>
        </w:numPr>
      </w:pPr>
      <w:r>
        <w:t>An SMS will likely only need to process summary data</w:t>
      </w:r>
    </w:p>
    <w:p w14:paraId="22BC2C8A" w14:textId="19FB3F2D" w:rsidR="00C25E1D" w:rsidRDefault="00C25E1D" w:rsidP="00C25E1D">
      <w:pPr>
        <w:pStyle w:val="a3"/>
        <w:numPr>
          <w:ilvl w:val="1"/>
          <w:numId w:val="24"/>
        </w:numPr>
      </w:pPr>
      <w:r>
        <w:t xml:space="preserve">An LMS may need to process </w:t>
      </w:r>
      <w:r w:rsidRPr="008E51AC">
        <w:rPr>
          <w:rFonts w:hint="eastAsia"/>
        </w:rPr>
        <w:t>granular assessment data</w:t>
      </w:r>
      <w:r>
        <w:t>, though it may not end up storing it in the long term</w:t>
      </w:r>
    </w:p>
    <w:p w14:paraId="4F16C1D2" w14:textId="2090FDB0" w:rsidR="002A75E6" w:rsidRDefault="002A75E6" w:rsidP="002A75E6">
      <w:pPr>
        <w:pStyle w:val="a3"/>
        <w:numPr>
          <w:ilvl w:val="0"/>
          <w:numId w:val="24"/>
        </w:numPr>
      </w:pPr>
      <w:r>
        <w:t xml:space="preserve">StudentGrades assigned to students </w:t>
      </w:r>
      <w:r w:rsidR="00B61018">
        <w:t xml:space="preserve">for the term </w:t>
      </w:r>
      <w:r>
        <w:t>gathered from markbook</w:t>
      </w:r>
    </w:p>
    <w:p w14:paraId="387E5C1F" w14:textId="4A770B01" w:rsidR="004D0D9A" w:rsidRDefault="004D0D9A" w:rsidP="002A75E6">
      <w:pPr>
        <w:pStyle w:val="a3"/>
        <w:numPr>
          <w:ilvl w:val="0"/>
          <w:numId w:val="24"/>
        </w:numPr>
      </w:pPr>
      <w:r>
        <w:t xml:space="preserve">MarkValueInfo objects created to accompany StudentGrades, providing interpretation of </w:t>
      </w:r>
      <w:r w:rsidR="00257892">
        <w:t>StudentGrade</w:t>
      </w:r>
    </w:p>
    <w:p w14:paraId="64693A33" w14:textId="588D684C" w:rsidR="00414504" w:rsidRDefault="00414504" w:rsidP="002A75E6">
      <w:pPr>
        <w:pStyle w:val="a3"/>
        <w:numPr>
          <w:ilvl w:val="0"/>
          <w:numId w:val="24"/>
        </w:numPr>
      </w:pPr>
      <w:r>
        <w:t>Optional: GradingAssignmentScores and GradingAssignments underlying StudentGrade gathered from markbook, as representative sample of work</w:t>
      </w:r>
    </w:p>
    <w:p w14:paraId="15DC92BF" w14:textId="0FB3BF2F" w:rsidR="004B5556" w:rsidRDefault="00197333" w:rsidP="00413575">
      <w:pPr>
        <w:pStyle w:val="a3"/>
        <w:numPr>
          <w:ilvl w:val="1"/>
          <w:numId w:val="24"/>
        </w:numPr>
      </w:pPr>
      <w:r>
        <w:t xml:space="preserve">Where applicable, </w:t>
      </w:r>
      <w:r w:rsidR="004B5556">
        <w:t xml:space="preserve">MarkValueInfo objects created to accompany </w:t>
      </w:r>
      <w:r>
        <w:t>GradingAssignmentScores</w:t>
      </w:r>
      <w:r w:rsidR="004B5556">
        <w:t>, providing interpretation of StudentGrade</w:t>
      </w:r>
    </w:p>
    <w:p w14:paraId="0219CD8B" w14:textId="689469E8" w:rsidR="008D503A" w:rsidRDefault="008D503A" w:rsidP="00413575">
      <w:pPr>
        <w:pStyle w:val="a3"/>
        <w:numPr>
          <w:ilvl w:val="1"/>
          <w:numId w:val="24"/>
        </w:numPr>
      </w:pPr>
      <w:r>
        <w:t>Details of Learning Standards specific to GradingAssignments made explicit for external consumption</w:t>
      </w:r>
      <w:r w:rsidR="00F917F9">
        <w:t>, as proof of competency</w:t>
      </w:r>
    </w:p>
    <w:p w14:paraId="673CCDD3" w14:textId="4B4EB007" w:rsidR="00440C12" w:rsidRDefault="00440C12" w:rsidP="00440C12">
      <w:pPr>
        <w:pStyle w:val="a3"/>
        <w:numPr>
          <w:ilvl w:val="0"/>
          <w:numId w:val="24"/>
        </w:numPr>
        <w:rPr>
          <w:ins w:id="108" w:author="Nick Nicholas" w:date="2018-02-12T14:48:00Z"/>
        </w:rPr>
      </w:pPr>
      <w:r>
        <w:t>Optional: WellbeingCharacteristic provided for students where applicable (and conformant with privacy constraints) to contextualise their performance</w:t>
      </w:r>
    </w:p>
    <w:p w14:paraId="24C3DA81" w14:textId="76A13CB7" w:rsidR="000F3CEF" w:rsidRDefault="000F3CEF" w:rsidP="00440C12">
      <w:pPr>
        <w:pStyle w:val="a3"/>
        <w:numPr>
          <w:ilvl w:val="0"/>
          <w:numId w:val="24"/>
        </w:numPr>
      </w:pPr>
      <w:ins w:id="109" w:author="Nick Nicholas" w:date="2018-02-12T14:48:00Z">
        <w:r>
          <w:t xml:space="preserve">Optional: PersonalNeedsAndPreferences (derived from WellbeingCharacteristic) </w:t>
        </w:r>
        <w:r w:rsidR="00836790">
          <w:t>used to select appropriate GradingAssignment to administer to student</w:t>
        </w:r>
      </w:ins>
    </w:p>
    <w:p w14:paraId="744BD1C3" w14:textId="2B1E342B" w:rsidR="00E84123" w:rsidRDefault="00E84123" w:rsidP="00E84123">
      <w:pPr>
        <w:pStyle w:val="a3"/>
        <w:numPr>
          <w:ilvl w:val="0"/>
          <w:numId w:val="24"/>
        </w:numPr>
      </w:pPr>
      <w:r>
        <w:t>StudentGrades</w:t>
      </w:r>
      <w:r w:rsidR="00413575">
        <w:t>,</w:t>
      </w:r>
      <w:r>
        <w:t xml:space="preserve"> </w:t>
      </w:r>
      <w:r w:rsidR="00413575">
        <w:t xml:space="preserve">GradingAssignmentScores and GradingAssignments </w:t>
      </w:r>
      <w:r w:rsidR="00011AA4">
        <w:t>forwarded as part of student transcript</w:t>
      </w:r>
    </w:p>
    <w:p w14:paraId="66603BD0" w14:textId="77777777" w:rsidR="006218CC" w:rsidRDefault="006218CC">
      <w:pPr>
        <w:rPr>
          <w:ins w:id="110" w:author="Stuart McGrigor" w:date="2018-01-31T11:40:00Z"/>
          <w:rFonts w:asciiTheme="majorHAnsi" w:eastAsiaTheme="majorEastAsia" w:hAnsiTheme="majorHAnsi" w:cstheme="majorBidi"/>
          <w:color w:val="2E74B5" w:themeColor="accent1" w:themeShade="BF"/>
          <w:sz w:val="32"/>
          <w:szCs w:val="32"/>
          <w:lang w:val="en-US" w:eastAsia="en-US"/>
        </w:rPr>
      </w:pPr>
      <w:bookmarkStart w:id="111" w:name="_Toc497142428"/>
      <w:bookmarkStart w:id="112" w:name="_Toc498607921"/>
      <w:ins w:id="113" w:author="Stuart McGrigor" w:date="2018-01-31T11:40:00Z">
        <w:r w:rsidRPr="00B647AB">
          <w:rPr>
            <w:lang w:val="en-US"/>
          </w:rPr>
          <w:br w:type="page"/>
        </w:r>
      </w:ins>
    </w:p>
    <w:p w14:paraId="622FD424" w14:textId="4190191C" w:rsidR="001F6EAE" w:rsidRDefault="00BC49B8" w:rsidP="001F6EAE">
      <w:pPr>
        <w:pStyle w:val="1"/>
      </w:pPr>
      <w:del w:id="114" w:author="Nick Nicholas" w:date="2018-02-14T13:20:00Z">
        <w:r w:rsidDel="0043091B">
          <w:lastRenderedPageBreak/>
          <w:delText>Qualifications/</w:delText>
        </w:r>
      </w:del>
      <w:bookmarkEnd w:id="111"/>
      <w:r>
        <w:t>Credentials</w:t>
      </w:r>
      <w:ins w:id="115" w:author="Nick Nicholas" w:date="2018-02-14T13:20:00Z">
        <w:r w:rsidR="0043091B">
          <w:t xml:space="preserve"> and Attainments</w:t>
        </w:r>
      </w:ins>
      <w:del w:id="116" w:author="Nick Nicholas" w:date="2018-02-14T13:33:00Z">
        <w:r w:rsidDel="00B56F40">
          <w:delText>/Achievement/Attainment</w:delText>
        </w:r>
      </w:del>
      <w:bookmarkEnd w:id="112"/>
    </w:p>
    <w:p w14:paraId="239F78DC" w14:textId="77777777" w:rsidR="00116E76" w:rsidRPr="00997285" w:rsidRDefault="00116E76" w:rsidP="00116E76">
      <w:pPr>
        <w:rPr>
          <w:lang w:val="en-US"/>
        </w:rPr>
      </w:pPr>
      <w:r w:rsidRPr="00997285">
        <w:rPr>
          <w:lang w:val="en-US"/>
        </w:rPr>
        <w:t>The data model has been enhanced to add the following objects:</w:t>
      </w:r>
    </w:p>
    <w:p w14:paraId="4AC9B482" w14:textId="54256FA4" w:rsidR="00400120" w:rsidRDefault="00BC49B8" w:rsidP="00116E76">
      <w:pPr>
        <w:pStyle w:val="a3"/>
        <w:numPr>
          <w:ilvl w:val="0"/>
          <w:numId w:val="24"/>
        </w:numPr>
      </w:pPr>
      <w:del w:id="117" w:author="Nick Nicholas" w:date="2018-02-14T13:20:00Z">
        <w:r w:rsidDel="0043091B">
          <w:delText>Qualification/</w:delText>
        </w:r>
      </w:del>
      <w:r>
        <w:t>Credential</w:t>
      </w:r>
      <w:r w:rsidR="00116E76">
        <w:t>: A</w:t>
      </w:r>
      <w:r w:rsidR="00CC3D6F">
        <w:t>n</w:t>
      </w:r>
      <w:r w:rsidR="00116E76">
        <w:t xml:space="preserve"> </w:t>
      </w:r>
      <w:r w:rsidR="00CC3D6F">
        <w:t>educational achievement</w:t>
      </w:r>
      <w:r>
        <w:t xml:space="preserve"> </w:t>
      </w:r>
      <w:r w:rsidR="00231F2E">
        <w:t xml:space="preserve">available to be </w:t>
      </w:r>
      <w:r w:rsidR="00CC3D6F">
        <w:t xml:space="preserve">reached by a student through their studies. </w:t>
      </w:r>
    </w:p>
    <w:p w14:paraId="2ED97A9A" w14:textId="1E7B9500" w:rsidR="0043091B" w:rsidRDefault="0043091B" w:rsidP="00B473BF">
      <w:pPr>
        <w:pStyle w:val="a3"/>
        <w:numPr>
          <w:ilvl w:val="1"/>
          <w:numId w:val="24"/>
        </w:numPr>
        <w:rPr>
          <w:ins w:id="118" w:author="Nick Nicholas" w:date="2018-02-14T13:21:00Z"/>
        </w:rPr>
      </w:pPr>
      <w:ins w:id="119" w:author="Nick Nicholas" w:date="2018-02-14T13:21:00Z">
        <w:r>
          <w:t>Qualifications are credentials.</w:t>
        </w:r>
      </w:ins>
    </w:p>
    <w:p w14:paraId="060FED6E" w14:textId="2EB5A323" w:rsidR="005A0D1C" w:rsidRDefault="005A0D1C" w:rsidP="00B473BF">
      <w:pPr>
        <w:pStyle w:val="a3"/>
        <w:numPr>
          <w:ilvl w:val="1"/>
          <w:numId w:val="24"/>
        </w:numPr>
        <w:rPr>
          <w:ins w:id="120" w:author="Nick Nicholas" w:date="2018-02-14T13:21:00Z"/>
        </w:rPr>
      </w:pPr>
      <w:ins w:id="121" w:author="Nick Nicholas" w:date="2018-02-14T13:21:00Z">
        <w:r>
          <w:t>Credentials are managed by credentialing</w:t>
        </w:r>
        <w:r w:rsidR="00B400A2">
          <w:t>/qualifications</w:t>
        </w:r>
        <w:r>
          <w:t xml:space="preserve"> authorities</w:t>
        </w:r>
        <w:r w:rsidR="000677F3">
          <w:t>, which are typically not the school but an external agency.</w:t>
        </w:r>
      </w:ins>
    </w:p>
    <w:p w14:paraId="639B0FF1" w14:textId="4F4540F3" w:rsidR="00B473BF" w:rsidRDefault="00B473BF" w:rsidP="00B473BF">
      <w:pPr>
        <w:pStyle w:val="a3"/>
        <w:numPr>
          <w:ilvl w:val="1"/>
          <w:numId w:val="24"/>
        </w:numPr>
      </w:pPr>
      <w:r>
        <w:t>Successful completion of a course of study can constitute a Credential.</w:t>
      </w:r>
    </w:p>
    <w:p w14:paraId="5C3F6A4E" w14:textId="65A6E8FE" w:rsidR="00923574" w:rsidRDefault="00923574" w:rsidP="00923574">
      <w:pPr>
        <w:pStyle w:val="a3"/>
        <w:numPr>
          <w:ilvl w:val="1"/>
          <w:numId w:val="24"/>
        </w:numPr>
      </w:pPr>
      <w:r>
        <w:t xml:space="preserve">Students register with an intent to undertake a </w:t>
      </w:r>
      <w:del w:id="122" w:author="Nick Nicholas" w:date="2018-02-14T13:20:00Z">
        <w:r w:rsidDel="0043091B">
          <w:delText xml:space="preserve">qualification or </w:delText>
        </w:r>
      </w:del>
      <w:r>
        <w:t>Credential</w:t>
      </w:r>
    </w:p>
    <w:p w14:paraId="5DBF114D" w14:textId="45856E2B" w:rsidR="003E51D2" w:rsidRDefault="003E51D2" w:rsidP="003E51D2">
      <w:pPr>
        <w:pStyle w:val="a3"/>
        <w:numPr>
          <w:ilvl w:val="0"/>
          <w:numId w:val="24"/>
        </w:numPr>
        <w:rPr>
          <w:moveTo w:id="123" w:author="Nick Nicholas" w:date="2018-02-14T13:23:00Z"/>
        </w:rPr>
      </w:pPr>
      <w:moveToRangeStart w:id="124" w:author="Nick Nicholas" w:date="2018-02-14T13:23:00Z" w:name="move506377916"/>
      <w:moveTo w:id="125" w:author="Nick Nicholas" w:date="2018-02-14T13:23:00Z">
        <w:r>
          <w:t xml:space="preserve">Attainment: </w:t>
        </w:r>
        <w:del w:id="126" w:author="Nick Nicholas" w:date="2018-02-14T13:24:00Z">
          <w:r w:rsidDel="00A23F28">
            <w:delText>Measurable progress against various</w:delText>
          </w:r>
        </w:del>
      </w:moveTo>
      <w:ins w:id="127" w:author="Nick Nicholas" w:date="2018-02-14T13:24:00Z">
        <w:r w:rsidR="00A23F28">
          <w:t>A</w:t>
        </w:r>
      </w:ins>
      <w:moveTo w:id="128" w:author="Nick Nicholas" w:date="2018-02-14T13:23:00Z">
        <w:r>
          <w:t xml:space="preserve"> task</w:t>
        </w:r>
        <w:del w:id="129" w:author="Nick Nicholas" w:date="2018-02-14T13:24:00Z">
          <w:r w:rsidDel="00A23F28">
            <w:delText>s</w:delText>
          </w:r>
        </w:del>
        <w:r>
          <w:t xml:space="preserve"> that a student undertakes</w:t>
        </w:r>
        <w:del w:id="130" w:author="Nick Nicholas" w:date="2018-02-14T13:24:00Z">
          <w:r w:rsidDel="00A23F28">
            <w:delText>, which serve as evidence of progress towards an StudentAttainmentAchievement, and which justify the awarding of a Qualification towards a student</w:delText>
          </w:r>
        </w:del>
      </w:moveTo>
      <w:ins w:id="131" w:author="Nick Nicholas" w:date="2018-02-14T13:24:00Z">
        <w:r w:rsidR="00A23F28">
          <w:t xml:space="preserve"> in pursuit of a Credential</w:t>
        </w:r>
      </w:ins>
      <w:moveTo w:id="132" w:author="Nick Nicholas" w:date="2018-02-14T13:23:00Z">
        <w:r>
          <w:t>.</w:t>
        </w:r>
      </w:moveTo>
    </w:p>
    <w:p w14:paraId="06079BD4" w14:textId="24CE6E8D" w:rsidR="003E51D2" w:rsidRDefault="003E51D2" w:rsidP="003E51D2">
      <w:pPr>
        <w:pStyle w:val="a3"/>
        <w:numPr>
          <w:ilvl w:val="1"/>
          <w:numId w:val="24"/>
        </w:numPr>
        <w:rPr>
          <w:ins w:id="133" w:author="Nick Nicholas" w:date="2018-02-14T13:32:00Z"/>
        </w:rPr>
      </w:pPr>
      <w:moveTo w:id="134" w:author="Nick Nicholas" w:date="2018-02-14T13:23:00Z">
        <w:r>
          <w:t xml:space="preserve">Attainments include </w:t>
        </w:r>
        <w:del w:id="135" w:author="Nick Nicholas" w:date="2018-02-14T13:25:00Z">
          <w:r w:rsidDel="00262E8E">
            <w:delText xml:space="preserve">engagement with Tasks: </w:delText>
          </w:r>
        </w:del>
        <w:r>
          <w:t xml:space="preserve">Assessments, Courses, </w:t>
        </w:r>
        <w:del w:id="136" w:author="Nick Nicholas" w:date="2018-02-14T13:32:00Z">
          <w:r w:rsidDel="001109C2">
            <w:delText>Course Units</w:delText>
          </w:r>
        </w:del>
      </w:moveTo>
      <w:ins w:id="137" w:author="Nick Nicholas" w:date="2018-02-14T13:32:00Z">
        <w:r w:rsidR="001109C2">
          <w:t>Classes</w:t>
        </w:r>
      </w:ins>
      <w:moveTo w:id="138" w:author="Nick Nicholas" w:date="2018-02-14T13:23:00Z">
        <w:r>
          <w:t xml:space="preserve">, and </w:t>
        </w:r>
        <w:del w:id="139" w:author="Nick Nicholas" w:date="2018-02-14T13:25:00Z">
          <w:r w:rsidDel="00262E8E">
            <w:delText xml:space="preserve">other </w:delText>
          </w:r>
        </w:del>
        <w:r>
          <w:t>Credentials</w:t>
        </w:r>
      </w:moveTo>
      <w:ins w:id="140" w:author="Nick Nicholas" w:date="2018-02-14T13:25:00Z">
        <w:r w:rsidR="00262E8E">
          <w:t xml:space="preserve"> themselves (both prior credentials, as </w:t>
        </w:r>
      </w:ins>
      <w:ins w:id="141" w:author="Nick Nicholas" w:date="2018-02-14T13:26:00Z">
        <w:r w:rsidR="00262E8E">
          <w:t>recognition</w:t>
        </w:r>
      </w:ins>
      <w:ins w:id="142" w:author="Nick Nicholas" w:date="2018-02-14T13:25:00Z">
        <w:r w:rsidR="00262E8E">
          <w:t xml:space="preserve"> </w:t>
        </w:r>
      </w:ins>
      <w:ins w:id="143" w:author="Nick Nicholas" w:date="2018-02-14T13:26:00Z">
        <w:r w:rsidR="00262E8E">
          <w:t>of prior learning towards the current credential; and the current credential itself)</w:t>
        </w:r>
      </w:ins>
      <w:moveTo w:id="144" w:author="Nick Nicholas" w:date="2018-02-14T13:23:00Z">
        <w:r>
          <w:t>.</w:t>
        </w:r>
      </w:moveTo>
    </w:p>
    <w:p w14:paraId="180F3B3D" w14:textId="2DEBD239" w:rsidR="001109C2" w:rsidRDefault="001109C2" w:rsidP="003E51D2">
      <w:pPr>
        <w:pStyle w:val="a3"/>
        <w:numPr>
          <w:ilvl w:val="1"/>
          <w:numId w:val="24"/>
        </w:numPr>
        <w:rPr>
          <w:moveTo w:id="145" w:author="Nick Nicholas" w:date="2018-02-14T13:23:00Z"/>
        </w:rPr>
      </w:pPr>
      <w:ins w:id="146" w:author="Nick Nicholas" w:date="2018-02-14T13:32:00Z">
        <w:r>
          <w:t>Attainments are abstract types; logically they will be reali</w:t>
        </w:r>
      </w:ins>
      <w:ins w:id="147" w:author="Nick Nicholas" w:date="2018-02-14T13:33:00Z">
        <w:r>
          <w:t>s</w:t>
        </w:r>
      </w:ins>
      <w:ins w:id="148" w:author="Nick Nicholas" w:date="2018-02-14T13:32:00Z">
        <w:r>
          <w:t>ed by Assessments, Courses, Classes, and Credentials</w:t>
        </w:r>
      </w:ins>
      <w:ins w:id="149" w:author="Nick Nicholas" w:date="2018-02-14T13:33:00Z">
        <w:r>
          <w:t>.</w:t>
        </w:r>
      </w:ins>
    </w:p>
    <w:p w14:paraId="6CF1DA39" w14:textId="5B52DDE6" w:rsidR="003E51D2" w:rsidDel="008B5988" w:rsidRDefault="003E51D2" w:rsidP="003E51D2">
      <w:pPr>
        <w:pStyle w:val="a3"/>
        <w:numPr>
          <w:ilvl w:val="1"/>
          <w:numId w:val="24"/>
        </w:numPr>
        <w:rPr>
          <w:del w:id="150" w:author="Nick Nicholas" w:date="2018-02-14T13:30:00Z"/>
          <w:moveTo w:id="151" w:author="Nick Nicholas" w:date="2018-02-14T13:23:00Z"/>
        </w:rPr>
      </w:pPr>
      <w:moveTo w:id="152" w:author="Nick Nicholas" w:date="2018-02-14T13:23:00Z">
        <w:del w:id="153" w:author="Nick Nicholas" w:date="2018-02-14T13:30:00Z">
          <w:r w:rsidDel="008B5988">
            <w:delText>An Attainment can include Credits that a student has accumulated through their engagement with the Task.</w:delText>
          </w:r>
        </w:del>
      </w:moveTo>
    </w:p>
    <w:p w14:paraId="154D9E1E" w14:textId="4F26F25D" w:rsidR="003E51D2" w:rsidDel="008B5988" w:rsidRDefault="003E51D2" w:rsidP="003E51D2">
      <w:pPr>
        <w:pStyle w:val="a3"/>
        <w:numPr>
          <w:ilvl w:val="1"/>
          <w:numId w:val="24"/>
        </w:numPr>
        <w:rPr>
          <w:del w:id="154" w:author="Nick Nicholas" w:date="2018-02-14T13:29:00Z"/>
          <w:moveTo w:id="155" w:author="Nick Nicholas" w:date="2018-02-14T13:23:00Z"/>
        </w:rPr>
      </w:pPr>
      <w:moveTo w:id="156" w:author="Nick Nicholas" w:date="2018-02-14T13:23:00Z">
        <w:del w:id="157" w:author="Nick Nicholas" w:date="2018-02-14T13:29:00Z">
          <w:r w:rsidDel="008B5988">
            <w:delText>Individual Attainments can have associated teacher judgements.</w:delText>
          </w:r>
        </w:del>
      </w:moveTo>
    </w:p>
    <w:p w14:paraId="5DB79D78" w14:textId="64F12CA6" w:rsidR="003E51D2" w:rsidDel="00036E1B" w:rsidRDefault="003E51D2" w:rsidP="003E51D2">
      <w:pPr>
        <w:pStyle w:val="a3"/>
        <w:numPr>
          <w:ilvl w:val="1"/>
          <w:numId w:val="24"/>
        </w:numPr>
        <w:rPr>
          <w:del w:id="158" w:author="Nick Nicholas" w:date="2018-02-14T13:23:00Z"/>
          <w:moveTo w:id="159" w:author="Nick Nicholas" w:date="2018-02-14T13:23:00Z"/>
        </w:rPr>
      </w:pPr>
      <w:moveTo w:id="160" w:author="Nick Nicholas" w:date="2018-02-14T13:23:00Z">
        <w:del w:id="161" w:author="Nick Nicholas" w:date="2018-02-14T13:30:00Z">
          <w:r w:rsidDel="008B5988">
            <w:delText>Credits can be related to individual learning standards/competencies.</w:delText>
          </w:r>
        </w:del>
      </w:moveTo>
    </w:p>
    <w:p w14:paraId="6820E3C0" w14:textId="73E695E0" w:rsidR="003E51D2" w:rsidRPr="00116E76" w:rsidDel="008B5988" w:rsidRDefault="003E51D2">
      <w:pPr>
        <w:pStyle w:val="a3"/>
        <w:numPr>
          <w:ilvl w:val="1"/>
          <w:numId w:val="24"/>
        </w:numPr>
        <w:rPr>
          <w:del w:id="162" w:author="Nick Nicholas" w:date="2018-02-14T13:30:00Z"/>
          <w:moveTo w:id="163" w:author="Nick Nicholas" w:date="2018-02-14T13:23:00Z"/>
        </w:rPr>
        <w:pPrChange w:id="164" w:author="Nick Nicholas" w:date="2018-02-14T13:23:00Z">
          <w:pPr>
            <w:pStyle w:val="a3"/>
            <w:ind w:left="2160"/>
          </w:pPr>
        </w:pPrChange>
      </w:pPr>
    </w:p>
    <w:moveToRangeEnd w:id="124"/>
    <w:p w14:paraId="4B1D091C" w14:textId="127E78D8" w:rsidR="00231F2E" w:rsidRDefault="00BC49B8" w:rsidP="00231F2E">
      <w:pPr>
        <w:pStyle w:val="a3"/>
        <w:numPr>
          <w:ilvl w:val="0"/>
          <w:numId w:val="24"/>
        </w:numPr>
      </w:pPr>
      <w:r>
        <w:t>StudentAttainment</w:t>
      </w:r>
      <w:del w:id="165" w:author="Nick Nicholas" w:date="2018-02-14T13:27:00Z">
        <w:r w:rsidDel="0082359F">
          <w:delText>Achievement</w:delText>
        </w:r>
      </w:del>
      <w:r w:rsidR="00231F2E">
        <w:t xml:space="preserve">: </w:t>
      </w:r>
      <w:del w:id="166" w:author="Nick Nicholas" w:date="2018-02-14T13:27:00Z">
        <w:r w:rsidR="00231F2E" w:rsidDel="00BF2251">
          <w:delText xml:space="preserve">The </w:delText>
        </w:r>
      </w:del>
      <w:ins w:id="167" w:author="Nick Nicholas" w:date="2018-02-14T13:27:00Z">
        <w:r w:rsidR="00BF2251">
          <w:t xml:space="preserve">A </w:t>
        </w:r>
      </w:ins>
      <w:r w:rsidR="00231F2E">
        <w:t>record of how a student has achieved</w:t>
      </w:r>
      <w:r w:rsidR="00F77E87">
        <w:t xml:space="preserve"> or is progressing towards</w:t>
      </w:r>
      <w:r w:rsidR="00231F2E">
        <w:t xml:space="preserve"> </w:t>
      </w:r>
      <w:del w:id="168" w:author="Nick Nicholas" w:date="2018-02-14T13:27:00Z">
        <w:r w:rsidR="00231F2E" w:rsidDel="0082359F">
          <w:delText>a Qualification</w:delText>
        </w:r>
        <w:r w:rsidDel="0082359F">
          <w:delText xml:space="preserve"> or Credential</w:delText>
        </w:r>
        <w:r w:rsidR="00231F2E" w:rsidDel="0082359F">
          <w:delText xml:space="preserve"> through their studies</w:delText>
        </w:r>
        <w:r w:rsidR="001900D2" w:rsidDel="0082359F">
          <w:delText xml:space="preserve">, through </w:delText>
        </w:r>
        <w:r w:rsidR="008B62B4" w:rsidDel="0082359F">
          <w:delText xml:space="preserve">achieving </w:delText>
        </w:r>
        <w:r w:rsidR="00E678DE" w:rsidDel="0082359F">
          <w:delText>various Attainments</w:delText>
        </w:r>
      </w:del>
      <w:ins w:id="169" w:author="Nick Nicholas" w:date="2018-02-14T13:27:00Z">
        <w:r w:rsidR="0082359F">
          <w:t>an Attainment</w:t>
        </w:r>
      </w:ins>
      <w:r w:rsidR="00E678DE">
        <w:t>.</w:t>
      </w:r>
      <w:r w:rsidR="001900D2">
        <w:t xml:space="preserve"> </w:t>
      </w:r>
    </w:p>
    <w:p w14:paraId="5059B3B3" w14:textId="65F09462" w:rsidR="00BF2251" w:rsidRDefault="00BF2251" w:rsidP="00B11360">
      <w:pPr>
        <w:pStyle w:val="a3"/>
        <w:numPr>
          <w:ilvl w:val="1"/>
          <w:numId w:val="24"/>
        </w:numPr>
        <w:rPr>
          <w:ins w:id="170" w:author="Nick Nicholas" w:date="2018-02-14T13:27:00Z"/>
        </w:rPr>
      </w:pPr>
      <w:ins w:id="171" w:author="Nick Nicholas" w:date="2018-02-14T13:27:00Z">
        <w:r>
          <w:t>The Attainment can be a Credential</w:t>
        </w:r>
      </w:ins>
      <w:ins w:id="172" w:author="Nick Nicholas" w:date="2018-02-14T13:28:00Z">
        <w:r>
          <w:t>, or other Attainments undertaken in pursuit of a Credential.</w:t>
        </w:r>
        <w:r w:rsidR="00A62774">
          <w:t xml:space="preserve"> StudentAttainments are recursive.</w:t>
        </w:r>
      </w:ins>
    </w:p>
    <w:p w14:paraId="5F38DCCA" w14:textId="242CC1F0" w:rsidR="00B11360" w:rsidRDefault="00B11360" w:rsidP="00B11360">
      <w:pPr>
        <w:pStyle w:val="a3"/>
        <w:numPr>
          <w:ilvl w:val="1"/>
          <w:numId w:val="24"/>
        </w:numPr>
        <w:rPr>
          <w:ins w:id="173" w:author="Nick Nicholas" w:date="2018-02-14T13:29:00Z"/>
        </w:rPr>
      </w:pPr>
      <w:r>
        <w:t>Student Attainment</w:t>
      </w:r>
      <w:ins w:id="174" w:author="Nick Nicholas" w:date="2018-02-14T13:29:00Z">
        <w:r w:rsidR="008B5988">
          <w:t>s</w:t>
        </w:r>
      </w:ins>
      <w:r>
        <w:t xml:space="preserve"> </w:t>
      </w:r>
      <w:del w:id="175" w:author="Nick Nicholas" w:date="2018-02-14T13:29:00Z">
        <w:r w:rsidDel="008B5988">
          <w:delText xml:space="preserve">Achievements </w:delText>
        </w:r>
      </w:del>
      <w:r>
        <w:t>can have associated teacher judgements.</w:t>
      </w:r>
    </w:p>
    <w:p w14:paraId="6418DA18" w14:textId="29960D3C" w:rsidR="008B5988" w:rsidRDefault="008B5988" w:rsidP="00B11360">
      <w:pPr>
        <w:pStyle w:val="a3"/>
        <w:numPr>
          <w:ilvl w:val="1"/>
          <w:numId w:val="24"/>
        </w:numPr>
      </w:pPr>
      <w:ins w:id="176" w:author="Nick Nicholas" w:date="2018-02-14T13:29:00Z">
        <w:r>
          <w:t>Student Attainments can include Credits that a student has accumulated through their engagement with the Attainment.</w:t>
        </w:r>
      </w:ins>
    </w:p>
    <w:p w14:paraId="4841E57D" w14:textId="5BA86800" w:rsidR="00B52865" w:rsidRDefault="00B52865" w:rsidP="00B52865">
      <w:pPr>
        <w:pStyle w:val="a3"/>
        <w:numPr>
          <w:ilvl w:val="1"/>
          <w:numId w:val="24"/>
        </w:numPr>
      </w:pPr>
      <w:r>
        <w:t>Credentials</w:t>
      </w:r>
      <w:del w:id="177" w:author="Nick Nicholas" w:date="2018-02-14T13:30:00Z">
        <w:r w:rsidDel="008B5988">
          <w:delText>/Qualifications</w:delText>
        </w:r>
      </w:del>
      <w:r>
        <w:t xml:space="preserve"> can be </w:t>
      </w:r>
      <w:del w:id="178" w:author="Nick Nicholas" w:date="2018-02-14T13:30:00Z">
        <w:r w:rsidDel="008B5988">
          <w:delText xml:space="preserve">attained </w:delText>
        </w:r>
      </w:del>
      <w:ins w:id="179" w:author="Nick Nicholas" w:date="2018-02-14T13:30:00Z">
        <w:r w:rsidR="008B5988">
          <w:t xml:space="preserve">achievement </w:t>
        </w:r>
      </w:ins>
      <w:r>
        <w:t xml:space="preserve">through accumulation of </w:t>
      </w:r>
      <w:del w:id="180" w:author="Nick Nicholas" w:date="2018-02-14T13:30:00Z">
        <w:r w:rsidDel="00E224B8">
          <w:delText xml:space="preserve">credits </w:delText>
        </w:r>
      </w:del>
      <w:ins w:id="181" w:author="Nick Nicholas" w:date="2018-02-14T13:30:00Z">
        <w:r w:rsidR="00E224B8">
          <w:t xml:space="preserve">Credits </w:t>
        </w:r>
      </w:ins>
      <w:r>
        <w:t>associated with Attainments</w:t>
      </w:r>
    </w:p>
    <w:p w14:paraId="769311F8" w14:textId="5FCDB4C4" w:rsidR="00CC5EAD" w:rsidRDefault="00CC5EAD" w:rsidP="00CC5EAD">
      <w:pPr>
        <w:pStyle w:val="a3"/>
        <w:numPr>
          <w:ilvl w:val="1"/>
          <w:numId w:val="24"/>
        </w:numPr>
      </w:pPr>
      <w:r>
        <w:t>Credits can be related to individual learning standards</w:t>
      </w:r>
      <w:del w:id="182" w:author="Nick Nicholas" w:date="2018-02-14T13:30:00Z">
        <w:r w:rsidDel="00AE19DC">
          <w:delText>/competencies</w:delText>
        </w:r>
      </w:del>
      <w:ins w:id="183" w:author="Nick Nicholas" w:date="2018-02-14T13:30:00Z">
        <w:r w:rsidR="00AE19DC">
          <w:t xml:space="preserve"> or learning areas</w:t>
        </w:r>
      </w:ins>
      <w:r>
        <w:t>.</w:t>
      </w:r>
    </w:p>
    <w:p w14:paraId="1DBA42F7" w14:textId="77BADB47" w:rsidR="00D401B9" w:rsidRDefault="00D401B9" w:rsidP="00EB7FB6">
      <w:pPr>
        <w:pStyle w:val="a3"/>
        <w:numPr>
          <w:ilvl w:val="1"/>
          <w:numId w:val="24"/>
        </w:numPr>
        <w:rPr>
          <w:ins w:id="184" w:author="Nick Nicholas" w:date="2018-02-14T13:31:00Z"/>
        </w:rPr>
      </w:pPr>
      <w:ins w:id="185" w:author="Nick Nicholas" w:date="2018-02-14T13:31:00Z">
        <w:r>
          <w:t xml:space="preserve">Information on what Credentials students are engaging with (though StudentAttainments) are of interest to the </w:t>
        </w:r>
      </w:ins>
      <w:ins w:id="186" w:author="Nick Nicholas" w:date="2018-02-14T13:32:00Z">
        <w:r>
          <w:t>authorities managing the credentials.</w:t>
        </w:r>
      </w:ins>
    </w:p>
    <w:p w14:paraId="7A353645" w14:textId="4FCD9AD8" w:rsidR="00EB7FB6" w:rsidRDefault="00EB7FB6" w:rsidP="00EB7FB6">
      <w:pPr>
        <w:pStyle w:val="a3"/>
        <w:numPr>
          <w:ilvl w:val="1"/>
          <w:numId w:val="24"/>
        </w:numPr>
      </w:pPr>
      <w:r>
        <w:t xml:space="preserve">Information on what competencies have been acquired by a student in their studies, as represented in </w:t>
      </w:r>
      <w:del w:id="187" w:author="Nick Nicholas" w:date="2018-02-14T13:31:00Z">
        <w:r w:rsidDel="00236B82">
          <w:delText>a StudentAttainmentAchievement</w:delText>
        </w:r>
      </w:del>
      <w:ins w:id="188" w:author="Nick Nicholas" w:date="2018-02-14T13:31:00Z">
        <w:r w:rsidR="00236B82">
          <w:t>StudentAttainment records</w:t>
        </w:r>
      </w:ins>
      <w:r>
        <w:t>, are of interest in student transfer</w:t>
      </w:r>
      <w:ins w:id="189" w:author="Nick Nicholas" w:date="2018-02-14T13:31:00Z">
        <w:r w:rsidR="00CF7FEE">
          <w:t>,</w:t>
        </w:r>
      </w:ins>
      <w:r>
        <w:t xml:space="preserve"> as they can be used for Recognition of Prior Learning.</w:t>
      </w:r>
    </w:p>
    <w:p w14:paraId="666FE9F4" w14:textId="1B959297" w:rsidR="00EB7FB6" w:rsidRDefault="006218CC" w:rsidP="00EB7FB6">
      <w:pPr>
        <w:pStyle w:val="a3"/>
        <w:numPr>
          <w:ilvl w:val="2"/>
          <w:numId w:val="24"/>
        </w:numPr>
      </w:pPr>
      <w:r>
        <w:t xml:space="preserve">For the bulk of RPL scenarios, students are transferring within a jurisdiction where qualification/credential frameworks are well known.  This means that for the purposes of </w:t>
      </w:r>
      <w:r w:rsidR="00EB7FB6">
        <w:t xml:space="preserve">RPL during student transfer, the object can be published without any information about the qualification or Credential itself, or with only minimal </w:t>
      </w:r>
      <w:r>
        <w:t xml:space="preserve">identifying </w:t>
      </w:r>
      <w:r w:rsidR="00EB7FB6">
        <w:t>information.</w:t>
      </w:r>
    </w:p>
    <w:p w14:paraId="39E478F8" w14:textId="7E61BCC2" w:rsidR="00613357" w:rsidDel="003E51D2" w:rsidRDefault="001900D2">
      <w:pPr>
        <w:pStyle w:val="a3"/>
        <w:numPr>
          <w:ilvl w:val="0"/>
          <w:numId w:val="24"/>
        </w:numPr>
        <w:rPr>
          <w:moveFrom w:id="190" w:author="Nick Nicholas" w:date="2018-02-14T13:23:00Z"/>
        </w:rPr>
      </w:pPr>
      <w:moveFromRangeStart w:id="191" w:author="Nick Nicholas" w:date="2018-02-14T13:23:00Z" w:name="move506377916"/>
      <w:moveFrom w:id="192" w:author="Nick Nicholas" w:date="2018-02-14T13:23:00Z">
        <w:r w:rsidDel="003E51D2">
          <w:lastRenderedPageBreak/>
          <w:t>Attainment:</w:t>
        </w:r>
        <w:r w:rsidR="00613357" w:rsidDel="003E51D2">
          <w:t xml:space="preserve"> Measurable progress against various tasks that a student undertakes, which serve as evidence of progress towards an StudentAttainmentAchievement, and which justify the awarding of a Qualification towards a student.</w:t>
        </w:r>
      </w:moveFrom>
    </w:p>
    <w:p w14:paraId="5802F74F" w14:textId="31A269DA" w:rsidR="00863BE7" w:rsidDel="003E51D2" w:rsidRDefault="00863BE7" w:rsidP="007A6448">
      <w:pPr>
        <w:pStyle w:val="a3"/>
        <w:numPr>
          <w:ilvl w:val="1"/>
          <w:numId w:val="24"/>
        </w:numPr>
        <w:rPr>
          <w:moveFrom w:id="193" w:author="Nick Nicholas" w:date="2018-02-14T13:23:00Z"/>
        </w:rPr>
      </w:pPr>
      <w:moveFrom w:id="194" w:author="Nick Nicholas" w:date="2018-02-14T13:23:00Z">
        <w:r w:rsidDel="003E51D2">
          <w:t xml:space="preserve">Attainments include engagement with </w:t>
        </w:r>
        <w:r w:rsidR="00B12359" w:rsidDel="003E51D2">
          <w:t xml:space="preserve">Tasks: </w:t>
        </w:r>
        <w:r w:rsidDel="003E51D2">
          <w:t xml:space="preserve">Assessments, Courses, Course Units, and other </w:t>
        </w:r>
        <w:r w:rsidR="00A25818" w:rsidDel="003E51D2">
          <w:t>Credentials</w:t>
        </w:r>
        <w:r w:rsidDel="003E51D2">
          <w:t>.</w:t>
        </w:r>
      </w:moveFrom>
    </w:p>
    <w:p w14:paraId="76A68681" w14:textId="0462EA67" w:rsidR="00530077" w:rsidDel="003E51D2" w:rsidRDefault="00530077" w:rsidP="007A6448">
      <w:pPr>
        <w:pStyle w:val="a3"/>
        <w:numPr>
          <w:ilvl w:val="1"/>
          <w:numId w:val="24"/>
        </w:numPr>
        <w:rPr>
          <w:moveFrom w:id="195" w:author="Nick Nicholas" w:date="2018-02-14T13:23:00Z"/>
        </w:rPr>
      </w:pPr>
      <w:moveFrom w:id="196" w:author="Nick Nicholas" w:date="2018-02-14T13:23:00Z">
        <w:r w:rsidDel="003E51D2">
          <w:t xml:space="preserve">An </w:t>
        </w:r>
        <w:r w:rsidR="0098083B" w:rsidDel="003E51D2">
          <w:t>A</w:t>
        </w:r>
        <w:r w:rsidDel="003E51D2">
          <w:t xml:space="preserve">ttainment can include </w:t>
        </w:r>
        <w:r w:rsidR="00B12359" w:rsidDel="003E51D2">
          <w:t>C</w:t>
        </w:r>
        <w:r w:rsidR="002A272F" w:rsidDel="003E51D2">
          <w:t>redits</w:t>
        </w:r>
        <w:r w:rsidR="00B12359" w:rsidDel="003E51D2">
          <w:t xml:space="preserve"> that a student has accumulated through their engagement with the Task</w:t>
        </w:r>
        <w:r w:rsidR="0083452B" w:rsidDel="003E51D2">
          <w:t>.</w:t>
        </w:r>
      </w:moveFrom>
    </w:p>
    <w:p w14:paraId="4E690213" w14:textId="61C72604" w:rsidR="005450DF" w:rsidDel="003E51D2" w:rsidRDefault="005450DF" w:rsidP="005450DF">
      <w:pPr>
        <w:pStyle w:val="a3"/>
        <w:numPr>
          <w:ilvl w:val="1"/>
          <w:numId w:val="24"/>
        </w:numPr>
        <w:rPr>
          <w:moveFrom w:id="197" w:author="Nick Nicholas" w:date="2018-02-14T13:23:00Z"/>
        </w:rPr>
      </w:pPr>
      <w:moveFrom w:id="198" w:author="Nick Nicholas" w:date="2018-02-14T13:23:00Z">
        <w:r w:rsidDel="003E51D2">
          <w:t>Individual Attainments can have associated teacher judgements.</w:t>
        </w:r>
      </w:moveFrom>
    </w:p>
    <w:p w14:paraId="08EACA13" w14:textId="636FF500" w:rsidR="00D52B69" w:rsidDel="003E51D2" w:rsidRDefault="00D52B69" w:rsidP="00400120">
      <w:pPr>
        <w:pStyle w:val="a3"/>
        <w:numPr>
          <w:ilvl w:val="1"/>
          <w:numId w:val="24"/>
        </w:numPr>
        <w:rPr>
          <w:moveFrom w:id="199" w:author="Nick Nicholas" w:date="2018-02-14T13:23:00Z"/>
        </w:rPr>
      </w:pPr>
      <w:moveFrom w:id="200" w:author="Nick Nicholas" w:date="2018-02-14T13:23:00Z">
        <w:r w:rsidDel="003E51D2">
          <w:t>Credits can be related to in</w:t>
        </w:r>
        <w:r w:rsidR="0079036B" w:rsidDel="003E51D2">
          <w:t>di</w:t>
        </w:r>
        <w:r w:rsidDel="003E51D2">
          <w:t>vidual learning standards</w:t>
        </w:r>
        <w:r w:rsidR="00871171" w:rsidDel="003E51D2">
          <w:t>/competencies</w:t>
        </w:r>
        <w:r w:rsidR="0079036B" w:rsidDel="003E51D2">
          <w:t>.</w:t>
        </w:r>
      </w:moveFrom>
    </w:p>
    <w:p w14:paraId="78451C0E" w14:textId="5916E0E8" w:rsidR="00A9368F" w:rsidRPr="00116E76" w:rsidDel="003E51D2" w:rsidRDefault="00A9368F" w:rsidP="007A6448">
      <w:pPr>
        <w:pStyle w:val="a3"/>
        <w:ind w:left="2160"/>
        <w:rPr>
          <w:moveFrom w:id="201" w:author="Nick Nicholas" w:date="2018-02-14T13:23:00Z"/>
        </w:rPr>
      </w:pPr>
    </w:p>
    <w:p w14:paraId="679757C8" w14:textId="340F901D" w:rsidR="00116E76" w:rsidRDefault="00116E76" w:rsidP="00116E76">
      <w:pPr>
        <w:pStyle w:val="2"/>
      </w:pPr>
      <w:bookmarkStart w:id="202" w:name="_Toc497142429"/>
      <w:bookmarkStart w:id="203" w:name="_Toc498607922"/>
      <w:moveFromRangeEnd w:id="191"/>
      <w:r>
        <w:t>Conceptual Model</w:t>
      </w:r>
      <w:bookmarkEnd w:id="202"/>
      <w:bookmarkEnd w:id="203"/>
    </w:p>
    <w:p w14:paraId="24EA9D92" w14:textId="655E0E9E" w:rsidR="00186FAA" w:rsidRPr="007A6448" w:rsidRDefault="008D5D74" w:rsidP="00186FAA">
      <w:pPr>
        <w:widowControl w:val="0"/>
        <w:autoSpaceDE w:val="0"/>
        <w:autoSpaceDN w:val="0"/>
        <w:adjustRightInd w:val="0"/>
        <w:rPr>
          <w:rFonts w:ascii="Arial Unicode MS" w:eastAsia="Arial Unicode MS" w:hAnsiTheme="minorHAnsi" w:cs="Arial Unicode MS"/>
          <w:lang w:val="en-US"/>
        </w:rPr>
      </w:pPr>
      <w:r w:rsidRPr="007A6448">
        <w:rPr>
          <w:rFonts w:ascii="Arial Unicode MS" w:eastAsia="Arial Unicode MS" w:hAnsiTheme="minorHAnsi" w:cs="Arial Unicode MS"/>
          <w:noProof/>
          <w:lang w:val="en-AU" w:eastAsia="en-AU"/>
        </w:rPr>
        <w:drawing>
          <wp:inline distT="0" distB="0" distL="0" distR="0" wp14:anchorId="3C15B1EC" wp14:editId="5BEB2AB2">
            <wp:extent cx="6642100" cy="4613910"/>
            <wp:effectExtent l="0" t="0" r="12700" b="889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4613910"/>
                    </a:xfrm>
                    <a:prstGeom prst="rect">
                      <a:avLst/>
                    </a:prstGeom>
                  </pic:spPr>
                </pic:pic>
              </a:graphicData>
            </a:graphic>
          </wp:inline>
        </w:drawing>
      </w:r>
    </w:p>
    <w:p w14:paraId="47F1DE51" w14:textId="77777777" w:rsidR="00186FAA" w:rsidRPr="00186FAA" w:rsidRDefault="00186FAA" w:rsidP="00186FAA"/>
    <w:p w14:paraId="1EF405A8" w14:textId="77777777" w:rsidR="005478FF" w:rsidRDefault="005478FF" w:rsidP="001878BE">
      <w:pPr>
        <w:widowControl w:val="0"/>
        <w:autoSpaceDE w:val="0"/>
        <w:autoSpaceDN w:val="0"/>
        <w:adjustRightInd w:val="0"/>
        <w:rPr>
          <w:rFonts w:ascii="Arial Unicode MS" w:eastAsia="Arial Unicode MS" w:hAnsiTheme="minorHAnsi" w:cs="Arial Unicode MS"/>
        </w:rPr>
      </w:pPr>
    </w:p>
    <w:p w14:paraId="7F19AE63" w14:textId="5890E598" w:rsidR="000008C6" w:rsidRDefault="008A3257" w:rsidP="001878BE">
      <w:pPr>
        <w:widowControl w:val="0"/>
        <w:autoSpaceDE w:val="0"/>
        <w:autoSpaceDN w:val="0"/>
        <w:adjustRightInd w:val="0"/>
        <w:rPr>
          <w:ins w:id="204" w:author="Stuart McGrigor" w:date="2018-02-07T11:44:00Z"/>
          <w:rFonts w:ascii="Arial Unicode MS" w:eastAsia="Arial Unicode MS" w:hAnsiTheme="minorHAnsi" w:cs="Arial Unicode MS"/>
          <w:lang w:val="en-US"/>
        </w:rPr>
      </w:pPr>
      <w:ins w:id="205" w:author="Nick Nicholas" w:date="2018-02-14T13:42:00Z">
        <w:r w:rsidRPr="008A3257">
          <w:rPr>
            <w:rFonts w:ascii="Arial Unicode MS" w:eastAsia="Arial Unicode MS" w:hAnsiTheme="minorHAnsi" w:cs="Arial Unicode MS"/>
            <w:noProof/>
            <w:lang w:val="en-US"/>
          </w:rPr>
          <w:lastRenderedPageBreak/>
          <w:drawing>
            <wp:inline distT="0" distB="0" distL="0" distR="0" wp14:anchorId="1D546B68" wp14:editId="4FFB7A05">
              <wp:extent cx="4755277" cy="4411133"/>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9950" cy="4415467"/>
                      </a:xfrm>
                      <a:prstGeom prst="rect">
                        <a:avLst/>
                      </a:prstGeom>
                    </pic:spPr>
                  </pic:pic>
                </a:graphicData>
              </a:graphic>
            </wp:inline>
          </w:drawing>
        </w:r>
        <w:r w:rsidRPr="008A3257" w:rsidDel="008A3257">
          <w:rPr>
            <w:rFonts w:ascii="Arial Unicode MS" w:eastAsia="Arial Unicode MS" w:hAnsiTheme="minorHAnsi" w:cs="Arial Unicode MS"/>
            <w:lang w:val="en-US"/>
          </w:rPr>
          <w:t xml:space="preserve"> </w:t>
        </w:r>
      </w:ins>
      <w:commentRangeStart w:id="206"/>
      <w:commentRangeStart w:id="207"/>
      <w:commentRangeStart w:id="208"/>
      <w:commentRangeStart w:id="209"/>
      <w:del w:id="210" w:author="Nick Nicholas" w:date="2018-02-14T13:42:00Z">
        <w:r w:rsidR="00552B56" w:rsidRPr="007A6448" w:rsidDel="008A3257">
          <w:rPr>
            <w:rFonts w:ascii="Arial Unicode MS" w:eastAsia="Arial Unicode MS" w:hAnsiTheme="minorHAnsi" w:cs="Arial Unicode MS"/>
            <w:noProof/>
            <w:lang w:val="en-AU" w:eastAsia="en-AU"/>
          </w:rPr>
          <w:drawing>
            <wp:inline distT="0" distB="0" distL="0" distR="0" wp14:anchorId="012A74C3" wp14:editId="674B9DCC">
              <wp:extent cx="6642100" cy="5146040"/>
              <wp:effectExtent l="0" t="0" r="12700" b="1016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5146040"/>
                      </a:xfrm>
                      <a:prstGeom prst="rect">
                        <a:avLst/>
                      </a:prstGeom>
                    </pic:spPr>
                  </pic:pic>
                </a:graphicData>
              </a:graphic>
            </wp:inline>
          </w:drawing>
        </w:r>
      </w:del>
      <w:commentRangeEnd w:id="206"/>
      <w:commentRangeEnd w:id="208"/>
      <w:commentRangeEnd w:id="209"/>
      <w:r w:rsidR="00BF04A2">
        <w:rPr>
          <w:rStyle w:val="a6"/>
          <w:lang w:val="en-US" w:eastAsia="en-US"/>
        </w:rPr>
        <w:commentReference w:id="206"/>
      </w:r>
      <w:commentRangeEnd w:id="207"/>
      <w:r w:rsidR="009171A4">
        <w:rPr>
          <w:rStyle w:val="a6"/>
          <w:lang w:val="en-US" w:eastAsia="en-US"/>
        </w:rPr>
        <w:commentReference w:id="207"/>
      </w:r>
      <w:r w:rsidR="009D3D64">
        <w:rPr>
          <w:rStyle w:val="a6"/>
          <w:lang w:val="en-US" w:eastAsia="en-US"/>
        </w:rPr>
        <w:commentReference w:id="208"/>
      </w:r>
      <w:r w:rsidR="009171A4">
        <w:rPr>
          <w:rStyle w:val="a6"/>
          <w:lang w:val="en-US" w:eastAsia="en-US"/>
        </w:rPr>
        <w:commentReference w:id="209"/>
      </w:r>
      <w:r w:rsidR="005478FF" w:rsidRPr="007A6448" w:rsidDel="00FF40A8">
        <w:rPr>
          <w:rFonts w:ascii="Arial Unicode MS" w:eastAsia="Arial Unicode MS" w:hAnsiTheme="minorHAnsi" w:cs="Arial Unicode MS"/>
          <w:lang w:val="en-US"/>
        </w:rPr>
        <w:t xml:space="preserve"> </w:t>
      </w:r>
    </w:p>
    <w:p w14:paraId="79988327" w14:textId="218288DF" w:rsidR="000008C6" w:rsidRDefault="000008C6" w:rsidP="001878BE">
      <w:pPr>
        <w:widowControl w:val="0"/>
        <w:autoSpaceDE w:val="0"/>
        <w:autoSpaceDN w:val="0"/>
        <w:adjustRightInd w:val="0"/>
        <w:rPr>
          <w:ins w:id="211" w:author="Stuart McGrigor" w:date="2018-02-07T11:44:00Z"/>
          <w:rFonts w:ascii="Arial Unicode MS" w:eastAsia="Arial Unicode MS" w:hAnsiTheme="minorHAnsi" w:cs="Arial Unicode MS"/>
          <w:lang w:val="en-US"/>
        </w:rPr>
      </w:pPr>
      <w:commentRangeStart w:id="212"/>
      <w:ins w:id="213" w:author="Stuart McGrigor" w:date="2018-02-07T11:44:00Z">
        <w:r w:rsidRPr="000008C6">
          <w:rPr>
            <w:rFonts w:ascii="Arial Unicode MS" w:eastAsia="Arial Unicode MS" w:hAnsiTheme="minorHAnsi" w:cs="Arial Unicode MS"/>
            <w:noProof/>
            <w:lang w:val="en-AU" w:eastAsia="en-AU"/>
            <w:rPrChange w:id="214" w:author="Unknown">
              <w:rPr>
                <w:noProof/>
                <w:lang w:val="en-AU" w:eastAsia="en-AU"/>
              </w:rPr>
            </w:rPrChange>
          </w:rPr>
          <w:drawing>
            <wp:inline distT="0" distB="0" distL="0" distR="0" wp14:anchorId="7D6DF1C5" wp14:editId="06153CB2">
              <wp:extent cx="6642100" cy="465097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4650979"/>
                      </a:xfrm>
                      <a:prstGeom prst="rect">
                        <a:avLst/>
                      </a:prstGeom>
                      <a:noFill/>
                      <a:ln>
                        <a:noFill/>
                      </a:ln>
                    </pic:spPr>
                  </pic:pic>
                </a:graphicData>
              </a:graphic>
            </wp:inline>
          </w:drawing>
        </w:r>
        <w:commentRangeEnd w:id="212"/>
        <w:r>
          <w:rPr>
            <w:rStyle w:val="a6"/>
            <w:lang w:val="en-US" w:eastAsia="en-US"/>
          </w:rPr>
          <w:commentReference w:id="212"/>
        </w:r>
      </w:ins>
    </w:p>
    <w:p w14:paraId="54970539" w14:textId="419602A6" w:rsidR="00F51CE5" w:rsidRDefault="00203328" w:rsidP="001878BE">
      <w:pPr>
        <w:widowControl w:val="0"/>
        <w:autoSpaceDE w:val="0"/>
        <w:autoSpaceDN w:val="0"/>
        <w:adjustRightInd w:val="0"/>
        <w:rPr>
          <w:ins w:id="215" w:author="Nick Nicholas" w:date="2018-02-12T14:56:00Z"/>
          <w:rFonts w:ascii="Arial Unicode MS" w:eastAsia="Arial Unicode MS" w:hAnsiTheme="minorHAnsi" w:cs="Arial Unicode MS"/>
          <w:lang w:val="en-US"/>
        </w:rPr>
      </w:pPr>
      <w:commentRangeStart w:id="216"/>
      <w:commentRangeStart w:id="217"/>
      <w:del w:id="218" w:author="Nick Nicholas" w:date="2018-02-14T13:43:00Z">
        <w:r w:rsidRPr="007A6448" w:rsidDel="00E46861">
          <w:rPr>
            <w:rFonts w:ascii="Arial Unicode MS" w:eastAsia="Arial Unicode MS" w:hAnsiTheme="minorHAnsi" w:cs="Arial Unicode MS"/>
            <w:noProof/>
            <w:lang w:val="en-AU" w:eastAsia="en-AU"/>
          </w:rPr>
          <w:lastRenderedPageBreak/>
          <w:drawing>
            <wp:inline distT="0" distB="0" distL="0" distR="0" wp14:anchorId="394181F3" wp14:editId="32F05F77">
              <wp:extent cx="6642100" cy="4556760"/>
              <wp:effectExtent l="0" t="0" r="1270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100" cy="4556760"/>
                      </a:xfrm>
                      <a:prstGeom prst="rect">
                        <a:avLst/>
                      </a:prstGeom>
                    </pic:spPr>
                  </pic:pic>
                </a:graphicData>
              </a:graphic>
            </wp:inline>
          </w:drawing>
        </w:r>
      </w:del>
      <w:commentRangeEnd w:id="216"/>
      <w:r w:rsidR="00BF04A2">
        <w:rPr>
          <w:rStyle w:val="a6"/>
          <w:lang w:val="en-US" w:eastAsia="en-US"/>
        </w:rPr>
        <w:commentReference w:id="216"/>
      </w:r>
      <w:commentRangeEnd w:id="217"/>
    </w:p>
    <w:p w14:paraId="57C4ADFA" w14:textId="47E98588" w:rsidR="001878BE" w:rsidRPr="007A6448" w:rsidRDefault="00CF5F76" w:rsidP="001878BE">
      <w:pPr>
        <w:widowControl w:val="0"/>
        <w:autoSpaceDE w:val="0"/>
        <w:autoSpaceDN w:val="0"/>
        <w:adjustRightInd w:val="0"/>
        <w:rPr>
          <w:rFonts w:ascii="Arial Unicode MS" w:eastAsia="Arial Unicode MS" w:hAnsiTheme="minorHAnsi" w:cs="Arial Unicode MS"/>
          <w:lang w:val="en-US"/>
        </w:rPr>
      </w:pPr>
      <w:r>
        <w:rPr>
          <w:rStyle w:val="a6"/>
          <w:lang w:val="en-US" w:eastAsia="en-US"/>
        </w:rPr>
        <w:commentReference w:id="217"/>
      </w:r>
      <w:ins w:id="219" w:author="Nick Nicholas" w:date="2018-02-12T14:56:00Z">
        <w:r w:rsidR="00F51CE5" w:rsidRPr="00F51CE5">
          <w:rPr>
            <w:rFonts w:ascii="Arial Unicode MS" w:eastAsia="Arial Unicode MS" w:hAnsiTheme="minorHAnsi" w:cs="Arial Unicode MS"/>
            <w:noProof/>
            <w:lang w:val="en-AU" w:eastAsia="en-AU"/>
            <w:rPrChange w:id="220" w:author="Unknown">
              <w:rPr>
                <w:noProof/>
                <w:lang w:val="en-AU" w:eastAsia="en-AU"/>
              </w:rPr>
            </w:rPrChange>
          </w:rPr>
          <w:drawing>
            <wp:inline distT="0" distB="0" distL="0" distR="0" wp14:anchorId="64B497EF" wp14:editId="0DE93EA1">
              <wp:extent cx="6642100" cy="416623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2100" cy="4166235"/>
                      </a:xfrm>
                      <a:prstGeom prst="rect">
                        <a:avLst/>
                      </a:prstGeom>
                    </pic:spPr>
                  </pic:pic>
                </a:graphicData>
              </a:graphic>
            </wp:inline>
          </w:drawing>
        </w:r>
      </w:ins>
    </w:p>
    <w:p w14:paraId="0407F814" w14:textId="77777777" w:rsidR="00D4725C" w:rsidRPr="007A6448" w:rsidRDefault="00D4725C" w:rsidP="00D4725C">
      <w:pPr>
        <w:rPr>
          <w:lang w:val="en-US"/>
        </w:rPr>
      </w:pPr>
      <w:r w:rsidRPr="007A6448">
        <w:rPr>
          <w:lang w:val="en-US"/>
        </w:rPr>
        <w:t>(Black objects refer to inputs to assessment, red refer to outputs of assessment.)</w:t>
      </w:r>
    </w:p>
    <w:p w14:paraId="51CF280C" w14:textId="77777777" w:rsidR="00324584" w:rsidRPr="007A6448" w:rsidRDefault="00324584" w:rsidP="004C4B05">
      <w:pPr>
        <w:widowControl w:val="0"/>
        <w:autoSpaceDE w:val="0"/>
        <w:autoSpaceDN w:val="0"/>
        <w:adjustRightInd w:val="0"/>
        <w:rPr>
          <w:rFonts w:ascii="Arial Unicode MS" w:eastAsia="Arial Unicode MS" w:hAnsiTheme="minorHAnsi" w:cs="Arial Unicode MS"/>
          <w:lang w:val="en-US"/>
        </w:rPr>
      </w:pPr>
    </w:p>
    <w:tbl>
      <w:tblPr>
        <w:tblStyle w:val="a5"/>
        <w:tblW w:w="0" w:type="auto"/>
        <w:tblLook w:val="04A0" w:firstRow="1" w:lastRow="0" w:firstColumn="1" w:lastColumn="0" w:noHBand="0" w:noVBand="1"/>
        <w:tblPrChange w:id="221" w:author="Stuart McGrigor" w:date="2018-01-31T12:52:00Z">
          <w:tblPr>
            <w:tblStyle w:val="a5"/>
            <w:tblW w:w="0" w:type="auto"/>
            <w:tblLook w:val="04A0" w:firstRow="1" w:lastRow="0" w:firstColumn="1" w:lastColumn="0" w:noHBand="0" w:noVBand="1"/>
          </w:tblPr>
        </w:tblPrChange>
      </w:tblPr>
      <w:tblGrid>
        <w:gridCol w:w="2763"/>
        <w:gridCol w:w="2763"/>
        <w:gridCol w:w="2764"/>
        <w:tblGridChange w:id="222">
          <w:tblGrid>
            <w:gridCol w:w="2763"/>
            <w:gridCol w:w="2763"/>
            <w:gridCol w:w="2764"/>
          </w:tblGrid>
        </w:tblGridChange>
      </w:tblGrid>
      <w:tr w:rsidR="008B0248" w14:paraId="6FE3DCA8" w14:textId="77777777" w:rsidTr="008B0248">
        <w:trPr>
          <w:tblHeader/>
        </w:trPr>
        <w:tc>
          <w:tcPr>
            <w:tcW w:w="2763" w:type="dxa"/>
            <w:tcPrChange w:id="223" w:author="Stuart McGrigor" w:date="2018-01-31T12:52:00Z">
              <w:tcPr>
                <w:tcW w:w="2763" w:type="dxa"/>
              </w:tcPr>
            </w:tcPrChange>
          </w:tcPr>
          <w:p w14:paraId="1D5A992F" w14:textId="0F5A8DAA" w:rsidR="008B0248" w:rsidRPr="00F51CE5" w:rsidRDefault="008B0248" w:rsidP="008B0248">
            <w:pPr>
              <w:widowControl w:val="0"/>
              <w:autoSpaceDE w:val="0"/>
              <w:autoSpaceDN w:val="0"/>
              <w:adjustRightInd w:val="0"/>
              <w:rPr>
                <w:rFonts w:ascii="Arial Unicode MS" w:eastAsia="Arial Unicode MS" w:hAnsiTheme="minorHAnsi" w:cs="Arial Unicode MS"/>
                <w:lang w:val="en-US"/>
              </w:rPr>
            </w:pPr>
            <w:del w:id="224" w:author="Nick Nicholas" w:date="2018-02-12T14:56:00Z">
              <w:r w:rsidRPr="008A200F" w:rsidDel="00F51CE5">
                <w:rPr>
                  <w:b/>
                  <w:i/>
                  <w:color w:val="0070C0"/>
                </w:rPr>
                <w:delText>Object</w:delText>
              </w:r>
            </w:del>
            <w:ins w:id="225" w:author="Nick Nicholas" w:date="2018-02-12T14:56:00Z">
              <w:r w:rsidR="00F51CE5">
                <w:rPr>
                  <w:b/>
                  <w:i/>
                  <w:color w:val="0070C0"/>
                  <w:lang w:val="en-US"/>
                </w:rPr>
                <w:t>Subject</w:t>
              </w:r>
            </w:ins>
          </w:p>
        </w:tc>
        <w:tc>
          <w:tcPr>
            <w:tcW w:w="2763" w:type="dxa"/>
            <w:tcPrChange w:id="226" w:author="Stuart McGrigor" w:date="2018-01-31T12:52:00Z">
              <w:tcPr>
                <w:tcW w:w="2763" w:type="dxa"/>
              </w:tcPr>
            </w:tcPrChange>
          </w:tcPr>
          <w:p w14:paraId="37B356EC" w14:textId="4C8F64DF" w:rsidR="008B0248" w:rsidRDefault="008B0248" w:rsidP="008B0248">
            <w:pPr>
              <w:widowControl w:val="0"/>
              <w:autoSpaceDE w:val="0"/>
              <w:autoSpaceDN w:val="0"/>
              <w:adjustRightInd w:val="0"/>
              <w:rPr>
                <w:rFonts w:ascii="Arial Unicode MS" w:eastAsia="Arial Unicode MS" w:hAnsiTheme="minorHAnsi" w:cs="Arial Unicode MS"/>
              </w:rPr>
            </w:pPr>
            <w:r w:rsidRPr="008A200F">
              <w:rPr>
                <w:b/>
                <w:i/>
                <w:color w:val="0070C0"/>
              </w:rPr>
              <w:t>relationship</w:t>
            </w:r>
          </w:p>
        </w:tc>
        <w:tc>
          <w:tcPr>
            <w:tcW w:w="2764" w:type="dxa"/>
            <w:tcPrChange w:id="227" w:author="Stuart McGrigor" w:date="2018-01-31T12:52:00Z">
              <w:tcPr>
                <w:tcW w:w="2764" w:type="dxa"/>
              </w:tcPr>
            </w:tcPrChange>
          </w:tcPr>
          <w:p w14:paraId="761A7412" w14:textId="01CB1976" w:rsidR="008B0248" w:rsidRPr="00F51CE5" w:rsidRDefault="008B0248" w:rsidP="008B0248">
            <w:pPr>
              <w:widowControl w:val="0"/>
              <w:autoSpaceDE w:val="0"/>
              <w:autoSpaceDN w:val="0"/>
              <w:adjustRightInd w:val="0"/>
              <w:rPr>
                <w:rFonts w:ascii="Arial Unicode MS" w:eastAsia="Arial Unicode MS" w:hAnsiTheme="minorHAnsi" w:cs="Arial Unicode MS"/>
                <w:lang w:val="en-US"/>
              </w:rPr>
            </w:pPr>
            <w:del w:id="228" w:author="Nick Nicholas" w:date="2018-02-12T14:56:00Z">
              <w:r w:rsidRPr="008A200F" w:rsidDel="00F51CE5">
                <w:rPr>
                  <w:b/>
                  <w:i/>
                  <w:color w:val="0070C0"/>
                </w:rPr>
                <w:delText>Subject</w:delText>
              </w:r>
            </w:del>
            <w:ins w:id="229" w:author="Nick Nicholas" w:date="2018-02-12T14:56:00Z">
              <w:r w:rsidR="00F51CE5">
                <w:rPr>
                  <w:b/>
                  <w:i/>
                  <w:color w:val="0070C0"/>
                  <w:lang w:val="en-US"/>
                </w:rPr>
                <w:t>Object</w:t>
              </w:r>
            </w:ins>
          </w:p>
        </w:tc>
      </w:tr>
      <w:tr w:rsidR="008B0248" w14:paraId="77FF0B0B" w14:textId="77777777" w:rsidTr="0053672E">
        <w:tc>
          <w:tcPr>
            <w:tcW w:w="2763" w:type="dxa"/>
          </w:tcPr>
          <w:p w14:paraId="4557D92F" w14:textId="25C21213"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c>
          <w:tcPr>
            <w:tcW w:w="2763" w:type="dxa"/>
          </w:tcPr>
          <w:p w14:paraId="5633C800" w14:textId="213C17E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w:t>
            </w:r>
          </w:p>
        </w:tc>
        <w:tc>
          <w:tcPr>
            <w:tcW w:w="2764" w:type="dxa"/>
          </w:tcPr>
          <w:p w14:paraId="1B8C7F5E" w14:textId="196CD65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8B0248" w14:paraId="0FBD6D23" w14:textId="77777777" w:rsidTr="0053672E">
        <w:tc>
          <w:tcPr>
            <w:tcW w:w="2763" w:type="dxa"/>
          </w:tcPr>
          <w:p w14:paraId="0E57934B" w14:textId="7F6701D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Curriculum</w:t>
            </w:r>
          </w:p>
        </w:tc>
        <w:tc>
          <w:tcPr>
            <w:tcW w:w="2763" w:type="dxa"/>
          </w:tcPr>
          <w:p w14:paraId="50BA661B" w14:textId="2DBEB78D"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Includes</w:t>
            </w:r>
          </w:p>
        </w:tc>
        <w:tc>
          <w:tcPr>
            <w:tcW w:w="2764" w:type="dxa"/>
          </w:tcPr>
          <w:p w14:paraId="19EC0D0D" w14:textId="08946E4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8B0248" w14:paraId="43FBE6D7" w14:textId="77777777" w:rsidTr="0053672E">
        <w:tc>
          <w:tcPr>
            <w:tcW w:w="2763" w:type="dxa"/>
          </w:tcPr>
          <w:p w14:paraId="7110A124" w14:textId="415722E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Curriculum</w:t>
            </w:r>
          </w:p>
        </w:tc>
        <w:tc>
          <w:tcPr>
            <w:tcW w:w="2763" w:type="dxa"/>
          </w:tcPr>
          <w:p w14:paraId="2602E295" w14:textId="46E40AC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Includes</w:t>
            </w:r>
          </w:p>
        </w:tc>
        <w:tc>
          <w:tcPr>
            <w:tcW w:w="2764" w:type="dxa"/>
          </w:tcPr>
          <w:p w14:paraId="57BB3562" w14:textId="357F74D3"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8B0248" w14:paraId="5E16E4CD" w14:textId="77777777" w:rsidTr="0053672E">
        <w:tc>
          <w:tcPr>
            <w:tcW w:w="2763" w:type="dxa"/>
          </w:tcPr>
          <w:p w14:paraId="31D391B6" w14:textId="7A5F1D9E"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1C89B129" w14:textId="2E002D9C"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w:t>
            </w:r>
          </w:p>
        </w:tc>
        <w:tc>
          <w:tcPr>
            <w:tcW w:w="2764" w:type="dxa"/>
          </w:tcPr>
          <w:p w14:paraId="695E34A7" w14:textId="57E2933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Area</w:t>
            </w:r>
          </w:p>
        </w:tc>
      </w:tr>
      <w:tr w:rsidR="008B0248" w14:paraId="1B6D98A0" w14:textId="77777777" w:rsidTr="0053672E">
        <w:tc>
          <w:tcPr>
            <w:tcW w:w="2763" w:type="dxa"/>
          </w:tcPr>
          <w:p w14:paraId="168E1BB1" w14:textId="5684E5F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64C90B2C" w14:textId="63FFE9A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Covers (changeable)</w:t>
            </w:r>
          </w:p>
        </w:tc>
        <w:tc>
          <w:tcPr>
            <w:tcW w:w="2764" w:type="dxa"/>
          </w:tcPr>
          <w:p w14:paraId="0FBE87D4" w14:textId="01C45510"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8B0248" w14:paraId="4405A2DE" w14:textId="77777777" w:rsidTr="0053672E">
        <w:tc>
          <w:tcPr>
            <w:tcW w:w="2763" w:type="dxa"/>
          </w:tcPr>
          <w:p w14:paraId="2F546929" w14:textId="2A365AC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545317D2" w14:textId="02456E2C"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Enrolled In (flexible)</w:t>
            </w:r>
          </w:p>
        </w:tc>
        <w:tc>
          <w:tcPr>
            <w:tcW w:w="2764" w:type="dxa"/>
          </w:tcPr>
          <w:p w14:paraId="12C5A989" w14:textId="3CA0345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8B0248" w14:paraId="549038C2" w14:textId="77777777" w:rsidTr="0053672E">
        <w:tc>
          <w:tcPr>
            <w:tcW w:w="2763" w:type="dxa"/>
          </w:tcPr>
          <w:p w14:paraId="38381EBC" w14:textId="0F54F6D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5BFFE5B1" w14:textId="633FE04C"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Completes (Attains)</w:t>
            </w:r>
          </w:p>
        </w:tc>
        <w:tc>
          <w:tcPr>
            <w:tcW w:w="2764" w:type="dxa"/>
          </w:tcPr>
          <w:p w14:paraId="031B9783" w14:textId="5213E21B"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8B0248" w14:paraId="391D4294" w14:textId="77777777" w:rsidTr="0053672E">
        <w:tc>
          <w:tcPr>
            <w:tcW w:w="2763" w:type="dxa"/>
          </w:tcPr>
          <w:p w14:paraId="57A377C5" w14:textId="328FE82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353697A2" w14:textId="55C914F3"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Member</w:t>
            </w:r>
          </w:p>
        </w:tc>
        <w:tc>
          <w:tcPr>
            <w:tcW w:w="2764" w:type="dxa"/>
          </w:tcPr>
          <w:p w14:paraId="0A63FE3E" w14:textId="1E359BC0"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8B0248" w14:paraId="086093B9" w14:textId="77777777" w:rsidTr="0053672E">
        <w:tc>
          <w:tcPr>
            <w:tcW w:w="2763" w:type="dxa"/>
          </w:tcPr>
          <w:p w14:paraId="7F28EBDD" w14:textId="7C0FDE52"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5FED7A44" w14:textId="52C008F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Delivered Through (changeable)</w:t>
            </w:r>
          </w:p>
        </w:tc>
        <w:tc>
          <w:tcPr>
            <w:tcW w:w="2764" w:type="dxa"/>
          </w:tcPr>
          <w:p w14:paraId="34785BA5" w14:textId="7329B0B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8B0248" w14:paraId="63C2ED0B" w14:textId="77777777" w:rsidTr="0053672E">
        <w:tc>
          <w:tcPr>
            <w:tcW w:w="2763" w:type="dxa"/>
          </w:tcPr>
          <w:p w14:paraId="2745FE09" w14:textId="6905142C"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432F5B83" w14:textId="02E3C4AA"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Registers For</w:t>
            </w:r>
          </w:p>
        </w:tc>
        <w:tc>
          <w:tcPr>
            <w:tcW w:w="2764" w:type="dxa"/>
          </w:tcPr>
          <w:p w14:paraId="0AD68BEE" w14:textId="76FC57B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r>
      <w:tr w:rsidR="008B0248" w14:paraId="7FAC3E4C" w14:textId="77777777" w:rsidTr="0053672E">
        <w:tc>
          <w:tcPr>
            <w:tcW w:w="2763" w:type="dxa"/>
          </w:tcPr>
          <w:p w14:paraId="6BFE4595" w14:textId="3905019B"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14C04557" w14:textId="101B7785"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Attempts</w:t>
            </w:r>
          </w:p>
        </w:tc>
        <w:tc>
          <w:tcPr>
            <w:tcW w:w="2764" w:type="dxa"/>
          </w:tcPr>
          <w:p w14:paraId="2F30D6C6" w14:textId="39C4C29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r>
      <w:tr w:rsidR="008B0248" w14:paraId="20641EF9" w14:textId="77777777" w:rsidTr="0053672E">
        <w:tc>
          <w:tcPr>
            <w:tcW w:w="2763" w:type="dxa"/>
          </w:tcPr>
          <w:p w14:paraId="480CB90E" w14:textId="4E811E5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c>
          <w:tcPr>
            <w:tcW w:w="2763" w:type="dxa"/>
          </w:tcPr>
          <w:p w14:paraId="2B2423CE" w14:textId="2338DFC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Receives provisional</w:t>
            </w:r>
          </w:p>
        </w:tc>
        <w:tc>
          <w:tcPr>
            <w:tcW w:w="2764" w:type="dxa"/>
          </w:tcPr>
          <w:p w14:paraId="247E67E2" w14:textId="516B5DFD"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8B0248" w14:paraId="4299D979" w14:textId="77777777" w:rsidTr="0053672E">
        <w:tc>
          <w:tcPr>
            <w:tcW w:w="2763" w:type="dxa"/>
          </w:tcPr>
          <w:p w14:paraId="735BCC02" w14:textId="1BF5B5B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(event)</w:t>
            </w:r>
          </w:p>
        </w:tc>
        <w:tc>
          <w:tcPr>
            <w:tcW w:w="2763" w:type="dxa"/>
          </w:tcPr>
          <w:p w14:paraId="23AE505B" w14:textId="4A993BEC"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Receives final</w:t>
            </w:r>
          </w:p>
        </w:tc>
        <w:tc>
          <w:tcPr>
            <w:tcW w:w="2764" w:type="dxa"/>
          </w:tcPr>
          <w:p w14:paraId="714D6EA0" w14:textId="440D13E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8B0248" w14:paraId="6B7735E5" w14:textId="77777777" w:rsidTr="0053672E">
        <w:tc>
          <w:tcPr>
            <w:tcW w:w="2763" w:type="dxa"/>
          </w:tcPr>
          <w:p w14:paraId="3C04F014" w14:textId="39A8FBD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247AFCE5" w14:textId="5D06F9A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Attains</w:t>
            </w:r>
          </w:p>
        </w:tc>
        <w:tc>
          <w:tcPr>
            <w:tcW w:w="2764" w:type="dxa"/>
          </w:tcPr>
          <w:p w14:paraId="1D449790" w14:textId="3ACC7D9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r>
      <w:tr w:rsidR="008B0248" w14:paraId="0253EC9A" w14:textId="77777777" w:rsidTr="0053672E">
        <w:tc>
          <w:tcPr>
            <w:tcW w:w="2763" w:type="dxa"/>
          </w:tcPr>
          <w:p w14:paraId="575B7013" w14:textId="247B9325"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lastRenderedPageBreak/>
              <w:t>Assessment Score</w:t>
            </w:r>
          </w:p>
        </w:tc>
        <w:tc>
          <w:tcPr>
            <w:tcW w:w="2763" w:type="dxa"/>
          </w:tcPr>
          <w:p w14:paraId="69E779AB" w14:textId="0A793A52"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Broken Down By</w:t>
            </w:r>
            <w:r>
              <w:rPr>
                <w:rFonts w:ascii="Arial Unicode MS" w:eastAsia="Arial Unicode MS" w:hAnsiTheme="minorHAnsi" w:cs="Arial Unicode MS"/>
              </w:rPr>
              <w:tab/>
            </w:r>
          </w:p>
        </w:tc>
        <w:tc>
          <w:tcPr>
            <w:tcW w:w="2764" w:type="dxa"/>
          </w:tcPr>
          <w:p w14:paraId="70337D1E" w14:textId="36C53530"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Learning Standard</w:t>
            </w:r>
          </w:p>
        </w:tc>
      </w:tr>
      <w:tr w:rsidR="008B0248" w14:paraId="5DE88490" w14:textId="77777777" w:rsidTr="0053672E">
        <w:tc>
          <w:tcPr>
            <w:tcW w:w="2763" w:type="dxa"/>
          </w:tcPr>
          <w:p w14:paraId="68A8776E" w14:textId="4696343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21FAAC9A" w14:textId="6FA4966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Attains</w:t>
            </w:r>
          </w:p>
        </w:tc>
        <w:tc>
          <w:tcPr>
            <w:tcW w:w="2764" w:type="dxa"/>
          </w:tcPr>
          <w:p w14:paraId="28BC612B" w14:textId="69A683E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r>
      <w:tr w:rsidR="008B0248" w14:paraId="5B2771D8" w14:textId="77777777" w:rsidTr="0053672E">
        <w:tc>
          <w:tcPr>
            <w:tcW w:w="2763" w:type="dxa"/>
          </w:tcPr>
          <w:p w14:paraId="3C326F44" w14:textId="32889FE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75E34D34" w14:textId="0E301CFB" w:rsidR="008B0248" w:rsidRPr="00E46861" w:rsidRDefault="008B0248" w:rsidP="008B0248">
            <w:pPr>
              <w:widowControl w:val="0"/>
              <w:autoSpaceDE w:val="0"/>
              <w:autoSpaceDN w:val="0"/>
              <w:adjustRightInd w:val="0"/>
              <w:rPr>
                <w:rFonts w:ascii="Arial Unicode MS" w:eastAsia="Arial Unicode MS" w:hAnsiTheme="minorHAnsi" w:cs="Arial Unicode MS"/>
                <w:lang w:val="en-AU"/>
              </w:rPr>
            </w:pPr>
            <w:del w:id="230" w:author="Nick Nicholas" w:date="2018-02-14T13:44:00Z">
              <w:r w:rsidDel="00E46861">
                <w:rPr>
                  <w:rFonts w:ascii="Arial Unicode MS" w:eastAsia="Arial Unicode MS" w:hAnsiTheme="minorHAnsi" w:cs="Arial Unicode MS"/>
                </w:rPr>
                <w:delText>Assesses Performance Against</w:delText>
              </w:r>
            </w:del>
            <w:ins w:id="231" w:author="Nick Nicholas" w:date="2018-02-14T13:44:00Z">
              <w:r w:rsidR="00E46861">
                <w:rPr>
                  <w:rFonts w:ascii="Arial Unicode MS" w:eastAsia="Arial Unicode MS" w:hAnsiTheme="minorHAnsi" w:cs="Arial Unicode MS"/>
                  <w:lang w:val="en-AU"/>
                </w:rPr>
                <w:t>Is Result Of</w:t>
              </w:r>
            </w:ins>
          </w:p>
        </w:tc>
        <w:tc>
          <w:tcPr>
            <w:tcW w:w="2764" w:type="dxa"/>
          </w:tcPr>
          <w:p w14:paraId="2C15CB5D" w14:textId="6A2FC02A"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r>
      <w:tr w:rsidR="008B0248" w14:paraId="69360FEC" w14:textId="77777777" w:rsidTr="0053672E">
        <w:tc>
          <w:tcPr>
            <w:tcW w:w="2763" w:type="dxa"/>
          </w:tcPr>
          <w:p w14:paraId="1BD4E62D" w14:textId="555192FB"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518F0B36" w14:textId="49ABD0FF" w:rsidR="008B0248" w:rsidRPr="00E46861" w:rsidRDefault="008B0248" w:rsidP="008B0248">
            <w:pPr>
              <w:widowControl w:val="0"/>
              <w:autoSpaceDE w:val="0"/>
              <w:autoSpaceDN w:val="0"/>
              <w:adjustRightInd w:val="0"/>
              <w:rPr>
                <w:rFonts w:ascii="Arial Unicode MS" w:eastAsia="Arial Unicode MS" w:hAnsiTheme="minorHAnsi" w:cs="Arial Unicode MS"/>
                <w:lang w:val="en-AU"/>
              </w:rPr>
            </w:pPr>
            <w:del w:id="232" w:author="Nick Nicholas" w:date="2018-02-14T13:44:00Z">
              <w:r w:rsidDel="00E46861">
                <w:rPr>
                  <w:rFonts w:ascii="Arial Unicode MS" w:eastAsia="Arial Unicode MS" w:hAnsiTheme="minorHAnsi" w:cs="Arial Unicode MS"/>
                </w:rPr>
                <w:delText>Assesses Performance Against</w:delText>
              </w:r>
            </w:del>
            <w:ins w:id="233" w:author="Nick Nicholas" w:date="2018-02-14T13:44:00Z">
              <w:r w:rsidR="00E46861">
                <w:rPr>
                  <w:rFonts w:ascii="Arial Unicode MS" w:eastAsia="Arial Unicode MS" w:hAnsiTheme="minorHAnsi" w:cs="Arial Unicode MS"/>
                  <w:lang w:val="en-AU"/>
                </w:rPr>
                <w:t>Is Result Of</w:t>
              </w:r>
            </w:ins>
          </w:p>
        </w:tc>
        <w:tc>
          <w:tcPr>
            <w:tcW w:w="2764" w:type="dxa"/>
          </w:tcPr>
          <w:p w14:paraId="77ADFFAA" w14:textId="2083369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r>
      <w:tr w:rsidR="008B0248" w14:paraId="06AE3105" w14:textId="77777777" w:rsidTr="0053672E">
        <w:tc>
          <w:tcPr>
            <w:tcW w:w="2763" w:type="dxa"/>
          </w:tcPr>
          <w:p w14:paraId="36C5EB11" w14:textId="639B34AD"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61D7C503" w14:textId="5440C2F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Registers For</w:t>
            </w:r>
          </w:p>
        </w:tc>
        <w:tc>
          <w:tcPr>
            <w:tcW w:w="2764" w:type="dxa"/>
          </w:tcPr>
          <w:p w14:paraId="2DADFC20" w14:textId="182A7DE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r>
      <w:tr w:rsidR="008B0248" w14:paraId="116EBBE2" w14:textId="77777777" w:rsidTr="0053672E">
        <w:tc>
          <w:tcPr>
            <w:tcW w:w="2763" w:type="dxa"/>
          </w:tcPr>
          <w:p w14:paraId="1E7A0998" w14:textId="602A7C6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4ACED832" w14:textId="312CDF42"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Attains</w:t>
            </w:r>
          </w:p>
        </w:tc>
        <w:tc>
          <w:tcPr>
            <w:tcW w:w="2764" w:type="dxa"/>
          </w:tcPr>
          <w:p w14:paraId="7C48D70B" w14:textId="217DC6BD"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r>
      <w:tr w:rsidR="008B0248" w14:paraId="5061246A" w14:textId="77777777" w:rsidTr="0053672E">
        <w:tc>
          <w:tcPr>
            <w:tcW w:w="2763" w:type="dxa"/>
          </w:tcPr>
          <w:p w14:paraId="218991C2" w14:textId="0B1227D3"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c>
          <w:tcPr>
            <w:tcW w:w="2763" w:type="dxa"/>
          </w:tcPr>
          <w:p w14:paraId="35A988E8" w14:textId="3648B750" w:rsidR="008B0248" w:rsidDel="00B201D4"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w:t>
            </w:r>
            <w:del w:id="234" w:author="Nick Nicholas" w:date="2018-02-14T13:45:00Z">
              <w:r w:rsidDel="00E46861">
                <w:rPr>
                  <w:rFonts w:ascii="Arial Unicode MS" w:eastAsia="Arial Unicode MS" w:hAnsiTheme="minorHAnsi" w:cs="Arial Unicode MS"/>
                </w:rPr>
                <w:delText>n</w:delText>
              </w:r>
            </w:del>
          </w:p>
        </w:tc>
        <w:tc>
          <w:tcPr>
            <w:tcW w:w="2764" w:type="dxa"/>
          </w:tcPr>
          <w:p w14:paraId="43F6066C" w14:textId="5C9D9F23" w:rsidR="008B0248" w:rsidDel="002474FD" w:rsidRDefault="00E46861" w:rsidP="008B0248">
            <w:pPr>
              <w:widowControl w:val="0"/>
              <w:autoSpaceDE w:val="0"/>
              <w:autoSpaceDN w:val="0"/>
              <w:adjustRightInd w:val="0"/>
              <w:rPr>
                <w:rFonts w:ascii="Arial Unicode MS" w:eastAsia="Arial Unicode MS" w:hAnsiTheme="minorHAnsi" w:cs="Arial Unicode MS"/>
              </w:rPr>
            </w:pPr>
            <w:ins w:id="235" w:author="Nick Nicholas" w:date="2018-02-14T13:45: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w:t>
            </w:r>
          </w:p>
        </w:tc>
      </w:tr>
      <w:tr w:rsidR="008B0248" w14:paraId="486BEC4B" w14:textId="77777777" w:rsidTr="0053672E">
        <w:tc>
          <w:tcPr>
            <w:tcW w:w="2763" w:type="dxa"/>
          </w:tcPr>
          <w:p w14:paraId="73CFAF76" w14:textId="528E8DD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018B3CE7" w14:textId="2C0AD2E0" w:rsidR="008B0248" w:rsidDel="00B201D4"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w:t>
            </w:r>
            <w:del w:id="236" w:author="Nick Nicholas" w:date="2018-02-14T13:45:00Z">
              <w:r w:rsidDel="00E46861">
                <w:rPr>
                  <w:rFonts w:ascii="Arial Unicode MS" w:eastAsia="Arial Unicode MS" w:hAnsiTheme="minorHAnsi" w:cs="Arial Unicode MS"/>
                </w:rPr>
                <w:delText>n</w:delText>
              </w:r>
            </w:del>
          </w:p>
        </w:tc>
        <w:tc>
          <w:tcPr>
            <w:tcW w:w="2764" w:type="dxa"/>
          </w:tcPr>
          <w:p w14:paraId="55AC2749" w14:textId="67B75EEE" w:rsidR="008B0248" w:rsidDel="002474FD" w:rsidRDefault="00E46861" w:rsidP="008B0248">
            <w:pPr>
              <w:widowControl w:val="0"/>
              <w:autoSpaceDE w:val="0"/>
              <w:autoSpaceDN w:val="0"/>
              <w:adjustRightInd w:val="0"/>
              <w:rPr>
                <w:rFonts w:ascii="Arial Unicode MS" w:eastAsia="Arial Unicode MS" w:hAnsiTheme="minorHAnsi" w:cs="Arial Unicode MS"/>
              </w:rPr>
            </w:pPr>
            <w:ins w:id="237" w:author="Nick Nicholas" w:date="2018-02-14T13:45: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w:t>
            </w:r>
          </w:p>
        </w:tc>
      </w:tr>
      <w:tr w:rsidR="008B0248" w14:paraId="7484FC25" w14:textId="77777777" w:rsidTr="0053672E">
        <w:tc>
          <w:tcPr>
            <w:tcW w:w="2763" w:type="dxa"/>
          </w:tcPr>
          <w:p w14:paraId="39E9C4DB" w14:textId="5D1CE79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c>
          <w:tcPr>
            <w:tcW w:w="2763" w:type="dxa"/>
          </w:tcPr>
          <w:p w14:paraId="5831DDE6" w14:textId="25BE7850"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An</w:t>
            </w:r>
          </w:p>
        </w:tc>
        <w:tc>
          <w:tcPr>
            <w:tcW w:w="2764" w:type="dxa"/>
          </w:tcPr>
          <w:p w14:paraId="0C1AA051" w14:textId="7D3D199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Attainment</w:t>
            </w:r>
          </w:p>
        </w:tc>
      </w:tr>
      <w:tr w:rsidR="008B0248" w14:paraId="22BD9204" w14:textId="77777777" w:rsidTr="0053672E">
        <w:tc>
          <w:tcPr>
            <w:tcW w:w="2763" w:type="dxa"/>
          </w:tcPr>
          <w:p w14:paraId="2C096ABB" w14:textId="07254FD3"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w:t>
            </w:r>
          </w:p>
        </w:tc>
        <w:tc>
          <w:tcPr>
            <w:tcW w:w="2763" w:type="dxa"/>
          </w:tcPr>
          <w:p w14:paraId="00504F7F" w14:textId="3D73F4B8"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An</w:t>
            </w:r>
          </w:p>
        </w:tc>
        <w:tc>
          <w:tcPr>
            <w:tcW w:w="2764" w:type="dxa"/>
          </w:tcPr>
          <w:p w14:paraId="24065A29" w14:textId="265ABC5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 xml:space="preserve">Attainment </w:t>
            </w:r>
            <w:del w:id="238" w:author="Nick Nicholas" w:date="2018-02-14T13:45:00Z">
              <w:r w:rsidDel="00E46861">
                <w:rPr>
                  <w:rFonts w:ascii="Arial Unicode MS" w:eastAsia="Arial Unicode MS" w:hAnsiTheme="minorHAnsi" w:cs="Arial Unicode MS"/>
                </w:rPr>
                <w:delText>Task</w:delText>
              </w:r>
            </w:del>
          </w:p>
        </w:tc>
      </w:tr>
      <w:tr w:rsidR="008B0248" w14:paraId="00065ED0" w14:textId="77777777" w:rsidTr="0053672E">
        <w:tc>
          <w:tcPr>
            <w:tcW w:w="2763" w:type="dxa"/>
          </w:tcPr>
          <w:p w14:paraId="552903D1" w14:textId="106A88EE"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Class</w:t>
            </w:r>
          </w:p>
        </w:tc>
        <w:tc>
          <w:tcPr>
            <w:tcW w:w="2763" w:type="dxa"/>
          </w:tcPr>
          <w:p w14:paraId="21843FFF" w14:textId="6213CD47"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An</w:t>
            </w:r>
          </w:p>
        </w:tc>
        <w:tc>
          <w:tcPr>
            <w:tcW w:w="2764" w:type="dxa"/>
          </w:tcPr>
          <w:p w14:paraId="6997CFA8" w14:textId="01F7FF1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 xml:space="preserve">Attainment </w:t>
            </w:r>
            <w:del w:id="239" w:author="Nick Nicholas" w:date="2018-02-14T13:45:00Z">
              <w:r w:rsidDel="00E46861">
                <w:rPr>
                  <w:rFonts w:ascii="Arial Unicode MS" w:eastAsia="Arial Unicode MS" w:hAnsiTheme="minorHAnsi" w:cs="Arial Unicode MS"/>
                </w:rPr>
                <w:delText>Task</w:delText>
              </w:r>
            </w:del>
          </w:p>
        </w:tc>
      </w:tr>
      <w:tr w:rsidR="008B0248" w14:paraId="61AA1E36" w14:textId="77777777" w:rsidTr="0053672E">
        <w:tc>
          <w:tcPr>
            <w:tcW w:w="2763" w:type="dxa"/>
          </w:tcPr>
          <w:p w14:paraId="18BBD714" w14:textId="5153CF2E"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7936CFB0" w14:textId="17400915"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 An</w:t>
            </w:r>
          </w:p>
        </w:tc>
        <w:tc>
          <w:tcPr>
            <w:tcW w:w="2764" w:type="dxa"/>
          </w:tcPr>
          <w:p w14:paraId="46CA8055" w14:textId="2202F90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 xml:space="preserve">Attainment </w:t>
            </w:r>
            <w:del w:id="240" w:author="Nick Nicholas" w:date="2018-02-14T13:45:00Z">
              <w:r w:rsidDel="00E46861">
                <w:rPr>
                  <w:rFonts w:ascii="Arial Unicode MS" w:eastAsia="Arial Unicode MS" w:hAnsiTheme="minorHAnsi" w:cs="Arial Unicode MS"/>
                </w:rPr>
                <w:delText>Task</w:delText>
              </w:r>
            </w:del>
          </w:p>
        </w:tc>
      </w:tr>
      <w:tr w:rsidR="008B0248" w14:paraId="0ED7E105" w14:textId="77777777" w:rsidTr="0053672E">
        <w:tc>
          <w:tcPr>
            <w:tcW w:w="2763" w:type="dxa"/>
          </w:tcPr>
          <w:p w14:paraId="1EA733A7" w14:textId="20E7D332"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0F754066" w14:textId="062A900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Registers for</w:t>
            </w:r>
          </w:p>
        </w:tc>
        <w:tc>
          <w:tcPr>
            <w:tcW w:w="2764" w:type="dxa"/>
          </w:tcPr>
          <w:p w14:paraId="20343B69" w14:textId="1EAD4D09" w:rsidR="008B0248" w:rsidRPr="007A6448" w:rsidRDefault="008B0248" w:rsidP="008B0248">
            <w:pPr>
              <w:widowControl w:val="0"/>
              <w:autoSpaceDE w:val="0"/>
              <w:autoSpaceDN w:val="0"/>
              <w:adjustRightInd w:val="0"/>
              <w:rPr>
                <w:rFonts w:ascii="Arial Unicode MS" w:eastAsia="Arial Unicode MS" w:hAnsiTheme="minorHAnsi" w:cs="Arial Unicode MS"/>
                <w:lang w:val="en-US"/>
              </w:rPr>
            </w:pPr>
            <w:r>
              <w:rPr>
                <w:rFonts w:ascii="Arial Unicode MS" w:eastAsia="Arial Unicode MS" w:hAnsiTheme="minorHAnsi" w:cs="Arial Unicode MS"/>
              </w:rPr>
              <w:t xml:space="preserve">Attainment </w:t>
            </w:r>
            <w:del w:id="241" w:author="Nick Nicholas" w:date="2018-02-14T13:46:00Z">
              <w:r w:rsidDel="00E46861">
                <w:rPr>
                  <w:rFonts w:ascii="Arial Unicode MS" w:eastAsia="Arial Unicode MS" w:hAnsiTheme="minorHAnsi" w:cs="Arial Unicode MS"/>
                </w:rPr>
                <w:delText>Task</w:delText>
              </w:r>
            </w:del>
          </w:p>
        </w:tc>
      </w:tr>
      <w:tr w:rsidR="008B0248" w14:paraId="7DD4876D" w14:textId="77777777" w:rsidTr="0053672E">
        <w:tc>
          <w:tcPr>
            <w:tcW w:w="2763" w:type="dxa"/>
          </w:tcPr>
          <w:p w14:paraId="426625DC" w14:textId="3B28A4F9"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63C73E57" w14:textId="5D7A0A20"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Attempts</w:t>
            </w:r>
          </w:p>
        </w:tc>
        <w:tc>
          <w:tcPr>
            <w:tcW w:w="2764" w:type="dxa"/>
          </w:tcPr>
          <w:p w14:paraId="6DAF6C24" w14:textId="797104FE"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 xml:space="preserve">Attainment </w:t>
            </w:r>
            <w:del w:id="242" w:author="Nick Nicholas" w:date="2018-02-14T13:46:00Z">
              <w:r w:rsidDel="00E46861">
                <w:rPr>
                  <w:rFonts w:ascii="Arial Unicode MS" w:eastAsia="Arial Unicode MS" w:hAnsiTheme="minorHAnsi" w:cs="Arial Unicode MS"/>
                </w:rPr>
                <w:delText>Task</w:delText>
              </w:r>
            </w:del>
          </w:p>
        </w:tc>
      </w:tr>
      <w:tr w:rsidR="008B0248" w:rsidRPr="000921F1" w14:paraId="741C4FF5" w14:textId="77777777" w:rsidTr="0053672E">
        <w:tc>
          <w:tcPr>
            <w:tcW w:w="2763" w:type="dxa"/>
          </w:tcPr>
          <w:p w14:paraId="04753AEE" w14:textId="5F2BC16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Student</w:t>
            </w:r>
          </w:p>
        </w:tc>
        <w:tc>
          <w:tcPr>
            <w:tcW w:w="2763" w:type="dxa"/>
          </w:tcPr>
          <w:p w14:paraId="206281FF" w14:textId="1B131BDE" w:rsidR="008B0248" w:rsidRPr="00660021" w:rsidRDefault="008B0248" w:rsidP="008B0248">
            <w:pPr>
              <w:widowControl w:val="0"/>
              <w:autoSpaceDE w:val="0"/>
              <w:autoSpaceDN w:val="0"/>
              <w:adjustRightInd w:val="0"/>
              <w:rPr>
                <w:rFonts w:ascii="Arial Unicode MS" w:eastAsia="Arial Unicode MS" w:hAnsiTheme="minorHAnsi" w:cs="Arial Unicode MS"/>
                <w:lang w:val="en-AU"/>
              </w:rPr>
            </w:pPr>
            <w:del w:id="243" w:author="Nick Nicholas" w:date="2018-02-14T13:46:00Z">
              <w:r w:rsidDel="00E46861">
                <w:rPr>
                  <w:rFonts w:ascii="Arial Unicode MS" w:eastAsia="Arial Unicode MS" w:hAnsiTheme="minorHAnsi" w:cs="Arial Unicode MS"/>
                </w:rPr>
                <w:delText>Attains</w:delText>
              </w:r>
            </w:del>
            <w:ins w:id="244" w:author="Nick Nicholas" w:date="2018-02-14T13:46:00Z">
              <w:r w:rsidR="00E46861">
                <w:rPr>
                  <w:rFonts w:ascii="Arial Unicode MS" w:eastAsia="Arial Unicode MS" w:hAnsiTheme="minorHAnsi" w:cs="Arial Unicode MS"/>
                  <w:lang w:val="en-AU"/>
                </w:rPr>
                <w:t>Achieves</w:t>
              </w:r>
            </w:ins>
          </w:p>
        </w:tc>
        <w:tc>
          <w:tcPr>
            <w:tcW w:w="2764" w:type="dxa"/>
          </w:tcPr>
          <w:p w14:paraId="7E21DCB0" w14:textId="0E6B3C5E" w:rsidR="008B0248" w:rsidRDefault="00E46861" w:rsidP="008B0248">
            <w:pPr>
              <w:widowControl w:val="0"/>
              <w:autoSpaceDE w:val="0"/>
              <w:autoSpaceDN w:val="0"/>
              <w:adjustRightInd w:val="0"/>
              <w:rPr>
                <w:rFonts w:ascii="Arial Unicode MS" w:eastAsia="Arial Unicode MS" w:hAnsiTheme="minorHAnsi" w:cs="Arial Unicode MS"/>
              </w:rPr>
            </w:pPr>
            <w:ins w:id="245" w:author="Nick Nicholas" w:date="2018-02-14T13:46: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w:t>
            </w:r>
          </w:p>
        </w:tc>
      </w:tr>
      <w:tr w:rsidR="008B0248" w:rsidRPr="000921F1" w14:paraId="7D79FF1E" w14:textId="77777777" w:rsidTr="0053672E">
        <w:tc>
          <w:tcPr>
            <w:tcW w:w="2763" w:type="dxa"/>
          </w:tcPr>
          <w:p w14:paraId="65D5D21E" w14:textId="52754F41" w:rsidR="008B0248" w:rsidRDefault="00AA0471" w:rsidP="008B0248">
            <w:pPr>
              <w:widowControl w:val="0"/>
              <w:autoSpaceDE w:val="0"/>
              <w:autoSpaceDN w:val="0"/>
              <w:adjustRightInd w:val="0"/>
              <w:rPr>
                <w:rFonts w:ascii="Arial Unicode MS" w:eastAsia="Arial Unicode MS" w:hAnsiTheme="minorHAnsi" w:cs="Arial Unicode MS"/>
              </w:rPr>
            </w:pPr>
            <w:ins w:id="246" w:author="Nick Nicholas" w:date="2018-02-14T13:46: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w:t>
            </w:r>
          </w:p>
        </w:tc>
        <w:tc>
          <w:tcPr>
            <w:tcW w:w="2763" w:type="dxa"/>
          </w:tcPr>
          <w:p w14:paraId="56EAB3F8" w14:textId="24DFC906"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Assesses Performance on</w:t>
            </w:r>
          </w:p>
        </w:tc>
        <w:tc>
          <w:tcPr>
            <w:tcW w:w="2764" w:type="dxa"/>
          </w:tcPr>
          <w:p w14:paraId="05072097" w14:textId="796E4654"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Attainment</w:t>
            </w:r>
            <w:del w:id="247" w:author="Nick Nicholas" w:date="2018-02-14T13:46:00Z">
              <w:r w:rsidDel="00AA0471">
                <w:rPr>
                  <w:rFonts w:ascii="Arial Unicode MS" w:eastAsia="Arial Unicode MS" w:hAnsiTheme="minorHAnsi" w:cs="Arial Unicode MS"/>
                </w:rPr>
                <w:delText xml:space="preserve"> Task</w:delText>
              </w:r>
            </w:del>
          </w:p>
        </w:tc>
      </w:tr>
      <w:tr w:rsidR="008B0248" w14:paraId="63FFE71E" w14:textId="77777777" w:rsidTr="0053672E">
        <w:tc>
          <w:tcPr>
            <w:tcW w:w="2763" w:type="dxa"/>
          </w:tcPr>
          <w:p w14:paraId="6934EE39" w14:textId="391AA6F4" w:rsidR="008B0248" w:rsidRDefault="00AA0471" w:rsidP="008B0248">
            <w:pPr>
              <w:widowControl w:val="0"/>
              <w:autoSpaceDE w:val="0"/>
              <w:autoSpaceDN w:val="0"/>
              <w:adjustRightInd w:val="0"/>
              <w:rPr>
                <w:rFonts w:ascii="Arial Unicode MS" w:eastAsia="Arial Unicode MS" w:hAnsiTheme="minorHAnsi" w:cs="Arial Unicode MS"/>
              </w:rPr>
            </w:pPr>
            <w:ins w:id="248" w:author="Nick Nicholas" w:date="2018-02-14T13:46: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w:t>
            </w:r>
          </w:p>
        </w:tc>
        <w:tc>
          <w:tcPr>
            <w:tcW w:w="2763" w:type="dxa"/>
          </w:tcPr>
          <w:p w14:paraId="2EA3F1A0" w14:textId="1BF44199" w:rsidR="008B0248" w:rsidDel="00B201D4"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Credits Towards</w:t>
            </w:r>
            <w:r>
              <w:rPr>
                <w:rFonts w:ascii="Arial Unicode MS" w:eastAsia="Arial Unicode MS" w:hAnsiTheme="minorHAnsi" w:cs="Arial Unicode MS"/>
              </w:rPr>
              <w:tab/>
            </w:r>
          </w:p>
        </w:tc>
        <w:tc>
          <w:tcPr>
            <w:tcW w:w="2764" w:type="dxa"/>
          </w:tcPr>
          <w:p w14:paraId="627956B2" w14:textId="04855C7C" w:rsidR="008B0248" w:rsidDel="002474FD"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r>
      <w:tr w:rsidR="008B0248" w14:paraId="78937925" w14:textId="77777777" w:rsidTr="0053672E">
        <w:tc>
          <w:tcPr>
            <w:tcW w:w="2763" w:type="dxa"/>
          </w:tcPr>
          <w:p w14:paraId="13475B1D" w14:textId="715A173F"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Assessment Score</w:t>
            </w:r>
          </w:p>
        </w:tc>
        <w:tc>
          <w:tcPr>
            <w:tcW w:w="2763" w:type="dxa"/>
          </w:tcPr>
          <w:p w14:paraId="337F33BD" w14:textId="11BC97E0"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Credits Towards</w:t>
            </w:r>
            <w:r>
              <w:rPr>
                <w:rFonts w:ascii="Arial Unicode MS" w:eastAsia="Arial Unicode MS" w:hAnsiTheme="minorHAnsi" w:cs="Arial Unicode MS"/>
              </w:rPr>
              <w:tab/>
            </w:r>
          </w:p>
        </w:tc>
        <w:tc>
          <w:tcPr>
            <w:tcW w:w="2764" w:type="dxa"/>
          </w:tcPr>
          <w:p w14:paraId="31F0A916" w14:textId="713DF961"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r>
      <w:tr w:rsidR="008B0248" w14:paraId="0AF433AC" w14:textId="77777777" w:rsidTr="0053672E">
        <w:tc>
          <w:tcPr>
            <w:tcW w:w="2763" w:type="dxa"/>
          </w:tcPr>
          <w:p w14:paraId="12328DB6" w14:textId="4A95C21A"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Course</w:t>
            </w:r>
          </w:p>
        </w:tc>
        <w:tc>
          <w:tcPr>
            <w:tcW w:w="2763" w:type="dxa"/>
          </w:tcPr>
          <w:p w14:paraId="38734A45" w14:textId="1CD8D1B2"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Results in</w:t>
            </w:r>
          </w:p>
        </w:tc>
        <w:tc>
          <w:tcPr>
            <w:tcW w:w="2764" w:type="dxa"/>
          </w:tcPr>
          <w:p w14:paraId="39F51A06" w14:textId="7194EB55" w:rsidR="008B0248" w:rsidRDefault="008B0248" w:rsidP="008B0248">
            <w:pPr>
              <w:widowControl w:val="0"/>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r>
      <w:tr w:rsidR="008B0248" w14:paraId="57289BDE" w14:textId="77777777" w:rsidTr="0053672E">
        <w:tc>
          <w:tcPr>
            <w:tcW w:w="2763" w:type="dxa"/>
          </w:tcPr>
          <w:p w14:paraId="753A8A4B" w14:textId="791507B3"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Credential</w:t>
            </w:r>
          </w:p>
        </w:tc>
        <w:tc>
          <w:tcPr>
            <w:tcW w:w="2763" w:type="dxa"/>
          </w:tcPr>
          <w:p w14:paraId="61D85C3A" w14:textId="72D8B1C7"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Has contributions measured in</w:t>
            </w:r>
          </w:p>
        </w:tc>
        <w:tc>
          <w:tcPr>
            <w:tcW w:w="2764" w:type="dxa"/>
          </w:tcPr>
          <w:p w14:paraId="4456F603" w14:textId="7E29057E"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Credits</w:t>
            </w:r>
          </w:p>
        </w:tc>
      </w:tr>
      <w:tr w:rsidR="008B0248" w14:paraId="07BE7753" w14:textId="77777777" w:rsidTr="0053672E">
        <w:tc>
          <w:tcPr>
            <w:tcW w:w="2763" w:type="dxa"/>
          </w:tcPr>
          <w:p w14:paraId="7D2886B6" w14:textId="30F450FE" w:rsidR="008B0248" w:rsidRPr="00AE41CA" w:rsidDel="002474FD"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Credits</w:t>
            </w:r>
          </w:p>
        </w:tc>
        <w:tc>
          <w:tcPr>
            <w:tcW w:w="2763" w:type="dxa"/>
          </w:tcPr>
          <w:p w14:paraId="16C4FC6A" w14:textId="4866FE06"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Are awarded against</w:t>
            </w:r>
          </w:p>
        </w:tc>
        <w:tc>
          <w:tcPr>
            <w:tcW w:w="2764" w:type="dxa"/>
          </w:tcPr>
          <w:p w14:paraId="1E143192" w14:textId="714772D5" w:rsidR="008B0248" w:rsidRPr="00AE41CA" w:rsidRDefault="00AA0471" w:rsidP="008B0248">
            <w:pPr>
              <w:widowControl w:val="0"/>
              <w:tabs>
                <w:tab w:val="right" w:pos="2547"/>
              </w:tabs>
              <w:autoSpaceDE w:val="0"/>
              <w:autoSpaceDN w:val="0"/>
              <w:adjustRightInd w:val="0"/>
              <w:rPr>
                <w:rFonts w:ascii="Arial Unicode MS" w:eastAsia="Arial Unicode MS" w:hAnsiTheme="minorHAnsi" w:cs="Arial Unicode MS"/>
              </w:rPr>
            </w:pPr>
            <w:ins w:id="249" w:author="Nick Nicholas" w:date="2018-02-14T13:47:00Z">
              <w:r>
                <w:rPr>
                  <w:rFonts w:ascii="Arial Unicode MS" w:eastAsia="Arial Unicode MS" w:hAnsiTheme="minorHAnsi" w:cs="Arial Unicode MS"/>
                  <w:lang w:val="en-AU"/>
                </w:rPr>
                <w:t xml:space="preserve">Student </w:t>
              </w:r>
            </w:ins>
            <w:r w:rsidR="008B0248">
              <w:rPr>
                <w:rFonts w:ascii="Arial Unicode MS" w:eastAsia="Arial Unicode MS" w:hAnsiTheme="minorHAnsi" w:cs="Arial Unicode MS"/>
              </w:rPr>
              <w:t>Attainments</w:t>
            </w:r>
          </w:p>
        </w:tc>
      </w:tr>
      <w:tr w:rsidR="008B0248" w14:paraId="32B6DF63" w14:textId="77777777" w:rsidTr="0053672E">
        <w:tc>
          <w:tcPr>
            <w:tcW w:w="2763" w:type="dxa"/>
          </w:tcPr>
          <w:p w14:paraId="15C483D6" w14:textId="06C4A9B0"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Credits</w:t>
            </w:r>
          </w:p>
        </w:tc>
        <w:tc>
          <w:tcPr>
            <w:tcW w:w="2763" w:type="dxa"/>
          </w:tcPr>
          <w:p w14:paraId="2F027326" w14:textId="41AE829B"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Are broken down by</w:t>
            </w:r>
          </w:p>
        </w:tc>
        <w:tc>
          <w:tcPr>
            <w:tcW w:w="2764" w:type="dxa"/>
          </w:tcPr>
          <w:p w14:paraId="0C083A72" w14:textId="5ED53A97" w:rsidR="008B0248"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Learning Standard</w:t>
            </w:r>
          </w:p>
        </w:tc>
      </w:tr>
      <w:tr w:rsidR="008B0248" w14:paraId="23E5BD3E" w14:textId="77777777" w:rsidTr="0053672E">
        <w:tc>
          <w:tcPr>
            <w:tcW w:w="2763" w:type="dxa"/>
          </w:tcPr>
          <w:p w14:paraId="6A5C5328" w14:textId="3CB8DD99"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Grade</w:t>
            </w:r>
          </w:p>
        </w:tc>
        <w:tc>
          <w:tcPr>
            <w:tcW w:w="2763" w:type="dxa"/>
          </w:tcPr>
          <w:p w14:paraId="72EF025D" w14:textId="4FDAB03C"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r>
              <w:rPr>
                <w:rFonts w:ascii="Arial Unicode MS" w:eastAsia="Arial Unicode MS" w:hAnsiTheme="minorHAnsi" w:cs="Arial Unicode MS"/>
              </w:rPr>
              <w:t>Is</w:t>
            </w:r>
            <w:r w:rsidRPr="00AE41CA">
              <w:rPr>
                <w:rFonts w:ascii="Arial Unicode MS" w:eastAsia="Arial Unicode MS" w:hAnsiTheme="minorHAnsi" w:cs="Arial Unicode MS"/>
              </w:rPr>
              <w:t xml:space="preserve"> broken down by</w:t>
            </w:r>
          </w:p>
        </w:tc>
        <w:tc>
          <w:tcPr>
            <w:tcW w:w="2764" w:type="dxa"/>
          </w:tcPr>
          <w:p w14:paraId="563AAC02" w14:textId="0507A076"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r w:rsidRPr="00AE41CA">
              <w:rPr>
                <w:rFonts w:ascii="Arial Unicode MS" w:eastAsia="Arial Unicode MS" w:hAnsiTheme="minorHAnsi" w:cs="Arial Unicode MS"/>
              </w:rPr>
              <w:t>Learning Standard</w:t>
            </w:r>
          </w:p>
        </w:tc>
      </w:tr>
      <w:tr w:rsidR="008B0248" w14:paraId="0C3DBAEE" w14:textId="77777777" w:rsidTr="0053672E">
        <w:tc>
          <w:tcPr>
            <w:tcW w:w="2763" w:type="dxa"/>
          </w:tcPr>
          <w:p w14:paraId="3D81DD71" w14:textId="77777777"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p>
        </w:tc>
        <w:tc>
          <w:tcPr>
            <w:tcW w:w="2763" w:type="dxa"/>
          </w:tcPr>
          <w:p w14:paraId="3A18FBF0" w14:textId="77777777"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p>
        </w:tc>
        <w:tc>
          <w:tcPr>
            <w:tcW w:w="2764" w:type="dxa"/>
          </w:tcPr>
          <w:p w14:paraId="6B85EF64" w14:textId="77777777" w:rsidR="008B0248" w:rsidRPr="00AE41CA" w:rsidRDefault="008B0248" w:rsidP="008B0248">
            <w:pPr>
              <w:widowControl w:val="0"/>
              <w:tabs>
                <w:tab w:val="right" w:pos="2547"/>
              </w:tabs>
              <w:autoSpaceDE w:val="0"/>
              <w:autoSpaceDN w:val="0"/>
              <w:adjustRightInd w:val="0"/>
              <w:rPr>
                <w:rFonts w:ascii="Arial Unicode MS" w:eastAsia="Arial Unicode MS" w:hAnsiTheme="minorHAnsi" w:cs="Arial Unicode MS"/>
              </w:rPr>
            </w:pPr>
          </w:p>
        </w:tc>
      </w:tr>
    </w:tbl>
    <w:p w14:paraId="628EF5A6" w14:textId="77777777" w:rsidR="009800C0" w:rsidRDefault="009800C0" w:rsidP="004C4B05">
      <w:pPr>
        <w:widowControl w:val="0"/>
        <w:autoSpaceDE w:val="0"/>
        <w:autoSpaceDN w:val="0"/>
        <w:adjustRightInd w:val="0"/>
        <w:rPr>
          <w:rFonts w:ascii="Arial Unicode MS" w:eastAsia="Arial Unicode MS" w:hAnsiTheme="minorHAnsi" w:cs="Arial Unicode MS"/>
        </w:rPr>
      </w:pPr>
    </w:p>
    <w:p w14:paraId="21BB8E68" w14:textId="5F06D6D4" w:rsidR="007248D2" w:rsidRPr="007A6448" w:rsidRDefault="00D27AE9" w:rsidP="004C4B05">
      <w:pPr>
        <w:widowControl w:val="0"/>
        <w:autoSpaceDE w:val="0"/>
        <w:autoSpaceDN w:val="0"/>
        <w:adjustRightInd w:val="0"/>
        <w:rPr>
          <w:highlight w:val="yellow"/>
          <w:lang w:val="en-US"/>
        </w:rPr>
      </w:pPr>
      <w:r w:rsidRPr="007A6448">
        <w:rPr>
          <w:highlight w:val="yellow"/>
          <w:lang w:val="en-US"/>
        </w:rPr>
        <w:t xml:space="preserve">The relation of </w:t>
      </w:r>
      <w:r w:rsidR="002474FD" w:rsidRPr="007A6448">
        <w:rPr>
          <w:highlight w:val="yellow"/>
          <w:lang w:val="en-US"/>
        </w:rPr>
        <w:t>Credential</w:t>
      </w:r>
      <w:r w:rsidR="00870E69" w:rsidRPr="007A6448">
        <w:rPr>
          <w:highlight w:val="yellow"/>
          <w:lang w:val="en-US"/>
        </w:rPr>
        <w:t xml:space="preserve">s to </w:t>
      </w:r>
      <w:r w:rsidR="00882B5D">
        <w:rPr>
          <w:highlight w:val="yellow"/>
          <w:lang w:val="en-US"/>
        </w:rPr>
        <w:t>Attainment</w:t>
      </w:r>
      <w:ins w:id="250" w:author="Nick Nicholas" w:date="2018-02-14T13:47:00Z">
        <w:r w:rsidR="00767910">
          <w:rPr>
            <w:highlight w:val="yellow"/>
            <w:lang w:val="en-US"/>
          </w:rPr>
          <w:t>s</w:t>
        </w:r>
      </w:ins>
      <w:r w:rsidR="00F34D3F">
        <w:rPr>
          <w:highlight w:val="yellow"/>
          <w:lang w:val="en-US"/>
        </w:rPr>
        <w:t xml:space="preserve"> </w:t>
      </w:r>
      <w:del w:id="251" w:author="Nick Nicholas" w:date="2018-02-14T13:47:00Z">
        <w:r w:rsidR="00F34D3F" w:rsidDel="00767910">
          <w:rPr>
            <w:highlight w:val="yellow"/>
            <w:lang w:val="en-US"/>
          </w:rPr>
          <w:delText>Task</w:delText>
        </w:r>
        <w:r w:rsidR="00882B5D" w:rsidDel="00767910">
          <w:rPr>
            <w:highlight w:val="yellow"/>
            <w:lang w:val="en-US"/>
          </w:rPr>
          <w:delText xml:space="preserve">s </w:delText>
        </w:r>
      </w:del>
      <w:r w:rsidR="00882B5D">
        <w:rPr>
          <w:highlight w:val="yellow"/>
          <w:lang w:val="en-US"/>
        </w:rPr>
        <w:t>(</w:t>
      </w:r>
      <w:r w:rsidR="00D0278E" w:rsidRPr="007A6448">
        <w:rPr>
          <w:highlight w:val="yellow"/>
          <w:lang w:val="en-US"/>
        </w:rPr>
        <w:t xml:space="preserve">classes, courses, </w:t>
      </w:r>
      <w:r w:rsidRPr="007A6448">
        <w:rPr>
          <w:highlight w:val="yellow"/>
          <w:lang w:val="en-US"/>
        </w:rPr>
        <w:t>assessments</w:t>
      </w:r>
      <w:ins w:id="252" w:author="Nick Nicholas" w:date="2018-02-14T13:47:00Z">
        <w:r w:rsidR="00767910">
          <w:rPr>
            <w:highlight w:val="yellow"/>
            <w:lang w:val="en-US"/>
          </w:rPr>
          <w:t>, credentials</w:t>
        </w:r>
      </w:ins>
      <w:r w:rsidR="00882B5D">
        <w:rPr>
          <w:highlight w:val="yellow"/>
          <w:lang w:val="en-US"/>
        </w:rPr>
        <w:t>)</w:t>
      </w:r>
      <w:r w:rsidR="00F34D3F">
        <w:rPr>
          <w:highlight w:val="yellow"/>
          <w:lang w:val="en-US"/>
        </w:rPr>
        <w:t xml:space="preserve"> and Learning Standards</w:t>
      </w:r>
      <w:r w:rsidRPr="007A6448">
        <w:rPr>
          <w:highlight w:val="yellow"/>
          <w:lang w:val="en-US"/>
        </w:rPr>
        <w:t xml:space="preserve"> is </w:t>
      </w:r>
      <w:r w:rsidR="007248D2" w:rsidRPr="007A6448">
        <w:rPr>
          <w:highlight w:val="yellow"/>
          <w:lang w:val="en-US"/>
        </w:rPr>
        <w:t>i</w:t>
      </w:r>
      <w:r w:rsidR="00D0278E" w:rsidRPr="007A6448">
        <w:rPr>
          <w:highlight w:val="yellow"/>
          <w:lang w:val="en-US"/>
        </w:rPr>
        <w:t>ncreasingly loosely coupled</w:t>
      </w:r>
      <w:r w:rsidR="007248D2" w:rsidRPr="007A6448">
        <w:rPr>
          <w:highlight w:val="yellow"/>
          <w:lang w:val="en-US"/>
        </w:rPr>
        <w:t>, but it will change over years rather than days or months</w:t>
      </w:r>
      <w:r w:rsidR="00D0278E" w:rsidRPr="007A6448">
        <w:rPr>
          <w:highlight w:val="yellow"/>
          <w:lang w:val="en-US"/>
        </w:rPr>
        <w:t>.</w:t>
      </w:r>
      <w:r w:rsidR="007248D2" w:rsidRPr="007A6448">
        <w:rPr>
          <w:highlight w:val="yellow"/>
          <w:lang w:val="en-US"/>
        </w:rPr>
        <w:t xml:space="preserve"> This is addressed by republishing </w:t>
      </w:r>
      <w:r w:rsidR="00293B84" w:rsidRPr="007A6448">
        <w:rPr>
          <w:highlight w:val="yellow"/>
          <w:lang w:val="en-US"/>
        </w:rPr>
        <w:t xml:space="preserve">any </w:t>
      </w:r>
      <w:r w:rsidR="002474FD" w:rsidRPr="007A6448">
        <w:rPr>
          <w:highlight w:val="yellow"/>
          <w:lang w:val="en-US"/>
        </w:rPr>
        <w:t>Credential</w:t>
      </w:r>
      <w:r w:rsidR="00293B84" w:rsidRPr="007A6448">
        <w:rPr>
          <w:highlight w:val="yellow"/>
          <w:lang w:val="en-US"/>
        </w:rPr>
        <w:t xml:space="preserve"> </w:t>
      </w:r>
      <w:r w:rsidR="007248D2" w:rsidRPr="007A6448">
        <w:rPr>
          <w:highlight w:val="yellow"/>
          <w:lang w:val="en-US"/>
        </w:rPr>
        <w:t>objects</w:t>
      </w:r>
      <w:r w:rsidR="00293B84" w:rsidRPr="007A6448">
        <w:rPr>
          <w:highlight w:val="yellow"/>
          <w:lang w:val="en-US"/>
        </w:rPr>
        <w:t xml:space="preserve"> linking to classes, courses, learning standards and assessments,</w:t>
      </w:r>
      <w:r w:rsidR="007248D2" w:rsidRPr="007A6448">
        <w:rPr>
          <w:highlight w:val="yellow"/>
          <w:lang w:val="en-US"/>
        </w:rPr>
        <w:t xml:space="preserve"> as the relations change.</w:t>
      </w:r>
    </w:p>
    <w:p w14:paraId="0EB8C83A" w14:textId="77777777" w:rsidR="007248D2" w:rsidRPr="007A6448" w:rsidRDefault="007248D2" w:rsidP="004C4B05">
      <w:pPr>
        <w:widowControl w:val="0"/>
        <w:autoSpaceDE w:val="0"/>
        <w:autoSpaceDN w:val="0"/>
        <w:adjustRightInd w:val="0"/>
        <w:rPr>
          <w:highlight w:val="yellow"/>
          <w:lang w:val="en-US"/>
        </w:rPr>
      </w:pPr>
    </w:p>
    <w:p w14:paraId="219D5ACD" w14:textId="33CCEC01" w:rsidR="007248D2" w:rsidRPr="007A6448" w:rsidRDefault="007248D2" w:rsidP="004C4B05">
      <w:pPr>
        <w:widowControl w:val="0"/>
        <w:autoSpaceDE w:val="0"/>
        <w:autoSpaceDN w:val="0"/>
        <w:adjustRightInd w:val="0"/>
        <w:rPr>
          <w:highlight w:val="yellow"/>
          <w:lang w:val="en-US"/>
        </w:rPr>
      </w:pPr>
      <w:r w:rsidRPr="007A6448">
        <w:rPr>
          <w:highlight w:val="yellow"/>
          <w:lang w:val="en-US"/>
        </w:rPr>
        <w:t xml:space="preserve">The relation of students to </w:t>
      </w:r>
      <w:r w:rsidR="00773F89">
        <w:rPr>
          <w:highlight w:val="yellow"/>
          <w:lang w:val="en-US"/>
        </w:rPr>
        <w:t>Attainment</w:t>
      </w:r>
      <w:ins w:id="253" w:author="Nick Nicholas" w:date="2018-02-14T13:47:00Z">
        <w:r w:rsidR="00767910">
          <w:rPr>
            <w:highlight w:val="yellow"/>
            <w:lang w:val="en-US"/>
          </w:rPr>
          <w:t>s</w:t>
        </w:r>
      </w:ins>
      <w:r w:rsidR="002E6CBB">
        <w:rPr>
          <w:highlight w:val="yellow"/>
          <w:lang w:val="en-US"/>
        </w:rPr>
        <w:t xml:space="preserve"> </w:t>
      </w:r>
      <w:del w:id="254" w:author="Nick Nicholas" w:date="2018-02-14T13:47:00Z">
        <w:r w:rsidR="002E6CBB" w:rsidDel="00767910">
          <w:rPr>
            <w:highlight w:val="yellow"/>
            <w:lang w:val="en-US"/>
          </w:rPr>
          <w:delText>Task</w:delText>
        </w:r>
        <w:r w:rsidR="00773F89" w:rsidDel="00767910">
          <w:rPr>
            <w:highlight w:val="yellow"/>
            <w:lang w:val="en-US"/>
          </w:rPr>
          <w:delText>s</w:delText>
        </w:r>
        <w:r w:rsidR="00145C02" w:rsidRPr="007A6448" w:rsidDel="00767910">
          <w:rPr>
            <w:highlight w:val="yellow"/>
            <w:lang w:val="en-US"/>
          </w:rPr>
          <w:delText xml:space="preserve"> </w:delText>
        </w:r>
        <w:r w:rsidR="00920BC6" w:rsidDel="006F6163">
          <w:rPr>
            <w:highlight w:val="yellow"/>
            <w:lang w:val="en-US"/>
          </w:rPr>
          <w:delText>and</w:delText>
        </w:r>
      </w:del>
      <w:ins w:id="255" w:author="Nick Nicholas" w:date="2018-02-14T13:47:00Z">
        <w:r w:rsidR="006F6163">
          <w:rPr>
            <w:highlight w:val="yellow"/>
            <w:lang w:val="en-US"/>
          </w:rPr>
          <w:t>(including</w:t>
        </w:r>
      </w:ins>
      <w:r w:rsidR="00920BC6">
        <w:rPr>
          <w:highlight w:val="yellow"/>
          <w:lang w:val="en-US"/>
        </w:rPr>
        <w:t xml:space="preserve"> </w:t>
      </w:r>
      <w:r w:rsidR="00920BC6" w:rsidRPr="005F573B">
        <w:rPr>
          <w:highlight w:val="yellow"/>
          <w:lang w:val="en-US"/>
        </w:rPr>
        <w:t>Credentials</w:t>
      </w:r>
      <w:ins w:id="256" w:author="Nick Nicholas" w:date="2018-02-14T13:47:00Z">
        <w:r w:rsidR="006F6163">
          <w:rPr>
            <w:highlight w:val="yellow"/>
            <w:lang w:val="en-US"/>
          </w:rPr>
          <w:t>)</w:t>
        </w:r>
      </w:ins>
      <w:r w:rsidR="00920BC6">
        <w:rPr>
          <w:highlight w:val="yellow"/>
          <w:lang w:val="en-US"/>
        </w:rPr>
        <w:t xml:space="preserve"> that</w:t>
      </w:r>
      <w:r w:rsidR="00920BC6" w:rsidRPr="005F573B">
        <w:rPr>
          <w:highlight w:val="yellow"/>
          <w:lang w:val="en-US"/>
        </w:rPr>
        <w:t xml:space="preserve"> </w:t>
      </w:r>
      <w:r w:rsidR="00920BC6">
        <w:rPr>
          <w:highlight w:val="yellow"/>
          <w:lang w:val="en-US"/>
        </w:rPr>
        <w:t xml:space="preserve">they register for </w:t>
      </w:r>
      <w:r w:rsidRPr="007A6448">
        <w:rPr>
          <w:highlight w:val="yellow"/>
          <w:lang w:val="en-US"/>
        </w:rPr>
        <w:t xml:space="preserve">is unstable, and can change in a matter of days. That requires join objects </w:t>
      </w:r>
      <w:r w:rsidR="00F47661" w:rsidRPr="007A6448">
        <w:rPr>
          <w:highlight w:val="yellow"/>
          <w:lang w:val="en-US"/>
        </w:rPr>
        <w:t xml:space="preserve">for internal representation, </w:t>
      </w:r>
      <w:r w:rsidRPr="007A6448">
        <w:rPr>
          <w:highlight w:val="yellow"/>
          <w:lang w:val="en-US"/>
        </w:rPr>
        <w:t>rather than embedding</w:t>
      </w:r>
      <w:r w:rsidR="00F47661" w:rsidRPr="007A6448">
        <w:rPr>
          <w:highlight w:val="yellow"/>
          <w:lang w:val="en-US"/>
        </w:rPr>
        <w:t xml:space="preserve"> them in </w:t>
      </w:r>
      <w:r w:rsidR="00282F51" w:rsidRPr="007A6448">
        <w:rPr>
          <w:highlight w:val="yellow"/>
          <w:lang w:val="en-US"/>
        </w:rPr>
        <w:t>a snapshot transcript object. A</w:t>
      </w:r>
      <w:r w:rsidRPr="007A6448">
        <w:rPr>
          <w:highlight w:val="yellow"/>
          <w:lang w:val="en-US"/>
        </w:rPr>
        <w:t xml:space="preserve"> </w:t>
      </w:r>
      <w:r w:rsidR="00F47661" w:rsidRPr="007A6448">
        <w:rPr>
          <w:highlight w:val="yellow"/>
          <w:lang w:val="en-US"/>
        </w:rPr>
        <w:t xml:space="preserve">snapshot transcript is appropriate, however, for </w:t>
      </w:r>
      <w:r w:rsidR="00DD212C" w:rsidRPr="007A6448">
        <w:rPr>
          <w:highlight w:val="yellow"/>
          <w:lang w:val="en-US"/>
        </w:rPr>
        <w:t xml:space="preserve">presentation of a student’s </w:t>
      </w:r>
      <w:r w:rsidR="008B0248">
        <w:rPr>
          <w:highlight w:val="yellow"/>
          <w:lang w:val="en-US"/>
        </w:rPr>
        <w:t xml:space="preserve">intentions and </w:t>
      </w:r>
      <w:r w:rsidR="00DD212C" w:rsidRPr="007A6448">
        <w:rPr>
          <w:highlight w:val="yellow"/>
          <w:lang w:val="en-US"/>
        </w:rPr>
        <w:t>progress to date on student transfer.</w:t>
      </w:r>
    </w:p>
    <w:p w14:paraId="3FD2B3AF" w14:textId="77777777" w:rsidR="00D0278E" w:rsidRPr="007A6448" w:rsidRDefault="00D0278E" w:rsidP="004C4B05">
      <w:pPr>
        <w:widowControl w:val="0"/>
        <w:autoSpaceDE w:val="0"/>
        <w:autoSpaceDN w:val="0"/>
        <w:adjustRightInd w:val="0"/>
        <w:rPr>
          <w:rFonts w:ascii="Arial Unicode MS" w:eastAsia="Arial Unicode MS" w:hAnsiTheme="minorHAnsi" w:cs="Arial Unicode MS"/>
          <w:lang w:val="en-US"/>
        </w:rPr>
      </w:pPr>
    </w:p>
    <w:p w14:paraId="79819B22" w14:textId="77777777" w:rsidR="00B503ED" w:rsidRDefault="00B503ED" w:rsidP="00B503ED">
      <w:pPr>
        <w:pStyle w:val="2"/>
      </w:pPr>
      <w:bookmarkStart w:id="257" w:name="_Toc497142430"/>
      <w:bookmarkStart w:id="258" w:name="_Toc498607923"/>
      <w:r>
        <w:lastRenderedPageBreak/>
        <w:t>Logical Model</w:t>
      </w:r>
      <w:bookmarkEnd w:id="257"/>
      <w:bookmarkEnd w:id="258"/>
    </w:p>
    <w:p w14:paraId="0DE9BDE0" w14:textId="2E8390F4" w:rsidR="000A47EB" w:rsidRDefault="000A47EB" w:rsidP="007A6448">
      <w:pPr>
        <w:pStyle w:val="a3"/>
        <w:numPr>
          <w:ilvl w:val="0"/>
          <w:numId w:val="27"/>
        </w:numPr>
        <w:rPr>
          <w:ins w:id="259" w:author="Nick Nicholas" w:date="2018-02-14T13:48:00Z"/>
        </w:rPr>
      </w:pPr>
      <w:r w:rsidRPr="00EA2933">
        <w:t>There is a preexisting object for StudentPersonal.</w:t>
      </w:r>
    </w:p>
    <w:p w14:paraId="085CA32E" w14:textId="644210B5" w:rsidR="00D83515" w:rsidRPr="00EA2933" w:rsidRDefault="00D83515" w:rsidP="007A6448">
      <w:pPr>
        <w:pStyle w:val="a3"/>
        <w:numPr>
          <w:ilvl w:val="0"/>
          <w:numId w:val="27"/>
        </w:numPr>
      </w:pPr>
      <w:ins w:id="260" w:author="Nick Nicholas" w:date="2018-02-14T13:48:00Z">
        <w:r>
          <w:t xml:space="preserve">Existing objects are used to represent Attainments. </w:t>
        </w:r>
      </w:ins>
      <w:ins w:id="261" w:author="Nick Nicholas" w:date="2018-02-14T13:49:00Z">
        <w:r w:rsidRPr="00EA2933">
          <w:t xml:space="preserve">The </w:t>
        </w:r>
        <w:r>
          <w:t xml:space="preserve">Attainment </w:t>
        </w:r>
        <w:r w:rsidRPr="00EA2933">
          <w:t>can be an Exam-style Assessment, an Assignment, a Course Unit</w:t>
        </w:r>
      </w:ins>
      <w:ins w:id="262" w:author="Nick Nicholas" w:date="2018-02-14T13:53:00Z">
        <w:r w:rsidR="00E50971">
          <w:t xml:space="preserve"> (</w:t>
        </w:r>
        <w:r w:rsidR="009D275F">
          <w:t xml:space="preserve">TeachingGroup; </w:t>
        </w:r>
        <w:r w:rsidR="00E50971">
          <w:t>Section</w:t>
        </w:r>
        <w:r w:rsidR="009D275F">
          <w:t xml:space="preserve"> in SIF-US</w:t>
        </w:r>
        <w:r w:rsidR="00E50971">
          <w:t>)</w:t>
        </w:r>
      </w:ins>
      <w:ins w:id="263" w:author="Nick Nicholas" w:date="2018-02-14T13:49:00Z">
        <w:r w:rsidRPr="00EA2933">
          <w:t>, a Course of Study, or a Credential</w:t>
        </w:r>
        <w:r>
          <w:t>.</w:t>
        </w:r>
      </w:ins>
    </w:p>
    <w:p w14:paraId="2798D520" w14:textId="013C120E" w:rsidR="004E72C9" w:rsidRDefault="004E72C9" w:rsidP="007A6448">
      <w:pPr>
        <w:pStyle w:val="a3"/>
        <w:numPr>
          <w:ilvl w:val="0"/>
          <w:numId w:val="27"/>
        </w:numPr>
      </w:pPr>
      <w:r w:rsidRPr="00EA2933">
        <w:t xml:space="preserve">There is a new object called </w:t>
      </w:r>
      <w:ins w:id="264" w:author="Nick Nicholas" w:date="2018-02-14T13:48:00Z">
        <w:r w:rsidR="00B355B9">
          <w:t>Student</w:t>
        </w:r>
      </w:ins>
      <w:r w:rsidRPr="00EA2933">
        <w:t xml:space="preserve">Attainment, which associates successful </w:t>
      </w:r>
      <w:r w:rsidR="00733BD9" w:rsidRPr="00EA2933">
        <w:t xml:space="preserve">performance </w:t>
      </w:r>
      <w:r w:rsidR="004664B5" w:rsidRPr="00EA2933">
        <w:t xml:space="preserve">by a Student against a </w:t>
      </w:r>
      <w:del w:id="265" w:author="Nick Nicholas" w:date="2018-02-14T13:48:00Z">
        <w:r w:rsidR="004664B5" w:rsidRPr="00EA2933" w:rsidDel="00B355B9">
          <w:delText>Task</w:delText>
        </w:r>
      </w:del>
      <w:ins w:id="266" w:author="Nick Nicholas" w:date="2018-02-14T13:48:00Z">
        <w:r w:rsidR="00B355B9">
          <w:t>Attainment</w:t>
        </w:r>
      </w:ins>
      <w:r w:rsidR="004664B5" w:rsidRPr="00EA2933">
        <w:t xml:space="preserve">. </w:t>
      </w:r>
      <w:del w:id="267" w:author="Nick Nicholas" w:date="2018-02-14T13:49:00Z">
        <w:r w:rsidR="00846698" w:rsidRPr="00EA2933" w:rsidDel="00D83515">
          <w:delText xml:space="preserve">(The </w:delText>
        </w:r>
      </w:del>
      <w:del w:id="268" w:author="Nick Nicholas" w:date="2018-02-14T13:48:00Z">
        <w:r w:rsidR="00846698" w:rsidRPr="00EA2933" w:rsidDel="00B355B9">
          <w:delText xml:space="preserve">Task </w:delText>
        </w:r>
      </w:del>
      <w:del w:id="269" w:author="Nick Nicholas" w:date="2018-02-14T13:49:00Z">
        <w:r w:rsidR="00846698" w:rsidRPr="00EA2933" w:rsidDel="00D83515">
          <w:delText xml:space="preserve">can be an Exam-style Assessment, an Assignment, </w:delText>
        </w:r>
        <w:r w:rsidR="00AB7F65" w:rsidRPr="00EA2933" w:rsidDel="00D83515">
          <w:delText>a Course Unit, a Course of Study, or a Credential.)</w:delText>
        </w:r>
        <w:r w:rsidR="00C861A9" w:rsidRPr="00EA2933" w:rsidDel="00D83515">
          <w:delText xml:space="preserve"> </w:delText>
        </w:r>
      </w:del>
      <w:r w:rsidR="00C861A9" w:rsidRPr="00EA2933">
        <w:t xml:space="preserve">The </w:t>
      </w:r>
      <w:ins w:id="270" w:author="Nick Nicholas" w:date="2018-02-14T13:48:00Z">
        <w:r w:rsidR="00F331EF">
          <w:t>Student</w:t>
        </w:r>
        <w:r w:rsidR="00F331EF" w:rsidRPr="00EA2933">
          <w:t>Attainment</w:t>
        </w:r>
        <w:r w:rsidR="00F331EF" w:rsidRPr="00EA2933" w:rsidDel="00F331EF">
          <w:t xml:space="preserve"> </w:t>
        </w:r>
      </w:ins>
      <w:del w:id="271" w:author="Nick Nicholas" w:date="2018-02-14T13:48:00Z">
        <w:r w:rsidR="00C861A9" w:rsidRPr="00EA2933" w:rsidDel="00F331EF">
          <w:delText xml:space="preserve">Attainment </w:delText>
        </w:r>
      </w:del>
      <w:r w:rsidR="00C861A9" w:rsidRPr="00EA2933">
        <w:t xml:space="preserve">links to the Student and to the </w:t>
      </w:r>
      <w:del w:id="272" w:author="Nick Nicholas" w:date="2018-02-14T13:48:00Z">
        <w:r w:rsidR="00124B61" w:rsidDel="00F331EF">
          <w:delText>Task</w:delText>
        </w:r>
      </w:del>
      <w:ins w:id="273" w:author="Nick Nicholas" w:date="2018-02-14T13:48:00Z">
        <w:r w:rsidR="00F331EF">
          <w:t>Attainment</w:t>
        </w:r>
      </w:ins>
      <w:r w:rsidR="00124B61">
        <w:t>. It further contains a score</w:t>
      </w:r>
      <w:r w:rsidR="002B6F0E">
        <w:t xml:space="preserve"> measuring student progress, a credit</w:t>
      </w:r>
      <w:r w:rsidR="00711319">
        <w:t xml:space="preserve">s measure quantifying their progress for the purpose of Credentials (see below), and </w:t>
      </w:r>
      <w:r w:rsidR="0011688A">
        <w:t xml:space="preserve">learning standards which the </w:t>
      </w:r>
      <w:r w:rsidR="00FB0361">
        <w:t>student has demonstrated competency in.</w:t>
      </w:r>
    </w:p>
    <w:p w14:paraId="33BE924D" w14:textId="64E316AA" w:rsidR="00CB1379" w:rsidRPr="00EA2933" w:rsidRDefault="00CB1379" w:rsidP="007A6448">
      <w:pPr>
        <w:pStyle w:val="a3"/>
        <w:numPr>
          <w:ilvl w:val="1"/>
          <w:numId w:val="27"/>
        </w:numPr>
      </w:pPr>
      <w:r>
        <w:t xml:space="preserve">The </w:t>
      </w:r>
      <w:ins w:id="274" w:author="Nick Nicholas" w:date="2018-02-14T13:49:00Z">
        <w:r w:rsidR="009D0BAA">
          <w:t>Student</w:t>
        </w:r>
      </w:ins>
      <w:r>
        <w:t>Attainment of an Exam-style Assessment only gives the overall score. For breakdown of indiv</w:t>
      </w:r>
      <w:r w:rsidR="003C5316">
        <w:t>idual resp</w:t>
      </w:r>
      <w:r>
        <w:t xml:space="preserve">onses, </w:t>
      </w:r>
      <w:r w:rsidR="003C5316">
        <w:t>psychometrics, and more specifics on the exam response, a distinct object is required.</w:t>
      </w:r>
    </w:p>
    <w:p w14:paraId="27479F64" w14:textId="77777777" w:rsidR="00733BD9" w:rsidRPr="00EA2933" w:rsidRDefault="00733BD9" w:rsidP="007A6448">
      <w:pPr>
        <w:pStyle w:val="a3"/>
        <w:numPr>
          <w:ilvl w:val="0"/>
          <w:numId w:val="27"/>
        </w:numPr>
      </w:pPr>
      <w:r w:rsidRPr="00EA2933">
        <w:t>There is a new object describing Credentials, which students can register for, work towards, and achieve.</w:t>
      </w:r>
    </w:p>
    <w:p w14:paraId="112AB61C" w14:textId="1C4DC23A" w:rsidR="00B86CA0" w:rsidRDefault="00B86CA0" w:rsidP="007A6448">
      <w:pPr>
        <w:pStyle w:val="a3"/>
        <w:numPr>
          <w:ilvl w:val="0"/>
          <w:numId w:val="27"/>
        </w:numPr>
      </w:pPr>
      <w:r w:rsidRPr="00EA2933">
        <w:t xml:space="preserve">There is a new object describing the progress a student has made towards achieving a Credential: the </w:t>
      </w:r>
      <w:del w:id="275" w:author="Nick Nicholas" w:date="2018-02-14T13:51:00Z">
        <w:r w:rsidRPr="00EA2933" w:rsidDel="00E50971">
          <w:delText>StudentAttainmentAchievement</w:delText>
        </w:r>
      </w:del>
      <w:ins w:id="276" w:author="Nick Nicholas" w:date="2018-02-14T13:51:00Z">
        <w:r w:rsidR="00E50971" w:rsidRPr="00EA2933">
          <w:t>Student</w:t>
        </w:r>
        <w:r w:rsidR="00E50971">
          <w:t>Credential</w:t>
        </w:r>
        <w:r w:rsidR="00E50971" w:rsidRPr="00EA2933">
          <w:t>A</w:t>
        </w:r>
        <w:r w:rsidR="00E50971">
          <w:t>ttainmen</w:t>
        </w:r>
        <w:r w:rsidR="00E50971" w:rsidRPr="00EA2933">
          <w:t>t</w:t>
        </w:r>
      </w:ins>
      <w:r w:rsidRPr="00EA2933">
        <w:t>.</w:t>
      </w:r>
      <w:ins w:id="277" w:author="Nick Nicholas" w:date="2018-02-14T13:51:00Z">
        <w:r w:rsidR="00E50971">
          <w:t xml:space="preserve"> (This is a subclass of StudentAttainment.)</w:t>
        </w:r>
      </w:ins>
      <w:r w:rsidRPr="00EA2933">
        <w:t xml:space="preserve"> </w:t>
      </w:r>
      <w:r w:rsidR="00BB44C1" w:rsidRPr="00EA2933">
        <w:t xml:space="preserve">This object links to the Student and the Credential. It also links to one or more Attainments, as </w:t>
      </w:r>
      <w:r w:rsidR="00F63B08" w:rsidRPr="00EA2933">
        <w:t xml:space="preserve">evidence of progress or justification of the </w:t>
      </w:r>
      <w:ins w:id="278" w:author="Nick Nicholas" w:date="2018-02-14T13:54:00Z">
        <w:r w:rsidR="008D36E7" w:rsidRPr="00EA2933">
          <w:t>Student</w:t>
        </w:r>
        <w:r w:rsidR="008D36E7">
          <w:t>Credential</w:t>
        </w:r>
        <w:r w:rsidR="008D36E7" w:rsidRPr="00EA2933">
          <w:t>A</w:t>
        </w:r>
        <w:r w:rsidR="008D36E7">
          <w:t>ttainmen</w:t>
        </w:r>
        <w:r w:rsidR="008D36E7" w:rsidRPr="00EA2933">
          <w:t>t</w:t>
        </w:r>
      </w:ins>
      <w:del w:id="279" w:author="Nick Nicholas" w:date="2018-02-14T13:54:00Z">
        <w:r w:rsidR="00F63B08" w:rsidRPr="00EA2933" w:rsidDel="008D36E7">
          <w:delText>Achievement</w:delText>
        </w:r>
      </w:del>
      <w:r w:rsidR="00F63B08" w:rsidRPr="00EA2933">
        <w:t>.</w:t>
      </w:r>
      <w:r w:rsidR="0003222B">
        <w:t xml:space="preserve"> (Note that Attainments can be consumed as objects independently.)</w:t>
      </w:r>
    </w:p>
    <w:p w14:paraId="09CF172F" w14:textId="68B91CFF" w:rsidR="000017B4" w:rsidRPr="00EA2933" w:rsidRDefault="000017B4" w:rsidP="007A6448">
      <w:pPr>
        <w:pStyle w:val="a3"/>
        <w:numPr>
          <w:ilvl w:val="0"/>
          <w:numId w:val="27"/>
        </w:numPr>
      </w:pPr>
      <w:r>
        <w:t>A listing of Attainments can be consumed, without information about a Credential, as a Student Transcript.</w:t>
      </w:r>
    </w:p>
    <w:p w14:paraId="11875A3C" w14:textId="77777777" w:rsidR="00324584" w:rsidRPr="00933358" w:rsidRDefault="00324584" w:rsidP="007A6448">
      <w:pPr>
        <w:rPr>
          <w:lang w:val="en-US"/>
        </w:rPr>
      </w:pPr>
    </w:p>
    <w:p w14:paraId="02367000" w14:textId="56AB1349" w:rsidR="005F05A8" w:rsidRDefault="00933358" w:rsidP="007A6448">
      <w:pPr>
        <w:rPr>
          <w:ins w:id="280" w:author="Nick Nicholas" w:date="2018-02-12T15:01:00Z"/>
        </w:rPr>
      </w:pPr>
      <w:ins w:id="281" w:author="Nick Nicholas" w:date="2018-02-14T13:54:00Z">
        <w:r w:rsidRPr="00933358">
          <w:rPr>
            <w:noProof/>
          </w:rPr>
          <w:drawing>
            <wp:inline distT="0" distB="0" distL="0" distR="0" wp14:anchorId="7C0FB421" wp14:editId="1685B4D1">
              <wp:extent cx="6642100" cy="4371975"/>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2100" cy="4371975"/>
                      </a:xfrm>
                      <a:prstGeom prst="rect">
                        <a:avLst/>
                      </a:prstGeom>
                    </pic:spPr>
                  </pic:pic>
                </a:graphicData>
              </a:graphic>
            </wp:inline>
          </w:drawing>
        </w:r>
      </w:ins>
      <w:del w:id="282" w:author="Nick Nicholas" w:date="2018-02-14T13:54:00Z">
        <w:r w:rsidR="00D14E7F" w:rsidRPr="00D14E7F" w:rsidDel="00933358">
          <w:rPr>
            <w:noProof/>
            <w:lang w:val="en-AU" w:eastAsia="en-AU"/>
          </w:rPr>
          <w:drawing>
            <wp:inline distT="0" distB="0" distL="0" distR="0" wp14:anchorId="1DACB6F4" wp14:editId="39117C18">
              <wp:extent cx="6642100" cy="4371975"/>
              <wp:effectExtent l="0" t="0" r="1270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2100" cy="4371975"/>
                      </a:xfrm>
                      <a:prstGeom prst="rect">
                        <a:avLst/>
                      </a:prstGeom>
                    </pic:spPr>
                  </pic:pic>
                </a:graphicData>
              </a:graphic>
            </wp:inline>
          </w:drawing>
        </w:r>
      </w:del>
    </w:p>
    <w:p w14:paraId="4BC25344" w14:textId="77777777" w:rsidR="005F05A8" w:rsidRDefault="005F05A8" w:rsidP="007A6448">
      <w:pPr>
        <w:rPr>
          <w:ins w:id="283" w:author="Nick Nicholas" w:date="2018-02-12T15:01:00Z"/>
        </w:rPr>
      </w:pPr>
    </w:p>
    <w:p w14:paraId="109D715D" w14:textId="6ED2879F" w:rsidR="00324584" w:rsidRPr="00EA2933" w:rsidRDefault="00324584" w:rsidP="007A6448"/>
    <w:p w14:paraId="7C295E42" w14:textId="26104ABB" w:rsidR="00241891" w:rsidRDefault="00241891">
      <w:pPr>
        <w:rPr>
          <w:ins w:id="284" w:author="Stuart McGrigor" w:date="2018-01-31T13:52:00Z"/>
        </w:rPr>
      </w:pPr>
      <w:ins w:id="285" w:author="Stuart McGrigor" w:date="2018-01-31T13:52:00Z">
        <w:r>
          <w:br w:type="page"/>
        </w:r>
      </w:ins>
    </w:p>
    <w:p w14:paraId="5A0FA05A" w14:textId="77777777" w:rsidR="00B503ED" w:rsidRDefault="00B503ED" w:rsidP="00B503ED"/>
    <w:tbl>
      <w:tblPr>
        <w:tblStyle w:val="a5"/>
        <w:tblW w:w="0" w:type="auto"/>
        <w:tblLook w:val="04A0" w:firstRow="1" w:lastRow="0" w:firstColumn="1" w:lastColumn="0" w:noHBand="0" w:noVBand="1"/>
      </w:tblPr>
      <w:tblGrid>
        <w:gridCol w:w="3719"/>
        <w:gridCol w:w="6731"/>
      </w:tblGrid>
      <w:tr w:rsidR="00B503ED" w:rsidRPr="00021024" w14:paraId="733FA1FD" w14:textId="77777777" w:rsidTr="005F05A8">
        <w:trPr>
          <w:tblHeader/>
        </w:trPr>
        <w:tc>
          <w:tcPr>
            <w:tcW w:w="0" w:type="auto"/>
          </w:tcPr>
          <w:p w14:paraId="5A12145E" w14:textId="77777777" w:rsidR="00B503ED" w:rsidRPr="005F05A8" w:rsidRDefault="00B503ED" w:rsidP="005F05A8">
            <w:pPr>
              <w:widowControl w:val="0"/>
              <w:autoSpaceDE w:val="0"/>
              <w:autoSpaceDN w:val="0"/>
              <w:adjustRightInd w:val="0"/>
              <w:rPr>
                <w:b/>
                <w:i/>
                <w:color w:val="0070C0"/>
              </w:rPr>
            </w:pPr>
            <w:r w:rsidRPr="005F05A8">
              <w:rPr>
                <w:b/>
                <w:i/>
                <w:color w:val="0070C0"/>
              </w:rPr>
              <w:t>Conceptual object</w:t>
            </w:r>
          </w:p>
        </w:tc>
        <w:tc>
          <w:tcPr>
            <w:tcW w:w="0" w:type="auto"/>
          </w:tcPr>
          <w:p w14:paraId="02A446E0" w14:textId="77777777" w:rsidR="00B503ED" w:rsidRPr="005F05A8" w:rsidRDefault="00B503ED" w:rsidP="005F05A8">
            <w:pPr>
              <w:widowControl w:val="0"/>
              <w:autoSpaceDE w:val="0"/>
              <w:autoSpaceDN w:val="0"/>
              <w:adjustRightInd w:val="0"/>
              <w:rPr>
                <w:b/>
                <w:i/>
                <w:color w:val="0070C0"/>
              </w:rPr>
            </w:pPr>
            <w:r w:rsidRPr="005F05A8">
              <w:rPr>
                <w:b/>
                <w:i/>
                <w:color w:val="0070C0"/>
              </w:rPr>
              <w:t>Logical realisation</w:t>
            </w:r>
          </w:p>
        </w:tc>
      </w:tr>
      <w:tr w:rsidR="007744F9" w:rsidRPr="006436D8" w14:paraId="01C26B05" w14:textId="77777777" w:rsidTr="00773F89">
        <w:tc>
          <w:tcPr>
            <w:tcW w:w="0" w:type="auto"/>
          </w:tcPr>
          <w:p w14:paraId="1934049C" w14:textId="651946A8" w:rsidR="008D3AA1" w:rsidRPr="007744F9" w:rsidRDefault="008D3AA1" w:rsidP="00961591">
            <w:r w:rsidRPr="007A6448">
              <w:t>Assessment (event)</w:t>
            </w:r>
          </w:p>
        </w:tc>
        <w:tc>
          <w:tcPr>
            <w:tcW w:w="0" w:type="auto"/>
          </w:tcPr>
          <w:p w14:paraId="7BA19AF4" w14:textId="65A221EB" w:rsidR="008D3AA1" w:rsidRPr="007A6448" w:rsidRDefault="00645890" w:rsidP="00961591">
            <w:pPr>
              <w:rPr>
                <w:lang w:val="en-US"/>
              </w:rPr>
            </w:pPr>
            <w:del w:id="286" w:author="Nick Nicholas" w:date="2018-02-14T13:55:00Z">
              <w:r w:rsidRPr="007A6448" w:rsidDel="0023554A">
                <w:rPr>
                  <w:lang w:val="en-US"/>
                </w:rPr>
                <w:delText>Currently GradingAssignment but more complicated summative Assessment realisations still happening</w:delText>
              </w:r>
              <w:r w:rsidR="006B0F42" w:rsidRPr="00F243C5" w:rsidDel="0023554A">
                <w:rPr>
                  <w:lang w:val="en-US"/>
                </w:rPr>
                <w:delText xml:space="preserve"> (e.g. </w:delText>
              </w:r>
            </w:del>
            <w:r w:rsidR="006B0F42" w:rsidRPr="00F243C5">
              <w:rPr>
                <w:lang w:val="en-US"/>
              </w:rPr>
              <w:t>Assessment</w:t>
            </w:r>
            <w:ins w:id="287" w:author="Nick Nicholas" w:date="2018-02-14T13:55:00Z">
              <w:r w:rsidR="0023554A">
                <w:rPr>
                  <w:lang w:val="en-US"/>
                </w:rPr>
                <w:t xml:space="preserve"> (to be done)</w:t>
              </w:r>
            </w:ins>
            <w:del w:id="288" w:author="Nick Nicholas" w:date="2018-02-14T13:55:00Z">
              <w:r w:rsidR="006B0F42" w:rsidRPr="00F243C5" w:rsidDel="0023554A">
                <w:rPr>
                  <w:lang w:val="en-US"/>
                </w:rPr>
                <w:delText>)</w:delText>
              </w:r>
              <w:r w:rsidRPr="007A6448" w:rsidDel="0023554A">
                <w:rPr>
                  <w:lang w:val="en-US"/>
                </w:rPr>
                <w:delText>.</w:delText>
              </w:r>
            </w:del>
          </w:p>
        </w:tc>
      </w:tr>
      <w:tr w:rsidR="007744F9" w:rsidRPr="006436D8" w14:paraId="2D2AEDA4" w14:textId="77777777" w:rsidTr="00773F89">
        <w:tc>
          <w:tcPr>
            <w:tcW w:w="0" w:type="auto"/>
          </w:tcPr>
          <w:p w14:paraId="7DD53919" w14:textId="15B88AE7" w:rsidR="008D3AA1" w:rsidRPr="007744F9" w:rsidRDefault="008D3AA1" w:rsidP="00961591">
            <w:r w:rsidRPr="007A6448">
              <w:t>Assessment Score</w:t>
            </w:r>
          </w:p>
        </w:tc>
        <w:tc>
          <w:tcPr>
            <w:tcW w:w="0" w:type="auto"/>
          </w:tcPr>
          <w:p w14:paraId="77FC8298" w14:textId="115CA75F" w:rsidR="008D3AA1" w:rsidRPr="007A6448" w:rsidRDefault="00645890">
            <w:pPr>
              <w:rPr>
                <w:lang w:val="en-US"/>
              </w:rPr>
            </w:pPr>
            <w:del w:id="289" w:author="Nick Nicholas" w:date="2018-02-14T13:55:00Z">
              <w:r w:rsidRPr="007A6448" w:rsidDel="0023554A">
                <w:rPr>
                  <w:lang w:val="en-US"/>
                </w:rPr>
                <w:delText>Currently GradingAssignmentScore but more complicated summative Assessment realisations still happening</w:delText>
              </w:r>
              <w:r w:rsidR="006B0F42" w:rsidRPr="00F243C5" w:rsidDel="0023554A">
                <w:rPr>
                  <w:lang w:val="en-US"/>
                </w:rPr>
                <w:delText xml:space="preserve"> (e.g. AssessmentResults).</w:delText>
              </w:r>
            </w:del>
            <w:ins w:id="290" w:author="Nick Nicholas" w:date="2018-02-14T13:55:00Z">
              <w:r w:rsidR="0023554A">
                <w:rPr>
                  <w:lang w:val="en-US"/>
                </w:rPr>
                <w:t>AssessmentScore (to be done)</w:t>
              </w:r>
            </w:ins>
          </w:p>
        </w:tc>
      </w:tr>
      <w:tr w:rsidR="007744F9" w:rsidRPr="007744F9" w14:paraId="03CE4DEF" w14:textId="77777777" w:rsidTr="00773F89">
        <w:tc>
          <w:tcPr>
            <w:tcW w:w="0" w:type="auto"/>
          </w:tcPr>
          <w:p w14:paraId="14B85713" w14:textId="63B57AA9" w:rsidR="008D3AA1" w:rsidRPr="007744F9" w:rsidRDefault="008D3AA1" w:rsidP="00961591">
            <w:r w:rsidRPr="007A6448">
              <w:t>Course</w:t>
            </w:r>
          </w:p>
        </w:tc>
        <w:tc>
          <w:tcPr>
            <w:tcW w:w="0" w:type="auto"/>
          </w:tcPr>
          <w:p w14:paraId="7EF122BB" w14:textId="761B43E5" w:rsidR="008D3AA1" w:rsidRPr="007744F9" w:rsidRDefault="008E65D1" w:rsidP="00961591">
            <w:r w:rsidRPr="007744F9">
              <w:t>School</w:t>
            </w:r>
            <w:r w:rsidR="00703119" w:rsidRPr="007744F9">
              <w:t>CourseInfo</w:t>
            </w:r>
          </w:p>
        </w:tc>
      </w:tr>
      <w:tr w:rsidR="0023554A" w:rsidRPr="007744F9" w14:paraId="7D500B58" w14:textId="77777777" w:rsidTr="00773F89">
        <w:trPr>
          <w:ins w:id="291" w:author="Nick Nicholas" w:date="2018-02-14T13:56:00Z"/>
        </w:trPr>
        <w:tc>
          <w:tcPr>
            <w:tcW w:w="0" w:type="auto"/>
          </w:tcPr>
          <w:p w14:paraId="15CDD71E" w14:textId="745DED2B" w:rsidR="0023554A" w:rsidRPr="0023554A" w:rsidRDefault="0023554A" w:rsidP="00961591">
            <w:pPr>
              <w:rPr>
                <w:ins w:id="292" w:author="Nick Nicholas" w:date="2018-02-14T13:56:00Z"/>
                <w:lang w:val="en-AU"/>
                <w:rPrChange w:id="293" w:author="Nick Nicholas" w:date="2018-02-14T13:56:00Z">
                  <w:rPr>
                    <w:ins w:id="294" w:author="Nick Nicholas" w:date="2018-02-14T13:56:00Z"/>
                  </w:rPr>
                </w:rPrChange>
              </w:rPr>
            </w:pPr>
            <w:ins w:id="295" w:author="Nick Nicholas" w:date="2018-02-14T13:56:00Z">
              <w:r>
                <w:rPr>
                  <w:lang w:val="en-AU"/>
                </w:rPr>
                <w:t>Class</w:t>
              </w:r>
            </w:ins>
          </w:p>
        </w:tc>
        <w:tc>
          <w:tcPr>
            <w:tcW w:w="0" w:type="auto"/>
          </w:tcPr>
          <w:p w14:paraId="14C24EA7" w14:textId="090E0ED3" w:rsidR="0023554A" w:rsidRPr="0023554A" w:rsidRDefault="0023554A" w:rsidP="00961591">
            <w:pPr>
              <w:rPr>
                <w:ins w:id="296" w:author="Nick Nicholas" w:date="2018-02-14T13:56:00Z"/>
                <w:lang w:val="en-AU"/>
                <w:rPrChange w:id="297" w:author="Nick Nicholas" w:date="2018-02-14T13:56:00Z">
                  <w:rPr>
                    <w:ins w:id="298" w:author="Nick Nicholas" w:date="2018-02-14T13:56:00Z"/>
                  </w:rPr>
                </w:rPrChange>
              </w:rPr>
            </w:pPr>
            <w:ins w:id="299" w:author="Nick Nicholas" w:date="2018-02-14T13:56:00Z">
              <w:r>
                <w:rPr>
                  <w:lang w:val="en-AU"/>
                </w:rPr>
                <w:t>TeachingGroup or Section</w:t>
              </w:r>
            </w:ins>
          </w:p>
        </w:tc>
      </w:tr>
      <w:tr w:rsidR="007744F9" w:rsidRPr="007744F9" w:rsidDel="0023554A" w14:paraId="058F1B47" w14:textId="7C6A2601" w:rsidTr="00773F89">
        <w:trPr>
          <w:gridAfter w:val="1"/>
          <w:del w:id="300" w:author="Nick Nicholas" w:date="2018-02-14T13:56:00Z"/>
        </w:trPr>
        <w:tc>
          <w:tcPr>
            <w:tcW w:w="0" w:type="auto"/>
          </w:tcPr>
          <w:p w14:paraId="780744ED" w14:textId="34F6D585" w:rsidR="00190E10" w:rsidRPr="007A6448" w:rsidDel="0023554A" w:rsidRDefault="00190E10" w:rsidP="00961591">
            <w:pPr>
              <w:rPr>
                <w:del w:id="301" w:author="Nick Nicholas" w:date="2018-02-14T13:56:00Z"/>
              </w:rPr>
            </w:pPr>
            <w:del w:id="302" w:author="Nick Nicholas" w:date="2018-02-14T13:56:00Z">
              <w:r w:rsidRPr="007A6448" w:rsidDel="0023554A">
                <w:delText>“ourseInfoessmentR</w:delText>
              </w:r>
              <w:r w:rsidRPr="007744F9" w:rsidDel="0023554A">
                <w:delText>SectionInfo, TeachingGroup</w:delText>
              </w:r>
            </w:del>
          </w:p>
        </w:tc>
      </w:tr>
      <w:tr w:rsidR="007744F9" w:rsidRPr="007744F9" w14:paraId="1D999FD8" w14:textId="77777777" w:rsidTr="00773F89">
        <w:tc>
          <w:tcPr>
            <w:tcW w:w="0" w:type="auto"/>
          </w:tcPr>
          <w:p w14:paraId="5FA877B2" w14:textId="6F86D791" w:rsidR="008D3AA1" w:rsidRPr="007744F9" w:rsidRDefault="008D3AA1" w:rsidP="00961591">
            <w:r w:rsidRPr="007A6448">
              <w:t>Curriculum</w:t>
            </w:r>
          </w:p>
        </w:tc>
        <w:tc>
          <w:tcPr>
            <w:tcW w:w="0" w:type="auto"/>
          </w:tcPr>
          <w:p w14:paraId="5D04D62F" w14:textId="39A68265" w:rsidR="008D3AA1" w:rsidRPr="007031DA" w:rsidRDefault="0058606C" w:rsidP="00961591">
            <w:pPr>
              <w:rPr>
                <w:lang w:val="en-AU"/>
                <w:rPrChange w:id="303" w:author="Nick Nicholas" w:date="2018-02-14T13:57:00Z">
                  <w:rPr/>
                </w:rPrChange>
              </w:rPr>
            </w:pPr>
            <w:r w:rsidRPr="007744F9">
              <w:t>LearningStandardDocument</w:t>
            </w:r>
            <w:ins w:id="304" w:author="Nick Nicholas" w:date="2018-02-14T13:57:00Z">
              <w:r w:rsidR="007031DA">
                <w:rPr>
                  <w:lang w:val="en-AU"/>
                </w:rPr>
                <w:t xml:space="preserve"> (current SIF approach)</w:t>
              </w:r>
            </w:ins>
          </w:p>
        </w:tc>
      </w:tr>
      <w:tr w:rsidR="00A05335" w:rsidRPr="006436D8" w14:paraId="4DE7DEE9" w14:textId="77777777" w:rsidTr="00773F89">
        <w:tc>
          <w:tcPr>
            <w:tcW w:w="0" w:type="auto"/>
          </w:tcPr>
          <w:p w14:paraId="0B00BECA" w14:textId="2308C83E" w:rsidR="008D3AA1" w:rsidRPr="007744F9" w:rsidRDefault="008D3AA1" w:rsidP="00961591">
            <w:r w:rsidRPr="007A6448">
              <w:t>Grade</w:t>
            </w:r>
          </w:p>
        </w:tc>
        <w:tc>
          <w:tcPr>
            <w:tcW w:w="0" w:type="auto"/>
          </w:tcPr>
          <w:p w14:paraId="36A40886" w14:textId="74F244B7" w:rsidR="008D3AA1" w:rsidRPr="007A6448" w:rsidRDefault="0058606C">
            <w:pPr>
              <w:rPr>
                <w:lang w:val="en-US"/>
              </w:rPr>
            </w:pPr>
            <w:r w:rsidRPr="007A6448">
              <w:rPr>
                <w:lang w:val="en-US"/>
              </w:rPr>
              <w:t>StudentGrade</w:t>
            </w:r>
            <w:r w:rsidR="00A05335" w:rsidRPr="007A6448">
              <w:rPr>
                <w:lang w:val="en-US"/>
              </w:rPr>
              <w:t xml:space="preserve">, </w:t>
            </w:r>
            <w:ins w:id="305" w:author="Nick Nicholas" w:date="2018-02-14T13:57:00Z">
              <w:r w:rsidR="00BA1BDC">
                <w:rPr>
                  <w:lang w:val="en-US"/>
                </w:rPr>
                <w:t>Student</w:t>
              </w:r>
            </w:ins>
            <w:r w:rsidR="00A05335" w:rsidRPr="007A6448">
              <w:rPr>
                <w:lang w:val="en-US"/>
              </w:rPr>
              <w:t xml:space="preserve">Attainment/Score </w:t>
            </w:r>
            <w:del w:id="306" w:author="Nick Nicholas" w:date="2018-02-14T13:57:00Z">
              <w:r w:rsidR="00A05335" w:rsidRPr="007A6448" w:rsidDel="00BA1BDC">
                <w:rPr>
                  <w:lang w:val="en-US"/>
                </w:rPr>
                <w:delText>(in the context of Attainments and Achievements)</w:delText>
              </w:r>
            </w:del>
          </w:p>
        </w:tc>
      </w:tr>
      <w:tr w:rsidR="007744F9" w:rsidRPr="007744F9" w14:paraId="609DC0FB" w14:textId="77777777" w:rsidTr="00773F89">
        <w:tc>
          <w:tcPr>
            <w:tcW w:w="0" w:type="auto"/>
          </w:tcPr>
          <w:p w14:paraId="4EB44F77" w14:textId="22F6C206" w:rsidR="008D3AA1" w:rsidRPr="007744F9" w:rsidRDefault="008D3AA1" w:rsidP="00961591">
            <w:r w:rsidRPr="007A6448">
              <w:t>Learning Standard</w:t>
            </w:r>
          </w:p>
        </w:tc>
        <w:tc>
          <w:tcPr>
            <w:tcW w:w="0" w:type="auto"/>
          </w:tcPr>
          <w:p w14:paraId="76597300" w14:textId="06F1C9D0" w:rsidR="008D3AA1" w:rsidRPr="007744F9" w:rsidRDefault="008B3093" w:rsidP="00961591">
            <w:r w:rsidRPr="007744F9">
              <w:t>*/LearningStandardType</w:t>
            </w:r>
            <w:ins w:id="307" w:author="Nick Nicholas" w:date="2018-02-12T15:05:00Z">
              <w:r w:rsidR="0063421A">
                <w:rPr>
                  <w:lang w:val="en-US"/>
                </w:rPr>
                <w:t>, LearningStandardItem</w:t>
              </w:r>
            </w:ins>
          </w:p>
        </w:tc>
      </w:tr>
      <w:tr w:rsidR="007744F9" w:rsidRPr="006436D8" w14:paraId="0B16B9B8" w14:textId="77777777" w:rsidTr="00773F89">
        <w:tc>
          <w:tcPr>
            <w:tcW w:w="0" w:type="auto"/>
          </w:tcPr>
          <w:p w14:paraId="4639B33F" w14:textId="4CC999C5" w:rsidR="008D3AA1" w:rsidRPr="007744F9" w:rsidRDefault="002474FD" w:rsidP="00961591">
            <w:r w:rsidRPr="007A6448">
              <w:t>Credential</w:t>
            </w:r>
            <w:r w:rsidR="008D3AA1" w:rsidRPr="007A6448">
              <w:tab/>
            </w:r>
          </w:p>
        </w:tc>
        <w:tc>
          <w:tcPr>
            <w:tcW w:w="0" w:type="auto"/>
          </w:tcPr>
          <w:p w14:paraId="2E9E545A" w14:textId="4E696111" w:rsidR="008D3AA1" w:rsidRPr="007A6448" w:rsidRDefault="00261FF5" w:rsidP="00EF30A1">
            <w:pPr>
              <w:rPr>
                <w:lang w:val="en-US"/>
              </w:rPr>
            </w:pPr>
            <w:r w:rsidRPr="007A6448">
              <w:rPr>
                <w:lang w:val="en-US"/>
              </w:rPr>
              <w:t>Credential</w:t>
            </w:r>
            <w:r w:rsidR="00645890" w:rsidRPr="007A6448">
              <w:rPr>
                <w:lang w:val="en-US"/>
              </w:rPr>
              <w:t xml:space="preserve"> (initial starting point CEDS</w:t>
            </w:r>
            <w:r w:rsidR="00EF30A1" w:rsidRPr="007A6448">
              <w:rPr>
                <w:lang w:val="en-US"/>
              </w:rPr>
              <w:t>)</w:t>
            </w:r>
          </w:p>
        </w:tc>
      </w:tr>
      <w:tr w:rsidR="007744F9" w:rsidRPr="007744F9" w14:paraId="24E9C859" w14:textId="77777777" w:rsidTr="00773F89">
        <w:tc>
          <w:tcPr>
            <w:tcW w:w="0" w:type="auto"/>
          </w:tcPr>
          <w:p w14:paraId="291961DC" w14:textId="56E995FB" w:rsidR="008D3AA1" w:rsidRPr="007744F9" w:rsidRDefault="008D3AA1" w:rsidP="00961591">
            <w:r w:rsidRPr="007A6448">
              <w:t>Student</w:t>
            </w:r>
          </w:p>
        </w:tc>
        <w:tc>
          <w:tcPr>
            <w:tcW w:w="0" w:type="auto"/>
          </w:tcPr>
          <w:p w14:paraId="4DCBF7AF" w14:textId="4BA8A51C" w:rsidR="008D3AA1" w:rsidRPr="007744F9" w:rsidRDefault="009F0837" w:rsidP="00961591">
            <w:r w:rsidRPr="007744F9">
              <w:t>StudentPersonal</w:t>
            </w:r>
          </w:p>
        </w:tc>
      </w:tr>
      <w:tr w:rsidR="007744F9" w:rsidRPr="007744F9" w14:paraId="7D0768CD" w14:textId="77777777" w:rsidTr="00773F89">
        <w:tc>
          <w:tcPr>
            <w:tcW w:w="0" w:type="auto"/>
          </w:tcPr>
          <w:p w14:paraId="251A5C13" w14:textId="204C8A6B" w:rsidR="009F0837" w:rsidRPr="007A6448" w:rsidRDefault="009F0837" w:rsidP="00961591">
            <w:r w:rsidRPr="007A6448">
              <w:t>Staff</w:t>
            </w:r>
          </w:p>
        </w:tc>
        <w:tc>
          <w:tcPr>
            <w:tcW w:w="0" w:type="auto"/>
          </w:tcPr>
          <w:p w14:paraId="7F4B0B8F" w14:textId="01D10B3C" w:rsidR="009F0837" w:rsidRPr="007744F9" w:rsidRDefault="009F0837" w:rsidP="00961591">
            <w:r w:rsidRPr="007744F9">
              <w:t>StaffPersonal</w:t>
            </w:r>
          </w:p>
        </w:tc>
      </w:tr>
      <w:tr w:rsidR="007744F9" w:rsidRPr="007744F9" w14:paraId="07C672CE" w14:textId="77777777" w:rsidTr="00773F89">
        <w:tc>
          <w:tcPr>
            <w:tcW w:w="0" w:type="auto"/>
          </w:tcPr>
          <w:p w14:paraId="1FDD7DF1" w14:textId="632F018E" w:rsidR="00BE5909" w:rsidRPr="007A6448" w:rsidRDefault="00BE5909" w:rsidP="00961591">
            <w:r w:rsidRPr="007A6448">
              <w:t>WellbeingCharacteristic</w:t>
            </w:r>
          </w:p>
        </w:tc>
        <w:tc>
          <w:tcPr>
            <w:tcW w:w="0" w:type="auto"/>
          </w:tcPr>
          <w:p w14:paraId="0F353888" w14:textId="05A736E0" w:rsidR="00BE5909" w:rsidRPr="007744F9" w:rsidRDefault="002F4B7B" w:rsidP="00961591">
            <w:r w:rsidRPr="007744F9">
              <w:t>WellbeingCharacteristic</w:t>
            </w:r>
          </w:p>
        </w:tc>
      </w:tr>
    </w:tbl>
    <w:p w14:paraId="4267CB79" w14:textId="77777777" w:rsidR="00E53122" w:rsidRDefault="00E53122"/>
    <w:tbl>
      <w:tblPr>
        <w:tblStyle w:val="a5"/>
        <w:tblW w:w="0" w:type="auto"/>
        <w:tblLook w:val="04A0" w:firstRow="1" w:lastRow="0" w:firstColumn="1" w:lastColumn="0" w:noHBand="0" w:noVBand="1"/>
        <w:tblPrChange w:id="308" w:author="Nick Nicholas" w:date="2018-02-14T14:01:00Z">
          <w:tblPr>
            <w:tblStyle w:val="a5"/>
            <w:tblW w:w="0" w:type="auto"/>
            <w:tblLook w:val="04A0" w:firstRow="1" w:lastRow="0" w:firstColumn="1" w:lastColumn="0" w:noHBand="0" w:noVBand="1"/>
          </w:tblPr>
        </w:tblPrChange>
      </w:tblPr>
      <w:tblGrid>
        <w:gridCol w:w="1556"/>
        <w:gridCol w:w="4442"/>
        <w:gridCol w:w="4452"/>
        <w:tblGridChange w:id="309">
          <w:tblGrid>
            <w:gridCol w:w="1797"/>
            <w:gridCol w:w="4444"/>
            <w:gridCol w:w="4209"/>
          </w:tblGrid>
        </w:tblGridChange>
      </w:tblGrid>
      <w:tr w:rsidR="008F342F" w:rsidRPr="00B503ED" w14:paraId="3EF45EB0" w14:textId="77777777" w:rsidTr="008A5542">
        <w:tc>
          <w:tcPr>
            <w:tcW w:w="1797" w:type="dxa"/>
            <w:tcPrChange w:id="310" w:author="Nick Nicholas" w:date="2018-02-14T14:01:00Z">
              <w:tcPr>
                <w:tcW w:w="2109" w:type="dxa"/>
              </w:tcPr>
            </w:tcPrChange>
          </w:tcPr>
          <w:p w14:paraId="76653630" w14:textId="5CCBC8D5" w:rsidR="008F342F" w:rsidRPr="0063421A" w:rsidRDefault="008F342F" w:rsidP="008F342F">
            <w:pPr>
              <w:rPr>
                <w:lang w:val="en-NZ"/>
              </w:rPr>
            </w:pPr>
            <w:r>
              <w:rPr>
                <w:b/>
                <w:i/>
                <w:color w:val="0070C0"/>
                <w:lang w:val="en-NZ"/>
              </w:rPr>
              <w:t>Relationship</w:t>
            </w:r>
          </w:p>
        </w:tc>
        <w:tc>
          <w:tcPr>
            <w:tcW w:w="4444" w:type="dxa"/>
            <w:tcPrChange w:id="311" w:author="Nick Nicholas" w:date="2018-02-14T14:01:00Z">
              <w:tcPr>
                <w:tcW w:w="4852" w:type="dxa"/>
              </w:tcPr>
            </w:tcPrChange>
          </w:tcPr>
          <w:p w14:paraId="23DCBAF6" w14:textId="2E52B2DB" w:rsidR="008F342F" w:rsidRPr="0063421A" w:rsidRDefault="008F342F" w:rsidP="008F342F">
            <w:pPr>
              <w:rPr>
                <w:lang w:val="en-NZ"/>
              </w:rPr>
            </w:pPr>
            <w:r>
              <w:rPr>
                <w:b/>
                <w:i/>
                <w:color w:val="0070C0"/>
                <w:lang w:val="en-NZ"/>
              </w:rPr>
              <w:t>Logical Entity</w:t>
            </w:r>
          </w:p>
        </w:tc>
        <w:tc>
          <w:tcPr>
            <w:tcW w:w="4209" w:type="dxa"/>
            <w:tcPrChange w:id="312" w:author="Nick Nicholas" w:date="2018-02-14T14:01:00Z">
              <w:tcPr>
                <w:tcW w:w="3489" w:type="dxa"/>
              </w:tcPr>
            </w:tcPrChange>
          </w:tcPr>
          <w:p w14:paraId="65FD3C04" w14:textId="37027396" w:rsidR="008F342F" w:rsidRPr="0063421A" w:rsidRDefault="008F342F" w:rsidP="008F342F">
            <w:pPr>
              <w:rPr>
                <w:lang w:val="en-NZ"/>
              </w:rPr>
            </w:pPr>
            <w:r>
              <w:rPr>
                <w:b/>
                <w:i/>
                <w:color w:val="0070C0"/>
                <w:lang w:val="en-NZ"/>
              </w:rPr>
              <w:t>Comment</w:t>
            </w:r>
          </w:p>
        </w:tc>
      </w:tr>
      <w:tr w:rsidR="008F342F" w:rsidRPr="00B503ED" w14:paraId="369A21C4" w14:textId="77777777" w:rsidTr="008A5542">
        <w:tc>
          <w:tcPr>
            <w:tcW w:w="1797" w:type="dxa"/>
            <w:tcPrChange w:id="313" w:author="Nick Nicholas" w:date="2018-02-14T14:01:00Z">
              <w:tcPr>
                <w:tcW w:w="2109" w:type="dxa"/>
              </w:tcPr>
            </w:tcPrChange>
          </w:tcPr>
          <w:p w14:paraId="3494592C" w14:textId="29878281" w:rsidR="008F342F" w:rsidRPr="007744F9" w:rsidRDefault="008F342F" w:rsidP="008F342F">
            <w:r w:rsidRPr="007744F9">
              <w:t>Student Member Class</w:t>
            </w:r>
          </w:p>
        </w:tc>
        <w:tc>
          <w:tcPr>
            <w:tcW w:w="4444" w:type="dxa"/>
            <w:tcPrChange w:id="314" w:author="Nick Nicholas" w:date="2018-02-14T14:01:00Z">
              <w:tcPr>
                <w:tcW w:w="4852" w:type="dxa"/>
              </w:tcPr>
            </w:tcPrChange>
          </w:tcPr>
          <w:p w14:paraId="3869BDDF" w14:textId="05083C6B" w:rsidR="008F342F" w:rsidRPr="00BA1BDC" w:rsidRDefault="008F342F" w:rsidP="008F342F">
            <w:pPr>
              <w:rPr>
                <w:lang w:val="en-AU"/>
                <w:rPrChange w:id="315" w:author="Nick Nicholas" w:date="2018-02-14T13:58:00Z">
                  <w:rPr/>
                </w:rPrChange>
              </w:rPr>
            </w:pPr>
            <w:del w:id="316" w:author="Nick Nicholas" w:date="2018-02-14T13:58:00Z">
              <w:r w:rsidRPr="007744F9" w:rsidDel="00BA1BDC">
                <w:delText>StudentClassEnrollment</w:delText>
              </w:r>
            </w:del>
            <w:ins w:id="317" w:author="Nick Nicholas" w:date="2018-02-14T13:58:00Z">
              <w:r w:rsidR="00BA1BDC">
                <w:rPr>
                  <w:lang w:val="en-AU"/>
                </w:rPr>
                <w:t>TeachingGroup or StudentSectionEnrollment</w:t>
              </w:r>
            </w:ins>
          </w:p>
        </w:tc>
        <w:tc>
          <w:tcPr>
            <w:tcW w:w="4209" w:type="dxa"/>
            <w:tcPrChange w:id="318" w:author="Nick Nicholas" w:date="2018-02-14T14:01:00Z">
              <w:tcPr>
                <w:tcW w:w="3489" w:type="dxa"/>
              </w:tcPr>
            </w:tcPrChange>
          </w:tcPr>
          <w:p w14:paraId="4BA5E6F5" w14:textId="49870CD7" w:rsidR="008F342F" w:rsidRPr="00B503ED" w:rsidRDefault="008F342F" w:rsidP="008F342F">
            <w:r>
              <w:t>TeachingGroup, SectionInfo</w:t>
            </w:r>
          </w:p>
        </w:tc>
      </w:tr>
      <w:tr w:rsidR="008F342F" w:rsidRPr="006436D8" w14:paraId="445BA529" w14:textId="77777777" w:rsidTr="008A5542">
        <w:tc>
          <w:tcPr>
            <w:tcW w:w="1797" w:type="dxa"/>
            <w:tcPrChange w:id="319" w:author="Nick Nicholas" w:date="2018-02-14T14:01:00Z">
              <w:tcPr>
                <w:tcW w:w="2109" w:type="dxa"/>
              </w:tcPr>
            </w:tcPrChange>
          </w:tcPr>
          <w:p w14:paraId="05EA0417" w14:textId="7AE5B19D" w:rsidR="008F342F" w:rsidRPr="007744F9" w:rsidRDefault="008F342F" w:rsidP="008F342F">
            <w:commentRangeStart w:id="320"/>
            <w:r w:rsidRPr="007744F9">
              <w:t>Student Enrolled in Course</w:t>
            </w:r>
          </w:p>
        </w:tc>
        <w:tc>
          <w:tcPr>
            <w:tcW w:w="4444" w:type="dxa"/>
            <w:tcPrChange w:id="321" w:author="Nick Nicholas" w:date="2018-02-14T14:01:00Z">
              <w:tcPr>
                <w:tcW w:w="4852" w:type="dxa"/>
              </w:tcPr>
            </w:tcPrChange>
          </w:tcPr>
          <w:p w14:paraId="4418A7FC" w14:textId="4F6FE72B" w:rsidR="008F342F" w:rsidRPr="007744F9" w:rsidRDefault="008F342F" w:rsidP="008F342F">
            <w:commentRangeStart w:id="322"/>
            <w:r w:rsidRPr="007744F9">
              <w:t>(StudentCourseEnrollment)</w:t>
            </w:r>
          </w:p>
        </w:tc>
        <w:tc>
          <w:tcPr>
            <w:tcW w:w="4209" w:type="dxa"/>
            <w:tcPrChange w:id="323" w:author="Nick Nicholas" w:date="2018-02-14T14:01:00Z">
              <w:tcPr>
                <w:tcW w:w="3489" w:type="dxa"/>
              </w:tcPr>
            </w:tcPrChange>
          </w:tcPr>
          <w:p w14:paraId="00F14E76" w14:textId="25A1B667" w:rsidR="008F342F" w:rsidRPr="007A6448" w:rsidRDefault="008F342F" w:rsidP="008F342F">
            <w:pPr>
              <w:rPr>
                <w:lang w:val="en-US"/>
              </w:rPr>
            </w:pPr>
            <w:r w:rsidRPr="007A6448">
              <w:rPr>
                <w:lang w:val="en-US"/>
              </w:rPr>
              <w:t>(new object? But not necessary for data exchange)</w:t>
            </w:r>
            <w:commentRangeEnd w:id="322"/>
            <w:r w:rsidR="001C163F">
              <w:rPr>
                <w:rStyle w:val="a6"/>
                <w:lang w:val="en-US" w:eastAsia="en-US"/>
              </w:rPr>
              <w:commentReference w:id="322"/>
            </w:r>
            <w:r w:rsidR="0063421A">
              <w:rPr>
                <w:rStyle w:val="a6"/>
                <w:lang w:val="en-US" w:eastAsia="en-US"/>
              </w:rPr>
              <w:commentReference w:id="320"/>
            </w:r>
          </w:p>
        </w:tc>
      </w:tr>
      <w:commentRangeEnd w:id="320"/>
      <w:tr w:rsidR="008F342F" w:rsidRPr="006436D8" w14:paraId="6F155452" w14:textId="77777777" w:rsidTr="008A5542">
        <w:tc>
          <w:tcPr>
            <w:tcW w:w="1797" w:type="dxa"/>
            <w:tcPrChange w:id="324" w:author="Nick Nicholas" w:date="2018-02-14T14:01:00Z">
              <w:tcPr>
                <w:tcW w:w="2109" w:type="dxa"/>
              </w:tcPr>
            </w:tcPrChange>
          </w:tcPr>
          <w:p w14:paraId="3D447A84" w14:textId="49AFFCFC" w:rsidR="008F342F" w:rsidRPr="007A6448" w:rsidRDefault="008F342F" w:rsidP="008F342F">
            <w:r w:rsidRPr="007A6448">
              <w:t>(Class/ LearningStandards)</w:t>
            </w:r>
          </w:p>
        </w:tc>
        <w:tc>
          <w:tcPr>
            <w:tcW w:w="4444" w:type="dxa"/>
            <w:tcPrChange w:id="325" w:author="Nick Nicholas" w:date="2018-02-14T14:01:00Z">
              <w:tcPr>
                <w:tcW w:w="4852" w:type="dxa"/>
              </w:tcPr>
            </w:tcPrChange>
          </w:tcPr>
          <w:p w14:paraId="5BF0CDBA" w14:textId="6D1D008B" w:rsidR="008F342F" w:rsidRPr="007A6448" w:rsidRDefault="008F342F" w:rsidP="008F342F"/>
        </w:tc>
        <w:tc>
          <w:tcPr>
            <w:tcW w:w="4209" w:type="dxa"/>
            <w:tcPrChange w:id="326" w:author="Nick Nicholas" w:date="2018-02-14T14:01:00Z">
              <w:tcPr>
                <w:tcW w:w="3489" w:type="dxa"/>
              </w:tcPr>
            </w:tcPrChange>
          </w:tcPr>
          <w:p w14:paraId="4011346F" w14:textId="0DFAAE97" w:rsidR="008F342F" w:rsidRPr="007A6448" w:rsidRDefault="008F342F" w:rsidP="008F342F">
            <w:pPr>
              <w:rPr>
                <w:lang w:val="en-US"/>
              </w:rPr>
            </w:pPr>
            <w:commentRangeStart w:id="327"/>
            <w:commentRangeStart w:id="328"/>
            <w:r w:rsidRPr="007A6448">
              <w:rPr>
                <w:lang w:val="en-US"/>
              </w:rPr>
              <w:t>SIF has to date treated this only as metadata of SectionInfo</w:t>
            </w:r>
            <w:commentRangeEnd w:id="327"/>
            <w:r w:rsidR="001C163F">
              <w:rPr>
                <w:rStyle w:val="a6"/>
                <w:lang w:val="en-US" w:eastAsia="en-US"/>
              </w:rPr>
              <w:commentReference w:id="327"/>
            </w:r>
            <w:commentRangeEnd w:id="328"/>
            <w:r w:rsidR="00F04DE4">
              <w:rPr>
                <w:rStyle w:val="a6"/>
                <w:lang w:val="en-US" w:eastAsia="en-US"/>
              </w:rPr>
              <w:commentReference w:id="328"/>
            </w:r>
          </w:p>
        </w:tc>
      </w:tr>
      <w:tr w:rsidR="008F342F" w:rsidRPr="00B503ED" w14:paraId="7824E25E" w14:textId="77777777" w:rsidTr="008A5542">
        <w:tc>
          <w:tcPr>
            <w:tcW w:w="1797" w:type="dxa"/>
            <w:tcPrChange w:id="329" w:author="Nick Nicholas" w:date="2018-02-14T14:01:00Z">
              <w:tcPr>
                <w:tcW w:w="2109" w:type="dxa"/>
              </w:tcPr>
            </w:tcPrChange>
          </w:tcPr>
          <w:p w14:paraId="7985A9A9" w14:textId="3E049E86" w:rsidR="008F342F" w:rsidRPr="007A6448" w:rsidRDefault="008F342F" w:rsidP="008F342F">
            <w:pPr>
              <w:rPr>
                <w:lang w:val="en-US"/>
              </w:rPr>
            </w:pPr>
            <w:r w:rsidRPr="007A6448">
              <w:rPr>
                <w:lang w:val="en-US"/>
              </w:rPr>
              <w:t>Grade is Broken Down by Learning Standard</w:t>
            </w:r>
          </w:p>
        </w:tc>
        <w:tc>
          <w:tcPr>
            <w:tcW w:w="4444" w:type="dxa"/>
            <w:tcPrChange w:id="330" w:author="Nick Nicholas" w:date="2018-02-14T14:01:00Z">
              <w:tcPr>
                <w:tcW w:w="4852" w:type="dxa"/>
              </w:tcPr>
            </w:tcPrChange>
          </w:tcPr>
          <w:p w14:paraId="1521B4AD" w14:textId="3FED95B4" w:rsidR="008F342F" w:rsidRPr="007A6448" w:rsidRDefault="008F342F" w:rsidP="008F342F">
            <w:r w:rsidRPr="007A6448">
              <w:t>Grade/ LearningStandardsBreakdown</w:t>
            </w:r>
          </w:p>
        </w:tc>
        <w:tc>
          <w:tcPr>
            <w:tcW w:w="4209" w:type="dxa"/>
            <w:tcPrChange w:id="331" w:author="Nick Nicholas" w:date="2018-02-14T14:01:00Z">
              <w:tcPr>
                <w:tcW w:w="3489" w:type="dxa"/>
              </w:tcPr>
            </w:tcPrChange>
          </w:tcPr>
          <w:p w14:paraId="491CFD0E" w14:textId="77777777" w:rsidR="008F342F" w:rsidRPr="00B503ED" w:rsidRDefault="008F342F" w:rsidP="008F342F"/>
        </w:tc>
      </w:tr>
      <w:tr w:rsidR="008F342F" w:rsidRPr="000533C3" w14:paraId="0FAE6BE5" w14:textId="77777777" w:rsidTr="008A5542">
        <w:tc>
          <w:tcPr>
            <w:tcW w:w="1797" w:type="dxa"/>
            <w:tcPrChange w:id="332" w:author="Nick Nicholas" w:date="2018-02-14T14:01:00Z">
              <w:tcPr>
                <w:tcW w:w="2109" w:type="dxa"/>
              </w:tcPr>
            </w:tcPrChange>
          </w:tcPr>
          <w:p w14:paraId="56AB5C3E" w14:textId="2C85DCCB" w:rsidR="008F342F" w:rsidRPr="007A6448" w:rsidRDefault="008F342F" w:rsidP="008F342F">
            <w:r w:rsidRPr="007A6448">
              <w:t>(Course/ LearningStandards)</w:t>
            </w:r>
          </w:p>
        </w:tc>
        <w:tc>
          <w:tcPr>
            <w:tcW w:w="4444" w:type="dxa"/>
            <w:tcPrChange w:id="333" w:author="Nick Nicholas" w:date="2018-02-14T14:01:00Z">
              <w:tcPr>
                <w:tcW w:w="4852" w:type="dxa"/>
              </w:tcPr>
            </w:tcPrChange>
          </w:tcPr>
          <w:p w14:paraId="1495BE22" w14:textId="4B8F12EB" w:rsidR="008F342F" w:rsidRPr="000533C3" w:rsidRDefault="001C163F" w:rsidP="008F342F">
            <w:pPr>
              <w:rPr>
                <w:lang w:val="en-NZ"/>
              </w:rPr>
            </w:pPr>
            <w:r>
              <w:rPr>
                <w:lang w:val="en-NZ"/>
              </w:rPr>
              <w:t>Course/LearningStandardList/*</w:t>
            </w:r>
            <w:r w:rsidR="000533C3">
              <w:rPr>
                <w:lang w:val="en-NZ"/>
              </w:rPr>
              <w:t xml:space="preserve">, </w:t>
            </w:r>
            <w:ins w:id="334" w:author="Nick Nicholas" w:date="2018-02-14T13:59:00Z">
              <w:r w:rsidR="000533C3">
                <w:rPr>
                  <w:lang w:val="en-NZ"/>
                </w:rPr>
                <w:t>LearningStandard</w:t>
              </w:r>
            </w:ins>
            <w:ins w:id="335" w:author="Nick Nicholas" w:date="2018-02-14T14:00:00Z">
              <w:r w:rsidR="00A6243C">
                <w:rPr>
                  <w:lang w:val="en-NZ"/>
                </w:rPr>
                <w:t>I</w:t>
              </w:r>
            </w:ins>
            <w:ins w:id="336" w:author="Nick Nicholas" w:date="2018-02-14T13:59:00Z">
              <w:r w:rsidR="000533C3">
                <w:rPr>
                  <w:lang w:val="en-NZ"/>
                </w:rPr>
                <w:t>tem</w:t>
              </w:r>
            </w:ins>
          </w:p>
        </w:tc>
        <w:tc>
          <w:tcPr>
            <w:tcW w:w="4209" w:type="dxa"/>
            <w:tcPrChange w:id="337" w:author="Nick Nicholas" w:date="2018-02-14T14:01:00Z">
              <w:tcPr>
                <w:tcW w:w="3489" w:type="dxa"/>
              </w:tcPr>
            </w:tcPrChange>
          </w:tcPr>
          <w:p w14:paraId="4FABDF9D" w14:textId="3BBDB500" w:rsidR="008F342F" w:rsidRPr="007A6448" w:rsidRDefault="008F342F" w:rsidP="008F342F">
            <w:pPr>
              <w:rPr>
                <w:lang w:val="en-US"/>
              </w:rPr>
            </w:pPr>
            <w:r w:rsidRPr="007A6448">
              <w:rPr>
                <w:lang w:val="en-US"/>
              </w:rPr>
              <w:t>SIF has to date treated this only as metadata of SchoolCourseInfo</w:t>
            </w:r>
          </w:p>
        </w:tc>
      </w:tr>
      <w:tr w:rsidR="008F342F" w:rsidRPr="006436D8" w14:paraId="23EEAB18" w14:textId="77777777" w:rsidTr="008A5542">
        <w:tc>
          <w:tcPr>
            <w:tcW w:w="1797" w:type="dxa"/>
            <w:tcPrChange w:id="338" w:author="Nick Nicholas" w:date="2018-02-14T14:01:00Z">
              <w:tcPr>
                <w:tcW w:w="2109" w:type="dxa"/>
              </w:tcPr>
            </w:tcPrChange>
          </w:tcPr>
          <w:p w14:paraId="7067E0C5" w14:textId="5137C954" w:rsidR="008F342F" w:rsidRPr="007A6448" w:rsidRDefault="008F342F" w:rsidP="008F342F">
            <w:r w:rsidRPr="007A6448">
              <w:t>(Course/ Assessment)</w:t>
            </w:r>
          </w:p>
        </w:tc>
        <w:tc>
          <w:tcPr>
            <w:tcW w:w="4444" w:type="dxa"/>
            <w:tcPrChange w:id="339" w:author="Nick Nicholas" w:date="2018-02-14T14:01:00Z">
              <w:tcPr>
                <w:tcW w:w="4852" w:type="dxa"/>
              </w:tcPr>
            </w:tcPrChange>
          </w:tcPr>
          <w:p w14:paraId="4EE3DAC8" w14:textId="0C283CD2" w:rsidR="008F342F" w:rsidRPr="007A6448" w:rsidRDefault="008F342F" w:rsidP="008F342F"/>
        </w:tc>
        <w:tc>
          <w:tcPr>
            <w:tcW w:w="4209" w:type="dxa"/>
            <w:tcPrChange w:id="340" w:author="Nick Nicholas" w:date="2018-02-14T14:01:00Z">
              <w:tcPr>
                <w:tcW w:w="3489" w:type="dxa"/>
              </w:tcPr>
            </w:tcPrChange>
          </w:tcPr>
          <w:p w14:paraId="164D0612" w14:textId="5E3614AB" w:rsidR="008F342F" w:rsidRPr="007A6448" w:rsidRDefault="008F342F" w:rsidP="008F342F">
            <w:pPr>
              <w:rPr>
                <w:lang w:val="en-US"/>
              </w:rPr>
            </w:pPr>
            <w:r w:rsidRPr="007A6448">
              <w:rPr>
                <w:lang w:val="en-US"/>
              </w:rPr>
              <w:t xml:space="preserve">(not necessary for data exchange, is captured in </w:t>
            </w:r>
            <w:del w:id="341" w:author="Nick Nicholas" w:date="2018-02-14T13:59:00Z">
              <w:r w:rsidDel="005F76FA">
                <w:rPr>
                  <w:lang w:val="en-US"/>
                </w:rPr>
                <w:delText>StudentAttainmentAchievement</w:delText>
              </w:r>
            </w:del>
            <w:ins w:id="342" w:author="Nick Nicholas" w:date="2018-02-14T13:59:00Z">
              <w:r w:rsidR="005F76FA">
                <w:rPr>
                  <w:lang w:val="en-US"/>
                </w:rPr>
                <w:t>Student</w:t>
              </w:r>
            </w:ins>
            <w:ins w:id="343" w:author="Nick Nicholas" w:date="2018-02-14T14:00:00Z">
              <w:r w:rsidR="005F76FA">
                <w:rPr>
                  <w:lang w:val="en-US"/>
                </w:rPr>
                <w:t>Attainment</w:t>
              </w:r>
            </w:ins>
            <w:r w:rsidRPr="007A6448">
              <w:rPr>
                <w:lang w:val="en-US"/>
              </w:rPr>
              <w:t>)</w:t>
            </w:r>
          </w:p>
        </w:tc>
      </w:tr>
      <w:tr w:rsidR="008F342F" w:rsidRPr="00B503ED" w14:paraId="2F1A8749" w14:textId="77777777" w:rsidTr="008A5542">
        <w:tc>
          <w:tcPr>
            <w:tcW w:w="1797" w:type="dxa"/>
            <w:tcPrChange w:id="344" w:author="Nick Nicholas" w:date="2018-02-14T14:01:00Z">
              <w:tcPr>
                <w:tcW w:w="2109" w:type="dxa"/>
              </w:tcPr>
            </w:tcPrChange>
          </w:tcPr>
          <w:p w14:paraId="5C0A1FB9" w14:textId="4159A632" w:rsidR="008F342F" w:rsidRPr="007A6448" w:rsidRDefault="008F342F" w:rsidP="008F342F">
            <w:r w:rsidRPr="007A6448">
              <w:t>Course Delivered Through Classes</w:t>
            </w:r>
          </w:p>
        </w:tc>
        <w:tc>
          <w:tcPr>
            <w:tcW w:w="4444" w:type="dxa"/>
            <w:tcPrChange w:id="345" w:author="Nick Nicholas" w:date="2018-02-14T14:01:00Z">
              <w:tcPr>
                <w:tcW w:w="4852" w:type="dxa"/>
              </w:tcPr>
            </w:tcPrChange>
          </w:tcPr>
          <w:p w14:paraId="6B238C06" w14:textId="77777777" w:rsidR="008F342F" w:rsidRPr="007744F9" w:rsidRDefault="008F342F" w:rsidP="008F342F">
            <w:r w:rsidRPr="007744F9">
              <w:t>SectionInfo/</w:t>
            </w:r>
          </w:p>
          <w:p w14:paraId="5F88817D" w14:textId="1767DF4C" w:rsidR="008F342F" w:rsidRPr="007A6448" w:rsidRDefault="008F342F" w:rsidP="008F342F">
            <w:r w:rsidRPr="007744F9">
              <w:t>SchoolCourseInfoRefId</w:t>
            </w:r>
          </w:p>
        </w:tc>
        <w:tc>
          <w:tcPr>
            <w:tcW w:w="4209" w:type="dxa"/>
            <w:tcPrChange w:id="346" w:author="Nick Nicholas" w:date="2018-02-14T14:01:00Z">
              <w:tcPr>
                <w:tcW w:w="3489" w:type="dxa"/>
              </w:tcPr>
            </w:tcPrChange>
          </w:tcPr>
          <w:p w14:paraId="12DC78FF" w14:textId="79B5F547" w:rsidR="008F342F" w:rsidRPr="00B503ED" w:rsidRDefault="008F342F" w:rsidP="008F342F"/>
        </w:tc>
      </w:tr>
      <w:tr w:rsidR="008F342F" w:rsidRPr="006436D8" w:rsidDel="008A5542" w14:paraId="3B5B206C" w14:textId="616E33F7" w:rsidTr="008A5542">
        <w:trPr>
          <w:del w:id="347" w:author="Nick Nicholas" w:date="2018-02-14T14:01:00Z"/>
        </w:trPr>
        <w:tc>
          <w:tcPr>
            <w:tcW w:w="1797" w:type="dxa"/>
            <w:tcPrChange w:id="348" w:author="Nick Nicholas" w:date="2018-02-14T14:01:00Z">
              <w:tcPr>
                <w:tcW w:w="2109" w:type="dxa"/>
              </w:tcPr>
            </w:tcPrChange>
          </w:tcPr>
          <w:p w14:paraId="5D5671D0" w14:textId="3049C96C" w:rsidR="008F342F" w:rsidRPr="007A6448" w:rsidDel="008A5542" w:rsidRDefault="008F342F" w:rsidP="008F342F">
            <w:pPr>
              <w:rPr>
                <w:del w:id="349" w:author="Nick Nicholas" w:date="2018-02-14T14:01:00Z"/>
              </w:rPr>
            </w:pPr>
            <w:del w:id="350" w:author="Nick Nicholas" w:date="2018-02-14T14:01:00Z">
              <w:r w:rsidRPr="007A6448" w:rsidDel="008A5542">
                <w:delText xml:space="preserve">Course Covers Learning Standard </w:delText>
              </w:r>
            </w:del>
          </w:p>
        </w:tc>
        <w:tc>
          <w:tcPr>
            <w:tcW w:w="4444" w:type="dxa"/>
            <w:tcPrChange w:id="351" w:author="Nick Nicholas" w:date="2018-02-14T14:01:00Z">
              <w:tcPr>
                <w:tcW w:w="4852" w:type="dxa"/>
              </w:tcPr>
            </w:tcPrChange>
          </w:tcPr>
          <w:p w14:paraId="0DF51D7F" w14:textId="666F867C" w:rsidR="008F342F" w:rsidRPr="007A6448" w:rsidDel="008A5542" w:rsidRDefault="008F342F" w:rsidP="008F342F">
            <w:pPr>
              <w:rPr>
                <w:del w:id="352" w:author="Nick Nicholas" w:date="2018-02-14T14:01:00Z"/>
              </w:rPr>
            </w:pPr>
          </w:p>
        </w:tc>
        <w:tc>
          <w:tcPr>
            <w:tcW w:w="4209" w:type="dxa"/>
            <w:tcPrChange w:id="353" w:author="Nick Nicholas" w:date="2018-02-14T14:01:00Z">
              <w:tcPr>
                <w:tcW w:w="3489" w:type="dxa"/>
              </w:tcPr>
            </w:tcPrChange>
          </w:tcPr>
          <w:p w14:paraId="0F794BBC" w14:textId="5F8737A2" w:rsidR="008F342F" w:rsidRPr="007A6448" w:rsidDel="008A5542" w:rsidRDefault="008F342F" w:rsidP="008F342F">
            <w:pPr>
              <w:rPr>
                <w:del w:id="354" w:author="Nick Nicholas" w:date="2018-02-14T14:01:00Z"/>
                <w:lang w:val="en-US"/>
              </w:rPr>
            </w:pPr>
            <w:del w:id="355" w:author="Nick Nicholas" w:date="2018-02-14T14:01:00Z">
              <w:r w:rsidRPr="007A6448" w:rsidDel="008A5542">
                <w:rPr>
                  <w:lang w:val="en-US"/>
                </w:rPr>
                <w:delText>SIF has to date treated this only as metadata of SectionInfo</w:delText>
              </w:r>
            </w:del>
          </w:p>
        </w:tc>
      </w:tr>
      <w:tr w:rsidR="008F342F" w:rsidRPr="008A5542" w14:paraId="69B914F2" w14:textId="77777777" w:rsidTr="008A5542">
        <w:tc>
          <w:tcPr>
            <w:tcW w:w="1797" w:type="dxa"/>
            <w:tcPrChange w:id="356" w:author="Nick Nicholas" w:date="2018-02-14T14:01:00Z">
              <w:tcPr>
                <w:tcW w:w="2109" w:type="dxa"/>
              </w:tcPr>
            </w:tcPrChange>
          </w:tcPr>
          <w:p w14:paraId="6F0689DA" w14:textId="2626D779" w:rsidR="008F342F" w:rsidRPr="007A6448" w:rsidRDefault="008F342F" w:rsidP="008F342F">
            <w:r w:rsidRPr="007A6448">
              <w:t xml:space="preserve">Assessment Covers Learning Standard </w:t>
            </w:r>
          </w:p>
        </w:tc>
        <w:tc>
          <w:tcPr>
            <w:tcW w:w="4444" w:type="dxa"/>
            <w:tcPrChange w:id="357" w:author="Nick Nicholas" w:date="2018-02-14T14:01:00Z">
              <w:tcPr>
                <w:tcW w:w="4852" w:type="dxa"/>
              </w:tcPr>
            </w:tcPrChange>
          </w:tcPr>
          <w:p w14:paraId="55C77DD0" w14:textId="3D6AB2B5" w:rsidR="008F342F" w:rsidRPr="007A6448" w:rsidRDefault="001C163F" w:rsidP="008F342F">
            <w:del w:id="358" w:author="Nick Nicholas" w:date="2018-02-14T14:01:00Z">
              <w:r w:rsidDel="008A5542">
                <w:rPr>
                  <w:lang w:val="en-NZ"/>
                </w:rPr>
                <w:delText>Course</w:delText>
              </w:r>
            </w:del>
            <w:ins w:id="359" w:author="Nick Nicholas" w:date="2018-02-14T14:01:00Z">
              <w:r w:rsidR="008A5542">
                <w:rPr>
                  <w:lang w:val="en-NZ"/>
                </w:rPr>
                <w:t>Assessment</w:t>
              </w:r>
            </w:ins>
            <w:r>
              <w:rPr>
                <w:lang w:val="en-NZ"/>
              </w:rPr>
              <w:t>/LearningStandardList/*</w:t>
            </w:r>
            <w:ins w:id="360" w:author="Nick Nicholas" w:date="2018-02-14T14:00:00Z">
              <w:r w:rsidR="008A5542">
                <w:rPr>
                  <w:lang w:val="en-NZ"/>
                </w:rPr>
                <w:t>, LearningStandardItem</w:t>
              </w:r>
            </w:ins>
          </w:p>
        </w:tc>
        <w:tc>
          <w:tcPr>
            <w:tcW w:w="4209" w:type="dxa"/>
            <w:tcPrChange w:id="361" w:author="Nick Nicholas" w:date="2018-02-14T14:01:00Z">
              <w:tcPr>
                <w:tcW w:w="3489" w:type="dxa"/>
              </w:tcPr>
            </w:tcPrChange>
          </w:tcPr>
          <w:p w14:paraId="6132822E" w14:textId="4DA3BEE4" w:rsidR="008F342F" w:rsidRPr="007A6448" w:rsidRDefault="008F342F" w:rsidP="008F342F">
            <w:pPr>
              <w:rPr>
                <w:lang w:val="en-US"/>
              </w:rPr>
            </w:pPr>
            <w:r w:rsidRPr="007A6448">
              <w:rPr>
                <w:lang w:val="en-US"/>
              </w:rPr>
              <w:t xml:space="preserve">(not necessary for data exchange, is captured in </w:t>
            </w:r>
            <w:r>
              <w:rPr>
                <w:lang w:val="en-US"/>
              </w:rPr>
              <w:t>StudentAttainmentAchievement</w:t>
            </w:r>
            <w:r w:rsidRPr="007A6448">
              <w:rPr>
                <w:lang w:val="en-US"/>
              </w:rPr>
              <w:t>)</w:t>
            </w:r>
          </w:p>
        </w:tc>
      </w:tr>
      <w:tr w:rsidR="008F342F" w:rsidRPr="006436D8" w14:paraId="2329A714" w14:textId="77777777" w:rsidTr="008A5542">
        <w:tc>
          <w:tcPr>
            <w:tcW w:w="1797" w:type="dxa"/>
            <w:tcPrChange w:id="362" w:author="Nick Nicholas" w:date="2018-02-14T14:01:00Z">
              <w:tcPr>
                <w:tcW w:w="2109" w:type="dxa"/>
              </w:tcPr>
            </w:tcPrChange>
          </w:tcPr>
          <w:p w14:paraId="74CC93DF" w14:textId="1DDF1E00" w:rsidR="008F342F" w:rsidRPr="007A6448" w:rsidRDefault="008F342F" w:rsidP="008F342F">
            <w:r w:rsidRPr="007A6448">
              <w:t>Course Results in Credential</w:t>
            </w:r>
          </w:p>
        </w:tc>
        <w:tc>
          <w:tcPr>
            <w:tcW w:w="4444" w:type="dxa"/>
            <w:tcPrChange w:id="363" w:author="Nick Nicholas" w:date="2018-02-14T14:01:00Z">
              <w:tcPr>
                <w:tcW w:w="4852" w:type="dxa"/>
              </w:tcPr>
            </w:tcPrChange>
          </w:tcPr>
          <w:p w14:paraId="747F01D6" w14:textId="0FE8C8C1" w:rsidR="008F342F" w:rsidRPr="001C163F" w:rsidRDefault="001C163F" w:rsidP="008F342F">
            <w:pPr>
              <w:rPr>
                <w:lang w:val="en-NZ"/>
                <w:rPrChange w:id="364" w:author="Stuart McGrigor" w:date="2018-01-31T14:17:00Z">
                  <w:rPr/>
                </w:rPrChange>
              </w:rPr>
            </w:pPr>
            <w:ins w:id="365" w:author="Stuart McGrigor" w:date="2018-01-31T14:17:00Z">
              <w:r>
                <w:rPr>
                  <w:lang w:val="en-NZ"/>
                </w:rPr>
                <w:t>SchoolCourseInfo/CredentialList/*</w:t>
              </w:r>
            </w:ins>
          </w:p>
        </w:tc>
        <w:tc>
          <w:tcPr>
            <w:tcW w:w="4209" w:type="dxa"/>
            <w:tcPrChange w:id="366" w:author="Nick Nicholas" w:date="2018-02-14T14:01:00Z">
              <w:tcPr>
                <w:tcW w:w="3489" w:type="dxa"/>
              </w:tcPr>
            </w:tcPrChange>
          </w:tcPr>
          <w:p w14:paraId="47765F0F" w14:textId="59EC41D6" w:rsidR="008F342F" w:rsidRPr="007A6448" w:rsidRDefault="008F342F" w:rsidP="008F342F">
            <w:pPr>
              <w:rPr>
                <w:lang w:val="en-US"/>
              </w:rPr>
            </w:pPr>
            <w:commentRangeStart w:id="367"/>
            <w:commentRangeStart w:id="368"/>
            <w:r w:rsidRPr="007A6448">
              <w:rPr>
                <w:lang w:val="en-US"/>
              </w:rPr>
              <w:t>Add SchoolCourseInfo/CredentialInfo, but not necessary for data exchange</w:t>
            </w:r>
            <w:ins w:id="369" w:author="Stuart McGrigor" w:date="2018-01-31T14:16:00Z">
              <w:r w:rsidR="001C163F">
                <w:rPr>
                  <w:lang w:val="en-US"/>
                </w:rPr>
                <w:t>.</w:t>
              </w:r>
              <w:commentRangeEnd w:id="367"/>
              <w:r w:rsidR="001C163F">
                <w:rPr>
                  <w:rStyle w:val="a6"/>
                  <w:lang w:val="en-US" w:eastAsia="en-US"/>
                </w:rPr>
                <w:commentReference w:id="367"/>
              </w:r>
            </w:ins>
            <w:commentRangeEnd w:id="368"/>
            <w:r w:rsidR="00396B4D">
              <w:rPr>
                <w:rStyle w:val="a6"/>
                <w:lang w:val="en-US" w:eastAsia="en-US"/>
              </w:rPr>
              <w:commentReference w:id="368"/>
            </w:r>
          </w:p>
        </w:tc>
      </w:tr>
      <w:tr w:rsidR="008F342F" w:rsidRPr="00B503ED" w14:paraId="3E3388AC" w14:textId="77777777" w:rsidTr="008A5542">
        <w:tc>
          <w:tcPr>
            <w:tcW w:w="1797" w:type="dxa"/>
            <w:tcPrChange w:id="370" w:author="Nick Nicholas" w:date="2018-02-14T14:01:00Z">
              <w:tcPr>
                <w:tcW w:w="2109" w:type="dxa"/>
              </w:tcPr>
            </w:tcPrChange>
          </w:tcPr>
          <w:p w14:paraId="458DA13F" w14:textId="5153AFAE" w:rsidR="008F342F" w:rsidRPr="007A6448" w:rsidRDefault="008F342F" w:rsidP="008F342F">
            <w:r w:rsidRPr="007A6448">
              <w:t>Student Registers for Assessment</w:t>
            </w:r>
          </w:p>
        </w:tc>
        <w:tc>
          <w:tcPr>
            <w:tcW w:w="4444" w:type="dxa"/>
            <w:tcPrChange w:id="371" w:author="Nick Nicholas" w:date="2018-02-14T14:01:00Z">
              <w:tcPr>
                <w:tcW w:w="4852" w:type="dxa"/>
              </w:tcPr>
            </w:tcPrChange>
          </w:tcPr>
          <w:p w14:paraId="663D6C62" w14:textId="6751BB5C" w:rsidR="008F342F" w:rsidRPr="007A6448" w:rsidRDefault="008F342F" w:rsidP="008F342F">
            <w:commentRangeStart w:id="372"/>
            <w:commentRangeStart w:id="373"/>
            <w:r w:rsidRPr="007A6448">
              <w:t>StudentAssessmentRegistration</w:t>
            </w:r>
            <w:commentRangeEnd w:id="372"/>
            <w:r w:rsidR="00AE12D3">
              <w:rPr>
                <w:rStyle w:val="a6"/>
                <w:lang w:val="en-US" w:eastAsia="en-US"/>
              </w:rPr>
              <w:commentReference w:id="372"/>
            </w:r>
            <w:commentRangeEnd w:id="373"/>
            <w:r w:rsidR="00CF1006">
              <w:rPr>
                <w:rStyle w:val="a6"/>
                <w:lang w:val="en-US" w:eastAsia="en-US"/>
              </w:rPr>
              <w:commentReference w:id="373"/>
            </w:r>
          </w:p>
        </w:tc>
        <w:tc>
          <w:tcPr>
            <w:tcW w:w="4209" w:type="dxa"/>
            <w:tcPrChange w:id="374" w:author="Nick Nicholas" w:date="2018-02-14T14:01:00Z">
              <w:tcPr>
                <w:tcW w:w="3489" w:type="dxa"/>
              </w:tcPr>
            </w:tcPrChange>
          </w:tcPr>
          <w:p w14:paraId="5D73CAAF" w14:textId="126CA9F2" w:rsidR="008F342F" w:rsidRPr="00B503ED" w:rsidRDefault="008F342F" w:rsidP="008F342F">
            <w:r>
              <w:t>(not yet provided)</w:t>
            </w:r>
          </w:p>
        </w:tc>
      </w:tr>
      <w:tr w:rsidR="008F342F" w:rsidRPr="00B503ED" w14:paraId="2045561F" w14:textId="77777777" w:rsidTr="008A5542">
        <w:tc>
          <w:tcPr>
            <w:tcW w:w="1797" w:type="dxa"/>
            <w:tcPrChange w:id="375" w:author="Nick Nicholas" w:date="2018-02-14T14:01:00Z">
              <w:tcPr>
                <w:tcW w:w="2109" w:type="dxa"/>
              </w:tcPr>
            </w:tcPrChange>
          </w:tcPr>
          <w:p w14:paraId="0CF7949E" w14:textId="6B3A89AD" w:rsidR="008F342F" w:rsidRPr="007A6448" w:rsidRDefault="008F342F" w:rsidP="008F342F">
            <w:pPr>
              <w:rPr>
                <w:lang w:val="en-US"/>
              </w:rPr>
            </w:pPr>
            <w:r w:rsidRPr="007A6448">
              <w:rPr>
                <w:lang w:val="en-US"/>
              </w:rPr>
              <w:t xml:space="preserve">Student Receives Assessment Score, </w:t>
            </w:r>
            <w:r w:rsidRPr="007A6448">
              <w:rPr>
                <w:lang w:val="en-US"/>
              </w:rPr>
              <w:lastRenderedPageBreak/>
              <w:t>Assessment Receives final Assessment Score</w:t>
            </w:r>
          </w:p>
        </w:tc>
        <w:tc>
          <w:tcPr>
            <w:tcW w:w="4444" w:type="dxa"/>
            <w:tcPrChange w:id="376" w:author="Nick Nicholas" w:date="2018-02-14T14:01:00Z">
              <w:tcPr>
                <w:tcW w:w="4852" w:type="dxa"/>
              </w:tcPr>
            </w:tcPrChange>
          </w:tcPr>
          <w:p w14:paraId="75F48407" w14:textId="47AAA222" w:rsidR="008F342F" w:rsidRPr="007A6448" w:rsidRDefault="008F342F" w:rsidP="008F342F">
            <w:commentRangeStart w:id="377"/>
            <w:commentRangeStart w:id="378"/>
            <w:r w:rsidRPr="007A6448">
              <w:lastRenderedPageBreak/>
              <w:t>StudentAssessmentScoreSet/ Assessment Results</w:t>
            </w:r>
            <w:commentRangeEnd w:id="377"/>
            <w:r w:rsidR="00AE12D3">
              <w:rPr>
                <w:rStyle w:val="a6"/>
                <w:lang w:val="en-US" w:eastAsia="en-US"/>
              </w:rPr>
              <w:commentReference w:id="377"/>
            </w:r>
            <w:commentRangeEnd w:id="378"/>
            <w:r w:rsidR="004E73FD">
              <w:rPr>
                <w:rStyle w:val="a6"/>
                <w:lang w:val="en-US" w:eastAsia="en-US"/>
              </w:rPr>
              <w:commentReference w:id="378"/>
            </w:r>
          </w:p>
        </w:tc>
        <w:tc>
          <w:tcPr>
            <w:tcW w:w="4209" w:type="dxa"/>
            <w:tcPrChange w:id="379" w:author="Nick Nicholas" w:date="2018-02-14T14:01:00Z">
              <w:tcPr>
                <w:tcW w:w="3489" w:type="dxa"/>
              </w:tcPr>
            </w:tcPrChange>
          </w:tcPr>
          <w:p w14:paraId="4079EB51" w14:textId="67AA7C3A" w:rsidR="008F342F" w:rsidRPr="00220E94" w:rsidRDefault="008F342F" w:rsidP="008F342F">
            <w:r>
              <w:t>(not yet provided)</w:t>
            </w:r>
          </w:p>
        </w:tc>
      </w:tr>
      <w:tr w:rsidR="008F342F" w:rsidRPr="00B503ED" w14:paraId="00864089" w14:textId="77777777" w:rsidTr="008A5542">
        <w:tc>
          <w:tcPr>
            <w:tcW w:w="1797" w:type="dxa"/>
            <w:tcPrChange w:id="380" w:author="Nick Nicholas" w:date="2018-02-14T14:01:00Z">
              <w:tcPr>
                <w:tcW w:w="2109" w:type="dxa"/>
              </w:tcPr>
            </w:tcPrChange>
          </w:tcPr>
          <w:p w14:paraId="3E49EE32" w14:textId="19758CFD" w:rsidR="008F342F" w:rsidRPr="007A6448" w:rsidRDefault="008F342F" w:rsidP="008F342F">
            <w:pPr>
              <w:rPr>
                <w:lang w:val="en-US"/>
              </w:rPr>
            </w:pPr>
            <w:r w:rsidRPr="007A6448">
              <w:rPr>
                <w:lang w:val="en-US"/>
              </w:rPr>
              <w:t>Assessment score is broken down by Learning Standards</w:t>
            </w:r>
          </w:p>
        </w:tc>
        <w:tc>
          <w:tcPr>
            <w:tcW w:w="4444" w:type="dxa"/>
            <w:tcPrChange w:id="381" w:author="Nick Nicholas" w:date="2018-02-14T14:01:00Z">
              <w:tcPr>
                <w:tcW w:w="4852" w:type="dxa"/>
              </w:tcPr>
            </w:tcPrChange>
          </w:tcPr>
          <w:p w14:paraId="5E8FACC9" w14:textId="3B7065BF" w:rsidR="008F342F" w:rsidRPr="007A6448" w:rsidRDefault="008F342F" w:rsidP="008F342F">
            <w:r>
              <w:rPr>
                <w:lang w:val="en-US"/>
              </w:rPr>
              <w:t>(</w:t>
            </w:r>
            <w:r w:rsidRPr="007A6448">
              <w:t>StudentAssessmentScoreSet/ LearningStandardsBreakdown</w:t>
            </w:r>
            <w:r>
              <w:t>)</w:t>
            </w:r>
          </w:p>
        </w:tc>
        <w:tc>
          <w:tcPr>
            <w:tcW w:w="4209" w:type="dxa"/>
            <w:tcPrChange w:id="382" w:author="Nick Nicholas" w:date="2018-02-14T14:01:00Z">
              <w:tcPr>
                <w:tcW w:w="3489" w:type="dxa"/>
              </w:tcPr>
            </w:tcPrChange>
          </w:tcPr>
          <w:p w14:paraId="48E47C6D" w14:textId="61FC2940" w:rsidR="008F342F" w:rsidRPr="003E5C44" w:rsidRDefault="008F342F" w:rsidP="008F342F">
            <w:commentRangeStart w:id="383"/>
            <w:r>
              <w:t>(not yet provided)</w:t>
            </w:r>
            <w:commentRangeEnd w:id="383"/>
            <w:r w:rsidR="00AE12D3">
              <w:rPr>
                <w:rStyle w:val="a6"/>
                <w:lang w:val="en-US" w:eastAsia="en-US"/>
              </w:rPr>
              <w:commentReference w:id="383"/>
            </w:r>
          </w:p>
        </w:tc>
      </w:tr>
      <w:tr w:rsidR="008F342F" w:rsidRPr="006436D8" w14:paraId="35A0BE70" w14:textId="77777777" w:rsidTr="008A5542">
        <w:tc>
          <w:tcPr>
            <w:tcW w:w="1797" w:type="dxa"/>
            <w:tcPrChange w:id="384" w:author="Nick Nicholas" w:date="2018-02-14T14:01:00Z">
              <w:tcPr>
                <w:tcW w:w="2109" w:type="dxa"/>
              </w:tcPr>
            </w:tcPrChange>
          </w:tcPr>
          <w:p w14:paraId="0681DFAF" w14:textId="4DB7DD41" w:rsidR="008F342F" w:rsidRPr="007A6448" w:rsidRDefault="008F342F" w:rsidP="008F342F">
            <w:r w:rsidRPr="007A6448">
              <w:t>Grade Credits Towards Credential</w:t>
            </w:r>
          </w:p>
        </w:tc>
        <w:tc>
          <w:tcPr>
            <w:tcW w:w="4444" w:type="dxa"/>
            <w:tcPrChange w:id="385" w:author="Nick Nicholas" w:date="2018-02-14T14:01:00Z">
              <w:tcPr>
                <w:tcW w:w="4852" w:type="dxa"/>
              </w:tcPr>
            </w:tcPrChange>
          </w:tcPr>
          <w:p w14:paraId="34544F47" w14:textId="2906AACC" w:rsidR="008F342F" w:rsidRPr="007A6448" w:rsidRDefault="008F342F" w:rsidP="008F342F">
            <w:r>
              <w:t xml:space="preserve"> </w:t>
            </w:r>
          </w:p>
        </w:tc>
        <w:tc>
          <w:tcPr>
            <w:tcW w:w="4209" w:type="dxa"/>
            <w:tcPrChange w:id="386" w:author="Nick Nicholas" w:date="2018-02-14T14:01:00Z">
              <w:tcPr>
                <w:tcW w:w="3489" w:type="dxa"/>
              </w:tcPr>
            </w:tcPrChange>
          </w:tcPr>
          <w:p w14:paraId="2172367B" w14:textId="59AFB8B1" w:rsidR="008F342F" w:rsidRPr="007A6448" w:rsidRDefault="008F342F" w:rsidP="008F342F">
            <w:pPr>
              <w:rPr>
                <w:lang w:val="en-US"/>
              </w:rPr>
            </w:pPr>
            <w:r w:rsidRPr="007A6448">
              <w:rPr>
                <w:lang w:val="en-US"/>
              </w:rPr>
              <w:t xml:space="preserve">(not necessary for data exchange, is captured in </w:t>
            </w:r>
            <w:r>
              <w:rPr>
                <w:lang w:val="en-US"/>
              </w:rPr>
              <w:t>Student</w:t>
            </w:r>
            <w:ins w:id="387" w:author="Nick Nicholas" w:date="2018-02-14T14:02:00Z">
              <w:r w:rsidR="00870ABA">
                <w:rPr>
                  <w:lang w:val="en-US"/>
                </w:rPr>
                <w:t>Credential</w:t>
              </w:r>
            </w:ins>
            <w:r>
              <w:rPr>
                <w:lang w:val="en-US"/>
              </w:rPr>
              <w:t>Attainment</w:t>
            </w:r>
            <w:del w:id="388" w:author="Nick Nicholas" w:date="2018-02-14T14:02:00Z">
              <w:r w:rsidDel="00870ABA">
                <w:rPr>
                  <w:lang w:val="en-US"/>
                </w:rPr>
                <w:delText>Achievement</w:delText>
              </w:r>
            </w:del>
            <w:r w:rsidRPr="007A6448">
              <w:rPr>
                <w:lang w:val="en-US"/>
              </w:rPr>
              <w:t>)</w:t>
            </w:r>
          </w:p>
        </w:tc>
      </w:tr>
      <w:tr w:rsidR="008F342F" w:rsidRPr="006436D8" w14:paraId="4C9E22B4" w14:textId="77777777" w:rsidTr="008A5542">
        <w:tc>
          <w:tcPr>
            <w:tcW w:w="1797" w:type="dxa"/>
            <w:tcPrChange w:id="389" w:author="Nick Nicholas" w:date="2018-02-14T14:01:00Z">
              <w:tcPr>
                <w:tcW w:w="2109" w:type="dxa"/>
              </w:tcPr>
            </w:tcPrChange>
          </w:tcPr>
          <w:p w14:paraId="1E5AD021" w14:textId="6BD8BF80" w:rsidR="008F342F" w:rsidRPr="007A6448" w:rsidRDefault="008F342F" w:rsidP="008F342F">
            <w:pPr>
              <w:rPr>
                <w:lang w:val="en-US"/>
              </w:rPr>
            </w:pPr>
            <w:r w:rsidRPr="007A6448">
              <w:rPr>
                <w:lang w:val="en-US"/>
              </w:rPr>
              <w:t>Assessment Score Credits  Towards Credential</w:t>
            </w:r>
          </w:p>
        </w:tc>
        <w:tc>
          <w:tcPr>
            <w:tcW w:w="4444" w:type="dxa"/>
            <w:tcPrChange w:id="390" w:author="Nick Nicholas" w:date="2018-02-14T14:01:00Z">
              <w:tcPr>
                <w:tcW w:w="4852" w:type="dxa"/>
              </w:tcPr>
            </w:tcPrChange>
          </w:tcPr>
          <w:p w14:paraId="1119F747" w14:textId="424657CB" w:rsidR="008F342F" w:rsidRPr="007A6448" w:rsidRDefault="008F342F" w:rsidP="008F342F">
            <w:pPr>
              <w:rPr>
                <w:lang w:val="en-US"/>
              </w:rPr>
            </w:pPr>
            <w:r w:rsidRPr="007A6448">
              <w:rPr>
                <w:lang w:val="en-US"/>
              </w:rPr>
              <w:t xml:space="preserve"> </w:t>
            </w:r>
          </w:p>
        </w:tc>
        <w:tc>
          <w:tcPr>
            <w:tcW w:w="4209" w:type="dxa"/>
            <w:tcPrChange w:id="391" w:author="Nick Nicholas" w:date="2018-02-14T14:01:00Z">
              <w:tcPr>
                <w:tcW w:w="3489" w:type="dxa"/>
              </w:tcPr>
            </w:tcPrChange>
          </w:tcPr>
          <w:p w14:paraId="2C301B90" w14:textId="2C6ED114" w:rsidR="008F342F" w:rsidRPr="007A6448" w:rsidRDefault="008F342F" w:rsidP="008F342F">
            <w:pPr>
              <w:rPr>
                <w:lang w:val="en-US"/>
              </w:rPr>
            </w:pPr>
            <w:r w:rsidRPr="007A6448">
              <w:rPr>
                <w:lang w:val="en-US"/>
              </w:rPr>
              <w:t xml:space="preserve">(not necessary for data exchange, is captured in </w:t>
            </w:r>
            <w:ins w:id="392" w:author="Nick Nicholas" w:date="2018-02-14T14:03:00Z">
              <w:r w:rsidR="00870ABA">
                <w:rPr>
                  <w:lang w:val="en-US"/>
                </w:rPr>
                <w:t>StudentCredentialAttainment</w:t>
              </w:r>
            </w:ins>
            <w:del w:id="393" w:author="Nick Nicholas" w:date="2018-02-14T14:03:00Z">
              <w:r w:rsidDel="00870ABA">
                <w:rPr>
                  <w:lang w:val="en-US"/>
                </w:rPr>
                <w:delText>StudentAttainmentAchievement</w:delText>
              </w:r>
            </w:del>
            <w:r w:rsidRPr="007A6448">
              <w:rPr>
                <w:lang w:val="en-US"/>
              </w:rPr>
              <w:t>)</w:t>
            </w:r>
          </w:p>
        </w:tc>
      </w:tr>
      <w:tr w:rsidR="008F342F" w:rsidRPr="006436D8" w14:paraId="5EAC1CA5" w14:textId="77777777" w:rsidTr="008A5542">
        <w:tc>
          <w:tcPr>
            <w:tcW w:w="1797" w:type="dxa"/>
            <w:tcPrChange w:id="394" w:author="Nick Nicholas" w:date="2018-02-14T14:01:00Z">
              <w:tcPr>
                <w:tcW w:w="2109" w:type="dxa"/>
              </w:tcPr>
            </w:tcPrChange>
          </w:tcPr>
          <w:p w14:paraId="226F6A8C" w14:textId="423D44D6" w:rsidR="008F342F" w:rsidRPr="007A6448" w:rsidRDefault="008F342F" w:rsidP="008F342F">
            <w:r w:rsidRPr="007A6448">
              <w:t>Course Credits Towards Credential</w:t>
            </w:r>
          </w:p>
        </w:tc>
        <w:tc>
          <w:tcPr>
            <w:tcW w:w="4444" w:type="dxa"/>
            <w:tcPrChange w:id="395" w:author="Nick Nicholas" w:date="2018-02-14T14:01:00Z">
              <w:tcPr>
                <w:tcW w:w="4852" w:type="dxa"/>
              </w:tcPr>
            </w:tcPrChange>
          </w:tcPr>
          <w:p w14:paraId="3EFB98DB" w14:textId="320D67E3" w:rsidR="008F342F" w:rsidRPr="007A6448" w:rsidRDefault="008F342F" w:rsidP="008F342F">
            <w:r>
              <w:t xml:space="preserve"> </w:t>
            </w:r>
          </w:p>
        </w:tc>
        <w:tc>
          <w:tcPr>
            <w:tcW w:w="4209" w:type="dxa"/>
            <w:tcPrChange w:id="396" w:author="Nick Nicholas" w:date="2018-02-14T14:01:00Z">
              <w:tcPr>
                <w:tcW w:w="3489" w:type="dxa"/>
              </w:tcPr>
            </w:tcPrChange>
          </w:tcPr>
          <w:p w14:paraId="5523EF9C" w14:textId="6BBA7DF0" w:rsidR="008F342F" w:rsidRPr="007A6448" w:rsidRDefault="008F342F">
            <w:pPr>
              <w:pStyle w:val="a7"/>
              <w:pPrChange w:id="397" w:author="Nick Nicholas" w:date="2018-02-14T14:03:00Z">
                <w:pPr/>
              </w:pPrChange>
            </w:pPr>
            <w:r w:rsidRPr="007A6448">
              <w:t>SchoolCourseInfo/CourseCredits could be used, though that locks credits to course; the credits are attributes of the Credential, and different Credentials can award different credits to a course. This may not be a concern. At any rate, not necessary for data transfer.</w:t>
            </w:r>
            <w:ins w:id="398" w:author="Nick Nicholas" w:date="2018-02-14T14:03:00Z">
              <w:r w:rsidR="00B15F65">
                <w:t xml:space="preserve"> (</w:t>
              </w:r>
              <w:r w:rsidR="00B15F65">
                <w:rPr>
                  <w:rStyle w:val="a6"/>
                </w:rPr>
                <w:annotationRef/>
              </w:r>
              <w:r w:rsidR="00B15F65">
                <w:t>Not required for NZ – credits to Credential come from the LearningStandards.)</w:t>
              </w:r>
            </w:ins>
          </w:p>
        </w:tc>
      </w:tr>
      <w:tr w:rsidR="008F342F" w:rsidRPr="006436D8" w14:paraId="50D3F81A" w14:textId="77777777" w:rsidTr="008A5542">
        <w:tc>
          <w:tcPr>
            <w:tcW w:w="1797" w:type="dxa"/>
            <w:tcPrChange w:id="399" w:author="Nick Nicholas" w:date="2018-02-14T14:01:00Z">
              <w:tcPr>
                <w:tcW w:w="2109" w:type="dxa"/>
              </w:tcPr>
            </w:tcPrChange>
          </w:tcPr>
          <w:p w14:paraId="5A5E5CF3" w14:textId="5CC00909" w:rsidR="008F342F" w:rsidRPr="007A6448" w:rsidRDefault="008F342F" w:rsidP="008F342F">
            <w:r w:rsidRPr="007A6448">
              <w:t>Credential Credits Towards Credential</w:t>
            </w:r>
          </w:p>
        </w:tc>
        <w:tc>
          <w:tcPr>
            <w:tcW w:w="4444" w:type="dxa"/>
            <w:tcPrChange w:id="400" w:author="Nick Nicholas" w:date="2018-02-14T14:01:00Z">
              <w:tcPr>
                <w:tcW w:w="4852" w:type="dxa"/>
              </w:tcPr>
            </w:tcPrChange>
          </w:tcPr>
          <w:p w14:paraId="599272B1" w14:textId="2A106E7D" w:rsidR="008F342F" w:rsidRPr="007A6448" w:rsidRDefault="008F342F" w:rsidP="008F342F">
            <w:r>
              <w:t xml:space="preserve"> </w:t>
            </w:r>
          </w:p>
        </w:tc>
        <w:tc>
          <w:tcPr>
            <w:tcW w:w="4209" w:type="dxa"/>
            <w:tcPrChange w:id="401" w:author="Nick Nicholas" w:date="2018-02-14T14:01:00Z">
              <w:tcPr>
                <w:tcW w:w="3489" w:type="dxa"/>
              </w:tcPr>
            </w:tcPrChange>
          </w:tcPr>
          <w:p w14:paraId="6246CA83" w14:textId="536B8973" w:rsidR="008F342F" w:rsidRPr="007A6448" w:rsidRDefault="008F342F" w:rsidP="008F342F">
            <w:pPr>
              <w:rPr>
                <w:lang w:val="en-US"/>
              </w:rPr>
            </w:pPr>
            <w:commentRangeStart w:id="402"/>
            <w:r w:rsidRPr="007A6448">
              <w:rPr>
                <w:lang w:val="en-US"/>
              </w:rPr>
              <w:t>(not necessary for data exchange, is captured in Credential achievement)</w:t>
            </w:r>
            <w:commentRangeEnd w:id="402"/>
            <w:r w:rsidR="00AE12D3">
              <w:rPr>
                <w:rStyle w:val="a6"/>
                <w:lang w:val="en-US" w:eastAsia="en-US"/>
              </w:rPr>
              <w:commentReference w:id="402"/>
            </w:r>
          </w:p>
        </w:tc>
      </w:tr>
      <w:tr w:rsidR="008F342F" w:rsidRPr="006436D8" w14:paraId="60260CA8" w14:textId="77777777" w:rsidTr="008A5542">
        <w:tc>
          <w:tcPr>
            <w:tcW w:w="1797" w:type="dxa"/>
            <w:tcPrChange w:id="403" w:author="Nick Nicholas" w:date="2018-02-14T14:01:00Z">
              <w:tcPr>
                <w:tcW w:w="2109" w:type="dxa"/>
              </w:tcPr>
            </w:tcPrChange>
          </w:tcPr>
          <w:p w14:paraId="12A32BF0" w14:textId="05E11207" w:rsidR="008F342F" w:rsidRPr="007A6448" w:rsidRDefault="008F342F" w:rsidP="008F342F">
            <w:pPr>
              <w:rPr>
                <w:lang w:val="en-US"/>
              </w:rPr>
            </w:pPr>
            <w:r w:rsidRPr="007A6448">
              <w:rPr>
                <w:lang w:val="en-US"/>
              </w:rPr>
              <w:t>Credits are Broken down by Learning Standard</w:t>
            </w:r>
          </w:p>
        </w:tc>
        <w:tc>
          <w:tcPr>
            <w:tcW w:w="4444" w:type="dxa"/>
            <w:tcPrChange w:id="404" w:author="Nick Nicholas" w:date="2018-02-14T14:01:00Z">
              <w:tcPr>
                <w:tcW w:w="4852" w:type="dxa"/>
              </w:tcPr>
            </w:tcPrChange>
          </w:tcPr>
          <w:p w14:paraId="4E1202C6" w14:textId="7947D1AB" w:rsidR="008F342F" w:rsidRPr="007A6448" w:rsidRDefault="00B15F65" w:rsidP="008F342F">
            <w:ins w:id="405" w:author="Nick Nicholas" w:date="2018-02-14T14:06:00Z">
              <w:r>
                <w:rPr>
                  <w:lang w:val="en-AU"/>
                </w:rPr>
                <w:t>Student</w:t>
              </w:r>
            </w:ins>
            <w:r w:rsidR="008F342F">
              <w:t>Attainment/Credits/</w:t>
            </w:r>
            <w:ins w:id="406" w:author="Nick Nicholas" w:date="2018-02-14T14:06:00Z">
              <w:r>
                <w:rPr>
                  <w:lang w:val="en-AU"/>
                </w:rPr>
                <w:t xml:space="preserve"> </w:t>
              </w:r>
            </w:ins>
            <w:r w:rsidR="008F342F">
              <w:t>LearningStandard</w:t>
            </w:r>
          </w:p>
        </w:tc>
        <w:tc>
          <w:tcPr>
            <w:tcW w:w="4209" w:type="dxa"/>
            <w:tcPrChange w:id="407" w:author="Nick Nicholas" w:date="2018-02-14T14:01:00Z">
              <w:tcPr>
                <w:tcW w:w="3489" w:type="dxa"/>
              </w:tcPr>
            </w:tcPrChange>
          </w:tcPr>
          <w:p w14:paraId="240147A3" w14:textId="69138D17" w:rsidR="008F342F" w:rsidRPr="007A6448" w:rsidRDefault="008F342F" w:rsidP="008F342F">
            <w:pPr>
              <w:rPr>
                <w:lang w:val="en-US"/>
              </w:rPr>
            </w:pPr>
            <w:r w:rsidRPr="007A6448">
              <w:rPr>
                <w:lang w:val="en-US"/>
              </w:rPr>
              <w:t>(not necessary for data exchange, is captured in Credential achievement)</w:t>
            </w:r>
          </w:p>
        </w:tc>
      </w:tr>
      <w:tr w:rsidR="008F342F" w:rsidRPr="006436D8" w14:paraId="5FED230A" w14:textId="77777777" w:rsidTr="008A5542">
        <w:tc>
          <w:tcPr>
            <w:tcW w:w="1797" w:type="dxa"/>
            <w:tcPrChange w:id="408" w:author="Nick Nicholas" w:date="2018-02-14T14:01:00Z">
              <w:tcPr>
                <w:tcW w:w="2109" w:type="dxa"/>
              </w:tcPr>
            </w:tcPrChange>
          </w:tcPr>
          <w:p w14:paraId="7D8A8624" w14:textId="2E189994" w:rsidR="008F342F" w:rsidRPr="007A6448" w:rsidRDefault="008F342F" w:rsidP="008F342F">
            <w:r w:rsidRPr="007A6448">
              <w:t>Student Registers For Credential</w:t>
            </w:r>
          </w:p>
        </w:tc>
        <w:tc>
          <w:tcPr>
            <w:tcW w:w="4444" w:type="dxa"/>
            <w:tcPrChange w:id="409" w:author="Nick Nicholas" w:date="2018-02-14T14:01:00Z">
              <w:tcPr>
                <w:tcW w:w="4852" w:type="dxa"/>
              </w:tcPr>
            </w:tcPrChange>
          </w:tcPr>
          <w:p w14:paraId="7094EC04" w14:textId="00C87DAA" w:rsidR="008F342F" w:rsidRPr="007A6448" w:rsidRDefault="008F342F" w:rsidP="008F342F">
            <w:r w:rsidRPr="007A6448">
              <w:t xml:space="preserve">StudentCredentialEnrolment </w:t>
            </w:r>
          </w:p>
        </w:tc>
        <w:tc>
          <w:tcPr>
            <w:tcW w:w="4209" w:type="dxa"/>
            <w:tcPrChange w:id="410" w:author="Nick Nicholas" w:date="2018-02-14T14:01:00Z">
              <w:tcPr>
                <w:tcW w:w="3489" w:type="dxa"/>
              </w:tcPr>
            </w:tcPrChange>
          </w:tcPr>
          <w:p w14:paraId="1C2F5C1A" w14:textId="596E7A37" w:rsidR="008F342F" w:rsidRPr="007A6448" w:rsidRDefault="008F342F" w:rsidP="008F342F">
            <w:pPr>
              <w:rPr>
                <w:lang w:val="en-US"/>
              </w:rPr>
            </w:pPr>
            <w:r w:rsidRPr="007A6448">
              <w:rPr>
                <w:lang w:val="en-US"/>
              </w:rPr>
              <w:t>(not provided yet, not necessary for data exchange)</w:t>
            </w:r>
            <w:ins w:id="411" w:author="Nick Nicholas" w:date="2018-02-14T14:03:00Z">
              <w:r w:rsidR="00B15F65">
                <w:rPr>
                  <w:lang w:val="en-US"/>
                </w:rPr>
                <w:t xml:space="preserve"> To be provided:</w:t>
              </w:r>
            </w:ins>
            <w:ins w:id="412" w:author="Nick Nicholas" w:date="2018-02-14T14:04:00Z">
              <w:r w:rsidR="00B15F65">
                <w:rPr>
                  <w:lang w:val="en-US"/>
                </w:rPr>
                <w:t xml:space="preserve"> required e.g. to provide NZQA visibility of student intent.</w:t>
              </w:r>
            </w:ins>
          </w:p>
        </w:tc>
      </w:tr>
      <w:tr w:rsidR="008F342F" w:rsidRPr="00B503ED" w14:paraId="2E68D15B" w14:textId="77777777" w:rsidTr="008A5542">
        <w:tc>
          <w:tcPr>
            <w:tcW w:w="1797" w:type="dxa"/>
            <w:tcPrChange w:id="413" w:author="Nick Nicholas" w:date="2018-02-14T14:01:00Z">
              <w:tcPr>
                <w:tcW w:w="2109" w:type="dxa"/>
              </w:tcPr>
            </w:tcPrChange>
          </w:tcPr>
          <w:p w14:paraId="7D0AFC2D" w14:textId="26898D65" w:rsidR="008F342F" w:rsidRPr="007A6448" w:rsidRDefault="008F342F" w:rsidP="008F342F">
            <w:r w:rsidRPr="007A6448">
              <w:t>Student Achieves Credential</w:t>
            </w:r>
          </w:p>
        </w:tc>
        <w:tc>
          <w:tcPr>
            <w:tcW w:w="4444" w:type="dxa"/>
            <w:tcPrChange w:id="414" w:author="Nick Nicholas" w:date="2018-02-14T14:01:00Z">
              <w:tcPr>
                <w:tcW w:w="4852" w:type="dxa"/>
              </w:tcPr>
            </w:tcPrChange>
          </w:tcPr>
          <w:p w14:paraId="573324BD" w14:textId="5C25433F" w:rsidR="008F342F" w:rsidRPr="007A6448" w:rsidRDefault="00B15F65" w:rsidP="008F342F">
            <w:ins w:id="415" w:author="Nick Nicholas" w:date="2018-02-14T14:06:00Z">
              <w:r w:rsidRPr="007A6448">
                <w:t>Student</w:t>
              </w:r>
              <w:r>
                <w:rPr>
                  <w:lang w:val="en-AU"/>
                </w:rPr>
                <w:t>Credential</w:t>
              </w:r>
              <w:r w:rsidRPr="007A6448">
                <w:t>Attainmen</w:t>
              </w:r>
              <w:r>
                <w:rPr>
                  <w:lang w:val="en-AU"/>
                </w:rPr>
                <w:t>t</w:t>
              </w:r>
            </w:ins>
            <w:del w:id="416" w:author="Nick Nicholas" w:date="2018-02-14T14:06:00Z">
              <w:r w:rsidR="008F342F" w:rsidRPr="007A6448" w:rsidDel="00B15F65">
                <w:delText>StudentAttainmentAchievement</w:delText>
              </w:r>
            </w:del>
          </w:p>
        </w:tc>
        <w:tc>
          <w:tcPr>
            <w:tcW w:w="4209" w:type="dxa"/>
            <w:tcPrChange w:id="417" w:author="Nick Nicholas" w:date="2018-02-14T14:01:00Z">
              <w:tcPr>
                <w:tcW w:w="3489" w:type="dxa"/>
              </w:tcPr>
            </w:tcPrChange>
          </w:tcPr>
          <w:p w14:paraId="60155B9F" w14:textId="2A427B71" w:rsidR="008F342F" w:rsidRPr="00B503ED" w:rsidRDefault="008F342F" w:rsidP="008F342F">
            <w:r>
              <w:t>CEDS: Credential Award</w:t>
            </w:r>
          </w:p>
        </w:tc>
      </w:tr>
      <w:tr w:rsidR="008F342F" w:rsidRPr="00055D6A" w14:paraId="43BB73E5" w14:textId="77777777" w:rsidTr="008A5542">
        <w:tc>
          <w:tcPr>
            <w:tcW w:w="1797" w:type="dxa"/>
            <w:tcPrChange w:id="418" w:author="Nick Nicholas" w:date="2018-02-14T14:01:00Z">
              <w:tcPr>
                <w:tcW w:w="2109" w:type="dxa"/>
              </w:tcPr>
            </w:tcPrChange>
          </w:tcPr>
          <w:p w14:paraId="1BE15FF8" w14:textId="5AFA4AD4" w:rsidR="008F342F" w:rsidRPr="007A6448" w:rsidRDefault="008F342F" w:rsidP="008F342F">
            <w:pPr>
              <w:rPr>
                <w:lang w:val="en-US"/>
              </w:rPr>
            </w:pPr>
            <w:r w:rsidRPr="007A6448">
              <w:rPr>
                <w:lang w:val="en-US"/>
              </w:rPr>
              <w:t>Student Achievement is measured through Attainments</w:t>
            </w:r>
          </w:p>
        </w:tc>
        <w:tc>
          <w:tcPr>
            <w:tcW w:w="4444" w:type="dxa"/>
            <w:tcPrChange w:id="419" w:author="Nick Nicholas" w:date="2018-02-14T14:01:00Z">
              <w:tcPr>
                <w:tcW w:w="4852" w:type="dxa"/>
              </w:tcPr>
            </w:tcPrChange>
          </w:tcPr>
          <w:p w14:paraId="302B7A59" w14:textId="4A792C16" w:rsidR="008F342F" w:rsidRPr="007A6448" w:rsidDel="002474FD" w:rsidRDefault="00B15F65" w:rsidP="008F342F">
            <w:pPr>
              <w:rPr>
                <w:lang w:val="en-US"/>
              </w:rPr>
            </w:pPr>
            <w:ins w:id="420" w:author="Nick Nicholas" w:date="2018-02-14T14:05:00Z">
              <w:r w:rsidRPr="007A6448">
                <w:t>Student</w:t>
              </w:r>
              <w:r>
                <w:rPr>
                  <w:lang w:val="en-AU"/>
                </w:rPr>
                <w:t>Credential</w:t>
              </w:r>
              <w:r w:rsidRPr="007A6448">
                <w:t>Attainmen</w:t>
              </w:r>
              <w:r>
                <w:rPr>
                  <w:lang w:val="en-AU"/>
                </w:rPr>
                <w:t>t</w:t>
              </w:r>
            </w:ins>
            <w:del w:id="421" w:author="Nick Nicholas" w:date="2018-02-14T14:05:00Z">
              <w:r w:rsidR="008F342F" w:rsidDel="00B15F65">
                <w:rPr>
                  <w:lang w:val="en-US"/>
                </w:rPr>
                <w:delText>StudentAttainmentAchievement</w:delText>
              </w:r>
            </w:del>
            <w:r w:rsidR="008F342F">
              <w:rPr>
                <w:lang w:val="en-US"/>
              </w:rPr>
              <w:t>/</w:t>
            </w:r>
            <w:ins w:id="422" w:author="Nick Nicholas" w:date="2018-02-14T14:05:00Z">
              <w:r>
                <w:rPr>
                  <w:lang w:val="en-US"/>
                </w:rPr>
                <w:t xml:space="preserve"> </w:t>
              </w:r>
            </w:ins>
            <w:r w:rsidR="008F342F">
              <w:rPr>
                <w:lang w:val="en-US"/>
              </w:rPr>
              <w:t>AttainmentList</w:t>
            </w:r>
          </w:p>
        </w:tc>
        <w:tc>
          <w:tcPr>
            <w:tcW w:w="4209" w:type="dxa"/>
            <w:tcPrChange w:id="423" w:author="Nick Nicholas" w:date="2018-02-14T14:01:00Z">
              <w:tcPr>
                <w:tcW w:w="3489" w:type="dxa"/>
              </w:tcPr>
            </w:tcPrChange>
          </w:tcPr>
          <w:p w14:paraId="0F01663A" w14:textId="77777777" w:rsidR="008F342F" w:rsidRPr="007A6448" w:rsidRDefault="008F342F" w:rsidP="008F342F">
            <w:pPr>
              <w:rPr>
                <w:lang w:val="en-US"/>
              </w:rPr>
            </w:pPr>
          </w:p>
        </w:tc>
      </w:tr>
      <w:tr w:rsidR="008F342F" w:rsidRPr="00B503ED" w14:paraId="75441CBD" w14:textId="77777777" w:rsidTr="008A5542">
        <w:tc>
          <w:tcPr>
            <w:tcW w:w="1797" w:type="dxa"/>
            <w:tcPrChange w:id="424" w:author="Nick Nicholas" w:date="2018-02-14T14:01:00Z">
              <w:tcPr>
                <w:tcW w:w="2109" w:type="dxa"/>
              </w:tcPr>
            </w:tcPrChange>
          </w:tcPr>
          <w:p w14:paraId="2AC99098" w14:textId="1A150A64" w:rsidR="008F342F" w:rsidRPr="007A6448" w:rsidRDefault="008F342F" w:rsidP="008F342F">
            <w:pPr>
              <w:rPr>
                <w:lang w:val="en-US"/>
              </w:rPr>
            </w:pPr>
            <w:r w:rsidRPr="007A6448">
              <w:rPr>
                <w:lang w:val="en-US"/>
              </w:rPr>
              <w:t>Credential has Contributions Measured in Credits</w:t>
            </w:r>
          </w:p>
        </w:tc>
        <w:tc>
          <w:tcPr>
            <w:tcW w:w="4444" w:type="dxa"/>
            <w:tcPrChange w:id="425" w:author="Nick Nicholas" w:date="2018-02-14T14:01:00Z">
              <w:tcPr>
                <w:tcW w:w="4852" w:type="dxa"/>
              </w:tcPr>
            </w:tcPrChange>
          </w:tcPr>
          <w:p w14:paraId="0DCB20DD" w14:textId="3F0DFB8B" w:rsidR="008F342F" w:rsidRPr="007A6448" w:rsidRDefault="00B15F65" w:rsidP="008F342F">
            <w:ins w:id="426" w:author="Nick Nicholas" w:date="2018-02-14T14:05:00Z">
              <w:r w:rsidRPr="007A6448">
                <w:t>Student</w:t>
              </w:r>
              <w:r>
                <w:rPr>
                  <w:lang w:val="en-AU"/>
                </w:rPr>
                <w:t>Credential</w:t>
              </w:r>
              <w:r w:rsidRPr="007A6448">
                <w:t>Attainmen</w:t>
              </w:r>
              <w:r>
                <w:rPr>
                  <w:lang w:val="en-AU"/>
                </w:rPr>
                <w:t>t</w:t>
              </w:r>
            </w:ins>
            <w:del w:id="427" w:author="Nick Nicholas" w:date="2018-02-14T14:05:00Z">
              <w:r w:rsidR="008F342F" w:rsidRPr="00EF7196" w:rsidDel="00B15F65">
                <w:delText>StudentAttainmentAchievement</w:delText>
              </w:r>
            </w:del>
            <w:r w:rsidR="008F342F" w:rsidRPr="007744F9">
              <w:t>/ SummaryScoreInfo/CreditList</w:t>
            </w:r>
          </w:p>
        </w:tc>
        <w:tc>
          <w:tcPr>
            <w:tcW w:w="4209" w:type="dxa"/>
            <w:tcPrChange w:id="428" w:author="Nick Nicholas" w:date="2018-02-14T14:01:00Z">
              <w:tcPr>
                <w:tcW w:w="3489" w:type="dxa"/>
              </w:tcPr>
            </w:tcPrChange>
          </w:tcPr>
          <w:p w14:paraId="44B88145" w14:textId="52519BA9" w:rsidR="008F342F" w:rsidRDefault="008F342F" w:rsidP="008F342F"/>
        </w:tc>
      </w:tr>
      <w:tr w:rsidR="008F342F" w:rsidRPr="00B503ED" w14:paraId="2BB8236F" w14:textId="77777777" w:rsidTr="008A5542">
        <w:tc>
          <w:tcPr>
            <w:tcW w:w="1797" w:type="dxa"/>
            <w:tcPrChange w:id="429" w:author="Nick Nicholas" w:date="2018-02-14T14:01:00Z">
              <w:tcPr>
                <w:tcW w:w="2109" w:type="dxa"/>
              </w:tcPr>
            </w:tcPrChange>
          </w:tcPr>
          <w:p w14:paraId="140EF0F3" w14:textId="001290EF" w:rsidR="008F342F" w:rsidRPr="007A6448" w:rsidRDefault="008F342F" w:rsidP="008F342F">
            <w:pPr>
              <w:rPr>
                <w:lang w:val="en-US"/>
              </w:rPr>
            </w:pPr>
            <w:r w:rsidRPr="007A6448">
              <w:rPr>
                <w:lang w:val="en-US"/>
              </w:rPr>
              <w:t xml:space="preserve">Attainment Contribution </w:t>
            </w:r>
            <w:r w:rsidRPr="007A6448">
              <w:rPr>
                <w:lang w:val="en-US"/>
              </w:rPr>
              <w:lastRenderedPageBreak/>
              <w:t>is Measured in Credits</w:t>
            </w:r>
          </w:p>
        </w:tc>
        <w:tc>
          <w:tcPr>
            <w:tcW w:w="4444" w:type="dxa"/>
            <w:tcPrChange w:id="430" w:author="Nick Nicholas" w:date="2018-02-14T14:01:00Z">
              <w:tcPr>
                <w:tcW w:w="4852" w:type="dxa"/>
              </w:tcPr>
            </w:tcPrChange>
          </w:tcPr>
          <w:p w14:paraId="378E31A4" w14:textId="56094B82" w:rsidR="008F342F" w:rsidRPr="007A6448" w:rsidRDefault="00B15F65" w:rsidP="008F342F">
            <w:ins w:id="431" w:author="Nick Nicholas" w:date="2018-02-14T14:05:00Z">
              <w:r>
                <w:rPr>
                  <w:lang w:val="en-AU"/>
                </w:rPr>
                <w:lastRenderedPageBreak/>
                <w:t>(</w:t>
              </w:r>
            </w:ins>
            <w:r w:rsidR="008F342F">
              <w:t>Attainment</w:t>
            </w:r>
            <w:ins w:id="432" w:author="Nick Nicholas" w:date="2018-02-14T14:05:00Z">
              <w:r>
                <w:rPr>
                  <w:lang w:val="en-AU"/>
                </w:rPr>
                <w:t>Task)</w:t>
              </w:r>
            </w:ins>
            <w:r w:rsidR="008F342F">
              <w:t>/Credits</w:t>
            </w:r>
          </w:p>
        </w:tc>
        <w:tc>
          <w:tcPr>
            <w:tcW w:w="4209" w:type="dxa"/>
            <w:tcPrChange w:id="433" w:author="Nick Nicholas" w:date="2018-02-14T14:01:00Z">
              <w:tcPr>
                <w:tcW w:w="3489" w:type="dxa"/>
              </w:tcPr>
            </w:tcPrChange>
          </w:tcPr>
          <w:p w14:paraId="65132D27" w14:textId="7FB5BEAA" w:rsidR="008F342F" w:rsidRPr="00B503ED" w:rsidRDefault="008F342F" w:rsidP="008F342F"/>
        </w:tc>
      </w:tr>
      <w:tr w:rsidR="008F342F" w:rsidRPr="00B503ED" w14:paraId="1E4C4E70" w14:textId="77777777" w:rsidTr="008A5542">
        <w:tc>
          <w:tcPr>
            <w:tcW w:w="1797" w:type="dxa"/>
            <w:tcPrChange w:id="434" w:author="Nick Nicholas" w:date="2018-02-14T14:01:00Z">
              <w:tcPr>
                <w:tcW w:w="2109" w:type="dxa"/>
              </w:tcPr>
            </w:tcPrChange>
          </w:tcPr>
          <w:p w14:paraId="50431DDB" w14:textId="54A0A5B0" w:rsidR="008F342F" w:rsidRPr="007A6448" w:rsidRDefault="008F342F" w:rsidP="008F342F">
            <w:pPr>
              <w:rPr>
                <w:lang w:val="en-US"/>
              </w:rPr>
            </w:pPr>
            <w:r w:rsidRPr="007A6448">
              <w:rPr>
                <w:lang w:val="en-US"/>
              </w:rPr>
              <w:t xml:space="preserve">Credential </w:t>
            </w:r>
            <w:r>
              <w:rPr>
                <w:lang w:val="en-US"/>
              </w:rPr>
              <w:t>Establishes</w:t>
            </w:r>
            <w:r w:rsidRPr="007A6448">
              <w:rPr>
                <w:lang w:val="en-US"/>
              </w:rPr>
              <w:t xml:space="preserve"> Competence in Learning Standards</w:t>
            </w:r>
          </w:p>
        </w:tc>
        <w:tc>
          <w:tcPr>
            <w:tcW w:w="4444" w:type="dxa"/>
            <w:tcPrChange w:id="435" w:author="Nick Nicholas" w:date="2018-02-14T14:01:00Z">
              <w:tcPr>
                <w:tcW w:w="4852" w:type="dxa"/>
              </w:tcPr>
            </w:tcPrChange>
          </w:tcPr>
          <w:p w14:paraId="4B9D1BBE" w14:textId="6E7F3F18" w:rsidR="008F342F" w:rsidRPr="007A6448" w:rsidRDefault="008F342F" w:rsidP="008F342F">
            <w:r w:rsidRPr="007A6448">
              <w:t>Student</w:t>
            </w:r>
            <w:ins w:id="436" w:author="Nick Nicholas" w:date="2018-02-14T14:04:00Z">
              <w:r w:rsidR="00B15F65">
                <w:rPr>
                  <w:lang w:val="en-AU"/>
                </w:rPr>
                <w:t>Credential</w:t>
              </w:r>
            </w:ins>
            <w:r w:rsidRPr="007A6448">
              <w:t>Attainmen</w:t>
            </w:r>
            <w:ins w:id="437" w:author="Nick Nicholas" w:date="2018-02-14T14:05:00Z">
              <w:r w:rsidR="00B15F65">
                <w:rPr>
                  <w:lang w:val="en-AU"/>
                </w:rPr>
                <w:t>t</w:t>
              </w:r>
            </w:ins>
            <w:del w:id="438" w:author="Nick Nicholas" w:date="2018-02-14T14:05:00Z">
              <w:r w:rsidRPr="007A6448" w:rsidDel="00B15F65">
                <w:delText>tAchievement</w:delText>
              </w:r>
            </w:del>
            <w:r w:rsidRPr="007A6448">
              <w:t>/ LearningStandard</w:t>
            </w:r>
          </w:p>
        </w:tc>
        <w:tc>
          <w:tcPr>
            <w:tcW w:w="4209" w:type="dxa"/>
            <w:tcPrChange w:id="439" w:author="Nick Nicholas" w:date="2018-02-14T14:01:00Z">
              <w:tcPr>
                <w:tcW w:w="3489" w:type="dxa"/>
              </w:tcPr>
            </w:tcPrChange>
          </w:tcPr>
          <w:p w14:paraId="653E338B" w14:textId="77777777" w:rsidR="008F342F" w:rsidRPr="00B503ED" w:rsidRDefault="008F342F" w:rsidP="008F342F"/>
        </w:tc>
      </w:tr>
      <w:tr w:rsidR="008F342F" w:rsidRPr="00BA504C" w14:paraId="3E5742CE" w14:textId="77777777" w:rsidTr="008A5542">
        <w:tc>
          <w:tcPr>
            <w:tcW w:w="1797" w:type="dxa"/>
            <w:tcPrChange w:id="440" w:author="Nick Nicholas" w:date="2018-02-14T14:01:00Z">
              <w:tcPr>
                <w:tcW w:w="2109" w:type="dxa"/>
              </w:tcPr>
            </w:tcPrChange>
          </w:tcPr>
          <w:p w14:paraId="77F90A29" w14:textId="727DD842" w:rsidR="008F342F" w:rsidRPr="007A6448" w:rsidRDefault="008F342F" w:rsidP="008F342F">
            <w:pPr>
              <w:rPr>
                <w:lang w:val="en-US"/>
              </w:rPr>
            </w:pPr>
            <w:r w:rsidRPr="007A6448">
              <w:rPr>
                <w:lang w:val="en-US"/>
              </w:rPr>
              <w:t>Credits are Broken Down by Learning Standard</w:t>
            </w:r>
          </w:p>
        </w:tc>
        <w:tc>
          <w:tcPr>
            <w:tcW w:w="4444" w:type="dxa"/>
            <w:tcPrChange w:id="441" w:author="Nick Nicholas" w:date="2018-02-14T14:01:00Z">
              <w:tcPr>
                <w:tcW w:w="4852" w:type="dxa"/>
              </w:tcPr>
            </w:tcPrChange>
          </w:tcPr>
          <w:p w14:paraId="1100A68D" w14:textId="336719AA" w:rsidR="008F342F" w:rsidRDefault="00B15F65" w:rsidP="008F342F">
            <w:pPr>
              <w:rPr>
                <w:lang w:val="en-US"/>
              </w:rPr>
            </w:pPr>
            <w:ins w:id="442" w:author="Nick Nicholas" w:date="2018-02-14T14:07:00Z">
              <w:r w:rsidRPr="00F927E0">
                <w:rPr>
                  <w:lang w:val="en-US"/>
                  <w:rPrChange w:id="443" w:author="Nick Nicholas" w:date="2018-02-14T14:22:00Z">
                    <w:rPr/>
                  </w:rPrChange>
                </w:rPr>
                <w:t>Student</w:t>
              </w:r>
              <w:r>
                <w:rPr>
                  <w:lang w:val="en-AU"/>
                </w:rPr>
                <w:t>Credential</w:t>
              </w:r>
              <w:r w:rsidRPr="00F927E0">
                <w:rPr>
                  <w:lang w:val="en-US"/>
                  <w:rPrChange w:id="444" w:author="Nick Nicholas" w:date="2018-02-14T14:22:00Z">
                    <w:rPr/>
                  </w:rPrChange>
                </w:rPr>
                <w:t>Attainmen</w:t>
              </w:r>
              <w:r>
                <w:rPr>
                  <w:lang w:val="en-AU"/>
                </w:rPr>
                <w:t>t</w:t>
              </w:r>
            </w:ins>
            <w:del w:id="445" w:author="Nick Nicholas" w:date="2018-02-14T14:07:00Z">
              <w:r w:rsidR="008F342F" w:rsidRPr="007A6448" w:rsidDel="00B15F65">
                <w:rPr>
                  <w:lang w:val="en-US"/>
                </w:rPr>
                <w:delText>StudentAttainmentAchievement</w:delText>
              </w:r>
            </w:del>
            <w:r w:rsidR="008F342F" w:rsidRPr="007A6448">
              <w:rPr>
                <w:lang w:val="en-US"/>
              </w:rPr>
              <w:t>/ Sum</w:t>
            </w:r>
            <w:r w:rsidR="008F342F">
              <w:rPr>
                <w:lang w:val="en-US"/>
              </w:rPr>
              <w:t>m</w:t>
            </w:r>
            <w:r w:rsidR="008F342F" w:rsidRPr="007A6448">
              <w:rPr>
                <w:lang w:val="en-US"/>
              </w:rPr>
              <w:t>ary</w:t>
            </w:r>
            <w:r w:rsidR="008F342F">
              <w:rPr>
                <w:lang w:val="en-US"/>
              </w:rPr>
              <w:t>ScoreInfo</w:t>
            </w:r>
            <w:r w:rsidR="008F342F" w:rsidRPr="007A6448">
              <w:rPr>
                <w:lang w:val="en-US"/>
              </w:rPr>
              <w:t>/</w:t>
            </w:r>
            <w:ins w:id="446" w:author="Nick Nicholas" w:date="2018-02-14T14:07:00Z">
              <w:r>
                <w:rPr>
                  <w:lang w:val="en-US"/>
                </w:rPr>
                <w:t xml:space="preserve"> </w:t>
              </w:r>
            </w:ins>
            <w:r w:rsidR="008F342F" w:rsidRPr="007A6448">
              <w:rPr>
                <w:lang w:val="en-US"/>
              </w:rPr>
              <w:t>LearningStandardList/ LearningStandard/Credit</w:t>
            </w:r>
            <w:r w:rsidR="008F342F">
              <w:rPr>
                <w:lang w:val="en-US"/>
              </w:rPr>
              <w:t>,</w:t>
            </w:r>
          </w:p>
          <w:p w14:paraId="3EEB35EC" w14:textId="608062FE" w:rsidR="008F342F" w:rsidRDefault="008F342F" w:rsidP="008F342F">
            <w:pPr>
              <w:rPr>
                <w:lang w:val="en-US"/>
              </w:rPr>
            </w:pPr>
            <w:r>
              <w:rPr>
                <w:lang w:val="en-US"/>
              </w:rPr>
              <w:t>Attainment/</w:t>
            </w:r>
            <w:r w:rsidRPr="00EF7196">
              <w:rPr>
                <w:lang w:val="en-US"/>
              </w:rPr>
              <w:t xml:space="preserve"> LearningStandardList/ LearningStandard/Credit</w:t>
            </w:r>
          </w:p>
          <w:p w14:paraId="4F5614B8" w14:textId="5E120AFD" w:rsidR="008F342F" w:rsidRPr="007A6448" w:rsidRDefault="008F342F" w:rsidP="008F342F">
            <w:pPr>
              <w:rPr>
                <w:lang w:val="en-US"/>
              </w:rPr>
            </w:pPr>
          </w:p>
        </w:tc>
        <w:tc>
          <w:tcPr>
            <w:tcW w:w="4209" w:type="dxa"/>
            <w:tcPrChange w:id="447" w:author="Nick Nicholas" w:date="2018-02-14T14:01:00Z">
              <w:tcPr>
                <w:tcW w:w="3489" w:type="dxa"/>
              </w:tcPr>
            </w:tcPrChange>
          </w:tcPr>
          <w:p w14:paraId="250340CF" w14:textId="77777777" w:rsidR="00B15F65" w:rsidRDefault="00B15F65" w:rsidP="00B15F65">
            <w:pPr>
              <w:pStyle w:val="a7"/>
              <w:rPr>
                <w:ins w:id="448" w:author="Nick Nicholas" w:date="2018-02-14T14:07:00Z"/>
              </w:rPr>
            </w:pPr>
            <w:ins w:id="449" w:author="Nick Nicholas" w:date="2018-02-14T14:07:00Z">
              <w:r>
                <w:rPr>
                  <w:rStyle w:val="a6"/>
                </w:rPr>
                <w:annotationRef/>
              </w:r>
              <w:r>
                <w:t>…actually broken down by LearningArea.   ie: how many STEM credits?  How many Literacy&amp;Numeracy credits?</w:t>
              </w:r>
            </w:ins>
          </w:p>
          <w:p w14:paraId="3465BED8" w14:textId="5830616B" w:rsidR="008F342F" w:rsidRPr="007A6448" w:rsidRDefault="008F342F" w:rsidP="008F342F">
            <w:pPr>
              <w:rPr>
                <w:lang w:val="en-US"/>
              </w:rPr>
            </w:pPr>
          </w:p>
        </w:tc>
      </w:tr>
      <w:tr w:rsidR="008F342F" w:rsidRPr="00B503ED" w14:paraId="6B5D5116" w14:textId="77777777" w:rsidTr="008A5542">
        <w:tc>
          <w:tcPr>
            <w:tcW w:w="1797" w:type="dxa"/>
            <w:tcPrChange w:id="450" w:author="Nick Nicholas" w:date="2018-02-14T14:01:00Z">
              <w:tcPr>
                <w:tcW w:w="2109" w:type="dxa"/>
              </w:tcPr>
            </w:tcPrChange>
          </w:tcPr>
          <w:p w14:paraId="4CE6C1D5" w14:textId="3D8D0099" w:rsidR="008F342F" w:rsidRPr="007A6448" w:rsidRDefault="008F342F" w:rsidP="008F342F">
            <w:pPr>
              <w:rPr>
                <w:lang w:val="en-US"/>
              </w:rPr>
            </w:pPr>
            <w:r>
              <w:rPr>
                <w:lang w:val="en-US"/>
              </w:rPr>
              <w:t>Attainment is Specific to Attainment Task</w:t>
            </w:r>
          </w:p>
        </w:tc>
        <w:tc>
          <w:tcPr>
            <w:tcW w:w="4444" w:type="dxa"/>
            <w:tcPrChange w:id="451" w:author="Nick Nicholas" w:date="2018-02-14T14:01:00Z">
              <w:tcPr>
                <w:tcW w:w="4852" w:type="dxa"/>
              </w:tcPr>
            </w:tcPrChange>
          </w:tcPr>
          <w:p w14:paraId="2CD6CB69" w14:textId="3ACC32EF" w:rsidR="008F342F" w:rsidRPr="007A6448" w:rsidRDefault="00D6228A" w:rsidP="008F342F">
            <w:ins w:id="452" w:author="Nick Nicholas" w:date="2018-02-14T14:07:00Z">
              <w:r>
                <w:rPr>
                  <w:lang w:val="en-AU"/>
                </w:rPr>
                <w:t>Student</w:t>
              </w:r>
            </w:ins>
            <w:r w:rsidR="008F342F">
              <w:t xml:space="preserve">Attainment/TaskID, </w:t>
            </w:r>
            <w:ins w:id="453" w:author="Nick Nicholas" w:date="2018-02-14T14:07:00Z">
              <w:r>
                <w:rPr>
                  <w:lang w:val="en-AU"/>
                </w:rPr>
                <w:t>Student</w:t>
              </w:r>
            </w:ins>
            <w:r w:rsidR="008F342F">
              <w:t>Attainment/TaskType</w:t>
            </w:r>
          </w:p>
        </w:tc>
        <w:tc>
          <w:tcPr>
            <w:tcW w:w="4209" w:type="dxa"/>
            <w:tcPrChange w:id="454" w:author="Nick Nicholas" w:date="2018-02-14T14:01:00Z">
              <w:tcPr>
                <w:tcW w:w="3489" w:type="dxa"/>
              </w:tcPr>
            </w:tcPrChange>
          </w:tcPr>
          <w:p w14:paraId="4746349D" w14:textId="6379CD13" w:rsidR="008F342F" w:rsidRPr="00B503ED" w:rsidRDefault="008F342F" w:rsidP="008F342F">
            <w:r>
              <w:t xml:space="preserve"> </w:t>
            </w:r>
          </w:p>
        </w:tc>
      </w:tr>
      <w:tr w:rsidR="008F342F" w:rsidRPr="006436D8" w14:paraId="5358BB68" w14:textId="77777777" w:rsidTr="008A5542">
        <w:tc>
          <w:tcPr>
            <w:tcW w:w="1797" w:type="dxa"/>
            <w:tcPrChange w:id="455" w:author="Nick Nicholas" w:date="2018-02-14T14:01:00Z">
              <w:tcPr>
                <w:tcW w:w="2109" w:type="dxa"/>
              </w:tcPr>
            </w:tcPrChange>
          </w:tcPr>
          <w:p w14:paraId="6F6DC56E" w14:textId="0856AB8C" w:rsidR="008F342F" w:rsidRPr="00D6228A" w:rsidRDefault="008F342F" w:rsidP="008F342F">
            <w:pPr>
              <w:rPr>
                <w:lang w:val="en-AU"/>
                <w:rPrChange w:id="456" w:author="Nick Nicholas" w:date="2018-02-14T14:09:00Z">
                  <w:rPr>
                    <w:lang w:val="en-US"/>
                  </w:rPr>
                </w:rPrChange>
              </w:rPr>
            </w:pPr>
            <w:r>
              <w:rPr>
                <w:lang w:val="en-US"/>
              </w:rPr>
              <w:t>AttainmentTask Has Maximum Possible Credits</w:t>
            </w:r>
          </w:p>
        </w:tc>
        <w:tc>
          <w:tcPr>
            <w:tcW w:w="4444" w:type="dxa"/>
            <w:tcPrChange w:id="457" w:author="Nick Nicholas" w:date="2018-02-14T14:01:00Z">
              <w:tcPr>
                <w:tcW w:w="4852" w:type="dxa"/>
              </w:tcPr>
            </w:tcPrChange>
          </w:tcPr>
          <w:p w14:paraId="613C0E10" w14:textId="768D4B25" w:rsidR="008F342F" w:rsidRPr="007A6448" w:rsidDel="00DF0CE1" w:rsidRDefault="008F342F" w:rsidP="008F342F">
            <w:pPr>
              <w:rPr>
                <w:lang w:val="en-US"/>
              </w:rPr>
            </w:pPr>
            <w:r w:rsidRPr="007A6448">
              <w:rPr>
                <w:lang w:val="en-US"/>
              </w:rPr>
              <w:t>CourseInfo/PossibleCredits, Assessment/PossibleCredits, Class/PossibleCredits, Credential/PossibleCredits</w:t>
            </w:r>
          </w:p>
        </w:tc>
        <w:tc>
          <w:tcPr>
            <w:tcW w:w="4209" w:type="dxa"/>
            <w:tcPrChange w:id="458" w:author="Nick Nicholas" w:date="2018-02-14T14:01:00Z">
              <w:tcPr>
                <w:tcW w:w="3489" w:type="dxa"/>
              </w:tcPr>
            </w:tcPrChange>
          </w:tcPr>
          <w:p w14:paraId="24716A29" w14:textId="77777777" w:rsidR="008F342F" w:rsidRDefault="008F342F" w:rsidP="008F342F">
            <w:pPr>
              <w:rPr>
                <w:ins w:id="459" w:author="Nick Nicholas" w:date="2018-02-14T14:08:00Z"/>
                <w:lang w:val="en-US"/>
              </w:rPr>
            </w:pPr>
            <w:r>
              <w:rPr>
                <w:lang w:val="en-US"/>
              </w:rPr>
              <w:t>Element to be added to those objects</w:t>
            </w:r>
          </w:p>
          <w:p w14:paraId="2C09B7E9" w14:textId="77777777" w:rsidR="00D6228A" w:rsidRDefault="00D6228A" w:rsidP="008F342F">
            <w:pPr>
              <w:rPr>
                <w:ins w:id="460" w:author="Nick Nicholas" w:date="2018-02-14T14:08:00Z"/>
                <w:lang w:val="en-US"/>
              </w:rPr>
            </w:pPr>
          </w:p>
          <w:p w14:paraId="0BE11D78" w14:textId="77777777" w:rsidR="00D6228A" w:rsidRDefault="00D6228A" w:rsidP="00D6228A">
            <w:pPr>
              <w:pStyle w:val="a7"/>
              <w:rPr>
                <w:ins w:id="461" w:author="Nick Nicholas" w:date="2018-02-14T14:08:00Z"/>
                <w:rStyle w:val="a6"/>
              </w:rPr>
            </w:pPr>
            <w:ins w:id="462" w:author="Nick Nicholas" w:date="2018-02-14T14:08:00Z">
              <w:r>
                <w:rPr>
                  <w:rStyle w:val="a6"/>
                </w:rPr>
                <w:t xml:space="preserve">NZ Perspective:   LearningStandards have a single credit value.  </w:t>
              </w:r>
            </w:ins>
          </w:p>
          <w:p w14:paraId="5634446E" w14:textId="77777777" w:rsidR="00D6228A" w:rsidRDefault="00D6228A" w:rsidP="00D6228A">
            <w:pPr>
              <w:pStyle w:val="a7"/>
              <w:rPr>
                <w:ins w:id="463" w:author="Nick Nicholas" w:date="2018-02-14T14:08:00Z"/>
                <w:rStyle w:val="a6"/>
              </w:rPr>
            </w:pPr>
          </w:p>
          <w:p w14:paraId="2E3226E0" w14:textId="77777777" w:rsidR="00D6228A" w:rsidRDefault="00D6228A" w:rsidP="00D6228A">
            <w:pPr>
              <w:pStyle w:val="a7"/>
              <w:rPr>
                <w:ins w:id="464" w:author="Nick Nicholas" w:date="2018-02-14T14:08:00Z"/>
                <w:rStyle w:val="a6"/>
              </w:rPr>
            </w:pPr>
            <w:ins w:id="465" w:author="Nick Nicholas" w:date="2018-02-14T14:08:00Z">
              <w:r>
                <w:rPr>
                  <w:rStyle w:val="a6"/>
                </w:rPr>
                <w:t>Credentials require certain numbers of credits to have been achieved.</w:t>
              </w:r>
            </w:ins>
          </w:p>
          <w:p w14:paraId="550A1CF7" w14:textId="77777777" w:rsidR="00D6228A" w:rsidRDefault="00D6228A" w:rsidP="00D6228A">
            <w:pPr>
              <w:pStyle w:val="a7"/>
              <w:rPr>
                <w:ins w:id="466" w:author="Nick Nicholas" w:date="2018-02-14T14:08:00Z"/>
                <w:rStyle w:val="a6"/>
              </w:rPr>
            </w:pPr>
          </w:p>
          <w:p w14:paraId="0006156A" w14:textId="77777777" w:rsidR="00D6228A" w:rsidRPr="001D0744" w:rsidRDefault="00D6228A" w:rsidP="00D6228A">
            <w:pPr>
              <w:pStyle w:val="a7"/>
              <w:rPr>
                <w:ins w:id="467" w:author="Nick Nicholas" w:date="2018-02-14T14:08:00Z"/>
                <w:sz w:val="18"/>
                <w:szCs w:val="18"/>
              </w:rPr>
            </w:pPr>
            <w:ins w:id="468" w:author="Nick Nicholas" w:date="2018-02-14T14:08:00Z">
              <w:r>
                <w:rPr>
                  <w:rStyle w:val="a6"/>
                </w:rPr>
                <w:t xml:space="preserve">There is no maximum no of credits. </w:t>
              </w:r>
            </w:ins>
          </w:p>
          <w:p w14:paraId="57F45474" w14:textId="2E025F2B" w:rsidR="00D6228A" w:rsidRPr="007A6448" w:rsidDel="00DF0CE1" w:rsidRDefault="00D6228A" w:rsidP="008F342F">
            <w:pPr>
              <w:rPr>
                <w:lang w:val="en-US"/>
              </w:rPr>
            </w:pPr>
          </w:p>
        </w:tc>
      </w:tr>
    </w:tbl>
    <w:p w14:paraId="3FCE224D" w14:textId="77777777" w:rsidR="00852ADC" w:rsidRPr="007A6448" w:rsidRDefault="00852ADC" w:rsidP="00852ADC">
      <w:pPr>
        <w:rPr>
          <w:lang w:val="en-US"/>
        </w:rPr>
      </w:pPr>
    </w:p>
    <w:p w14:paraId="3CD2E2D1" w14:textId="5CD6A95D" w:rsidR="00C16694" w:rsidRDefault="00F927E0" w:rsidP="0089386D">
      <w:pPr>
        <w:pStyle w:val="3"/>
      </w:pPr>
      <w:ins w:id="469" w:author="Nick Nicholas" w:date="2018-02-14T14:22:00Z">
        <w:r>
          <w:t>Student</w:t>
        </w:r>
      </w:ins>
      <w:r w:rsidR="00C16694">
        <w:t>Attainment</w:t>
      </w:r>
    </w:p>
    <w:p w14:paraId="0154319D" w14:textId="77777777" w:rsidR="00C16694" w:rsidRDefault="00C16694" w:rsidP="00C16694">
      <w:pPr>
        <w:rPr>
          <w:lang w:val="en-US"/>
        </w:rPr>
      </w:pPr>
    </w:p>
    <w:p w14:paraId="160004AB" w14:textId="7231BAD4" w:rsidR="00C16694" w:rsidRPr="00787404" w:rsidRDefault="00C16694" w:rsidP="00C16694">
      <w:pPr>
        <w:rPr>
          <w:lang w:val="en-US"/>
        </w:rPr>
      </w:pPr>
      <w:r w:rsidRPr="00787404">
        <w:rPr>
          <w:lang w:val="en-US"/>
        </w:rPr>
        <w:t xml:space="preserve">The </w:t>
      </w:r>
      <w:ins w:id="470" w:author="Nick Nicholas" w:date="2018-02-14T14:22:00Z">
        <w:r w:rsidR="00F927E0">
          <w:rPr>
            <w:lang w:val="en-US"/>
          </w:rPr>
          <w:t>Student</w:t>
        </w:r>
      </w:ins>
      <w:r w:rsidRPr="00787404">
        <w:rPr>
          <w:lang w:val="en-US"/>
        </w:rPr>
        <w:t xml:space="preserve">Attainment object tracks </w:t>
      </w:r>
      <w:r w:rsidR="00787404" w:rsidRPr="007A6448">
        <w:rPr>
          <w:lang w:val="en-US"/>
        </w:rPr>
        <w:t>the progress that a student makes against assessments, courses, course units = classes and credentials</w:t>
      </w:r>
      <w:r w:rsidR="00787404">
        <w:rPr>
          <w:lang w:val="en-US"/>
        </w:rPr>
        <w:t>.</w:t>
      </w:r>
      <w:r w:rsidR="00171D8E">
        <w:rPr>
          <w:lang w:val="en-US"/>
        </w:rPr>
        <w:t xml:space="preserve"> This progress is quantified in terms that </w:t>
      </w:r>
      <w:r w:rsidR="00D77A99">
        <w:rPr>
          <w:lang w:val="en-US"/>
        </w:rPr>
        <w:t xml:space="preserve">can be used to demonstrate progress towards a credential, including an overall score, credits accumulated, and </w:t>
      </w:r>
      <w:r w:rsidR="00684A9A">
        <w:rPr>
          <w:lang w:val="en-US"/>
        </w:rPr>
        <w:t>learning standards covered:</w:t>
      </w:r>
    </w:p>
    <w:p w14:paraId="19BFC32E" w14:textId="77777777" w:rsidR="00C16694" w:rsidRDefault="00C16694" w:rsidP="00C16694">
      <w:pPr>
        <w:rPr>
          <w:lang w:val="en-US"/>
        </w:rPr>
      </w:pPr>
    </w:p>
    <w:p w14:paraId="6CAF7D62" w14:textId="5A88E719" w:rsidR="00C16694" w:rsidRDefault="00C16694" w:rsidP="007A6448">
      <w:pPr>
        <w:pStyle w:val="a3"/>
        <w:numPr>
          <w:ilvl w:val="0"/>
          <w:numId w:val="24"/>
        </w:numPr>
      </w:pPr>
      <w:r>
        <w:t xml:space="preserve">Information about the attainment </w:t>
      </w:r>
      <w:del w:id="471" w:author="Nick Nicholas" w:date="2018-02-14T14:23:00Z">
        <w:r w:rsidDel="00970E93">
          <w:delText xml:space="preserve">task </w:delText>
        </w:r>
      </w:del>
      <w:r>
        <w:t>(e.g. class details, assessment description), at a level of detail mutually agreed to be useful between sender and receiver</w:t>
      </w:r>
    </w:p>
    <w:p w14:paraId="236A0D9B" w14:textId="56E102AE" w:rsidR="00C16694" w:rsidRDefault="00C16694" w:rsidP="007A6448">
      <w:pPr>
        <w:pStyle w:val="a3"/>
        <w:numPr>
          <w:ilvl w:val="0"/>
          <w:numId w:val="24"/>
        </w:numPr>
      </w:pPr>
      <w:r>
        <w:t>An optional link to a GUID for an object giving more information about the attainment</w:t>
      </w:r>
      <w:del w:id="472" w:author="Nick Nicholas" w:date="2018-02-14T14:23:00Z">
        <w:r w:rsidDel="00970E93">
          <w:delText xml:space="preserve"> task</w:delText>
        </w:r>
      </w:del>
      <w:r>
        <w:t>. This will be, for the four different types of attainment, a CredentialInfo object (for previous credentials), a SchoolCourseInfo object (</w:t>
      </w:r>
      <w:del w:id="473" w:author="Nick Nicholas" w:date="2018-02-14T14:23:00Z">
        <w:r w:rsidDel="00970E93">
          <w:delText xml:space="preserve">? </w:delText>
        </w:r>
      </w:del>
      <w:r>
        <w:t>for courses), an AssessmentInfo object (for assessments, not currently in specification), and a SectionInfo object (for course units).</w:t>
      </w:r>
    </w:p>
    <w:p w14:paraId="3698ABE1" w14:textId="77777777" w:rsidR="00C16694" w:rsidRDefault="00C16694" w:rsidP="007A6448">
      <w:pPr>
        <w:pStyle w:val="a3"/>
        <w:numPr>
          <w:ilvl w:val="0"/>
          <w:numId w:val="24"/>
        </w:numPr>
      </w:pPr>
      <w:r>
        <w:t>Information about the associated attainment by the student (e.g. score)</w:t>
      </w:r>
    </w:p>
    <w:p w14:paraId="1A06B5E6" w14:textId="77777777" w:rsidR="00C16694" w:rsidRDefault="00C16694" w:rsidP="007A6448">
      <w:pPr>
        <w:pStyle w:val="a3"/>
        <w:numPr>
          <w:ilvl w:val="0"/>
          <w:numId w:val="24"/>
        </w:numPr>
      </w:pPr>
      <w:r>
        <w:t>List of any credits accumulated towards the credential through that attainment (optional)</w:t>
      </w:r>
    </w:p>
    <w:p w14:paraId="0E7D0642" w14:textId="77777777" w:rsidR="00C16694" w:rsidRDefault="00C16694" w:rsidP="007A6448">
      <w:pPr>
        <w:pStyle w:val="a3"/>
        <w:numPr>
          <w:ilvl w:val="0"/>
          <w:numId w:val="24"/>
        </w:numPr>
      </w:pPr>
      <w:r>
        <w:t>List of any learning standards or competencies demonstrated by that attainment</w:t>
      </w:r>
    </w:p>
    <w:p w14:paraId="6D65D350" w14:textId="77777777" w:rsidR="00C16694" w:rsidRDefault="00C16694" w:rsidP="007A6448">
      <w:pPr>
        <w:pStyle w:val="a3"/>
        <w:numPr>
          <w:ilvl w:val="1"/>
          <w:numId w:val="24"/>
        </w:numPr>
      </w:pPr>
      <w:r>
        <w:t>Optionally: breakdown of credits by the particular learning standards or competencies (requirement from NZ to be confirmed)</w:t>
      </w:r>
    </w:p>
    <w:p w14:paraId="266C7A2A" w14:textId="77777777" w:rsidR="002A7FBF" w:rsidRPr="007A6448" w:rsidRDefault="002A7FBF" w:rsidP="00852ADC">
      <w:pPr>
        <w:rPr>
          <w:lang w:val="en-US"/>
        </w:rPr>
      </w:pPr>
    </w:p>
    <w:p w14:paraId="49C8A0CA" w14:textId="77777777" w:rsidR="00765B88" w:rsidRPr="00EF7196" w:rsidRDefault="00765B88" w:rsidP="00765B88">
      <w:pPr>
        <w:rPr>
          <w:i/>
          <w:lang w:val="en-US"/>
        </w:rPr>
      </w:pPr>
      <w:r w:rsidRPr="00EF7196">
        <w:rPr>
          <w:i/>
          <w:lang w:val="en-US"/>
        </w:rPr>
        <w:t>In this prototype, we allow multiple types of credit, each with a distinct type and value. If a single credit type is assumed throughout Australasian education, the type does not need to be specified.</w:t>
      </w:r>
    </w:p>
    <w:p w14:paraId="30CD3D5A" w14:textId="77777777" w:rsidR="00765B88" w:rsidRPr="00EF7196" w:rsidRDefault="00765B88" w:rsidP="00765B88">
      <w:pPr>
        <w:rPr>
          <w:i/>
          <w:lang w:val="en-US"/>
        </w:rPr>
      </w:pPr>
    </w:p>
    <w:p w14:paraId="4CB7799D" w14:textId="77777777" w:rsidR="00765B88" w:rsidRPr="00EF7196" w:rsidRDefault="00765B88" w:rsidP="00765B88">
      <w:pPr>
        <w:rPr>
          <w:i/>
          <w:lang w:val="en-US"/>
        </w:rPr>
      </w:pPr>
      <w:r w:rsidRPr="00EF7196">
        <w:rPr>
          <w:i/>
          <w:lang w:val="en-US"/>
        </w:rPr>
        <w:t>Alternatively</w:t>
      </w:r>
      <w:r>
        <w:rPr>
          <w:i/>
          <w:lang w:val="en-US"/>
        </w:rPr>
        <w:t>,</w:t>
      </w:r>
      <w:r w:rsidRPr="00EF7196">
        <w:rPr>
          <w:i/>
          <w:lang w:val="en-US"/>
        </w:rPr>
        <w:t xml:space="preserve"> credits may be substituted by credit elements explicitly typed; e.g. &lt;hoursOfStudy&gt;821&lt;/hoursOfStudy&gt; or &lt;carnegieUnits&gt;1.2&lt;/carnegieUnits&gt;. Australian credentials do not to our knowledge rely on credits, and credits in the object should be optional. An Australian object may choose to leave credits out completely at this stage, and leave them for the NZ object.</w:t>
      </w:r>
    </w:p>
    <w:p w14:paraId="58275DEF" w14:textId="77777777" w:rsidR="001B25BC" w:rsidRDefault="001B25BC" w:rsidP="00852ADC">
      <w:pPr>
        <w:rPr>
          <w:lang w:val="en-US"/>
        </w:rPr>
      </w:pPr>
    </w:p>
    <w:p w14:paraId="1AD306C7" w14:textId="77777777" w:rsidR="00765B88" w:rsidRPr="007A6448" w:rsidRDefault="00765B88" w:rsidP="00852ADC">
      <w:pPr>
        <w:rPr>
          <w:lang w:val="en-US"/>
        </w:rPr>
      </w:pPr>
    </w:p>
    <w:p w14:paraId="2C73DDF5" w14:textId="04889D39" w:rsidR="00E430E8" w:rsidRDefault="00CA5646">
      <w:pPr>
        <w:pStyle w:val="3"/>
      </w:pPr>
      <w:bookmarkStart w:id="474" w:name="_Toc498607924"/>
      <w:r>
        <w:t>S</w:t>
      </w:r>
      <w:r w:rsidR="002B2095">
        <w:t>tudent</w:t>
      </w:r>
      <w:ins w:id="475" w:author="Nick Nicholas" w:date="2018-02-14T14:24:00Z">
        <w:r w:rsidR="00970E93">
          <w:t>Credential</w:t>
        </w:r>
      </w:ins>
      <w:r w:rsidR="002474FD">
        <w:t>Attainment</w:t>
      </w:r>
      <w:del w:id="476" w:author="Nick Nicholas" w:date="2018-02-14T14:24:00Z">
        <w:r w:rsidR="002B2095" w:rsidDel="00970E93">
          <w:delText>Achievement</w:delText>
        </w:r>
      </w:del>
      <w:bookmarkEnd w:id="474"/>
    </w:p>
    <w:p w14:paraId="551202B9" w14:textId="77777777" w:rsidR="002B2095" w:rsidRPr="007A6448" w:rsidRDefault="002B2095">
      <w:pPr>
        <w:rPr>
          <w:lang w:val="en-US"/>
        </w:rPr>
      </w:pPr>
    </w:p>
    <w:p w14:paraId="5881501B" w14:textId="0E1D89E0" w:rsidR="00CA5C33" w:rsidRPr="007A6448" w:rsidRDefault="002B2095">
      <w:pPr>
        <w:rPr>
          <w:lang w:val="en-US"/>
        </w:rPr>
      </w:pPr>
      <w:del w:id="477" w:author="Nick Nicholas" w:date="2018-02-14T14:24:00Z">
        <w:r w:rsidRPr="007A6448" w:rsidDel="00F720A1">
          <w:rPr>
            <w:i/>
            <w:lang w:val="en-US"/>
          </w:rPr>
          <w:delText>The achievement</w:delText>
        </w:r>
      </w:del>
      <w:ins w:id="478" w:author="Nick Nicholas" w:date="2018-02-14T14:24:00Z">
        <w:r w:rsidR="00F720A1">
          <w:rPr>
            <w:i/>
            <w:lang w:val="en-US"/>
          </w:rPr>
          <w:t>This object</w:t>
        </w:r>
      </w:ins>
      <w:r w:rsidRPr="007A6448">
        <w:rPr>
          <w:i/>
          <w:lang w:val="en-US"/>
        </w:rPr>
        <w:t xml:space="preserve"> tracks the academic record of </w:t>
      </w:r>
      <w:r w:rsidR="00773F89">
        <w:rPr>
          <w:i/>
          <w:lang w:val="en-US"/>
        </w:rPr>
        <w:t xml:space="preserve">attainments that </w:t>
      </w:r>
      <w:r w:rsidRPr="007A6448">
        <w:rPr>
          <w:i/>
          <w:lang w:val="en-US"/>
        </w:rPr>
        <w:t xml:space="preserve">a student </w:t>
      </w:r>
      <w:r w:rsidR="00773F89">
        <w:rPr>
          <w:i/>
          <w:lang w:val="en-US"/>
        </w:rPr>
        <w:t xml:space="preserve">has </w:t>
      </w:r>
      <w:r w:rsidRPr="007A6448">
        <w:rPr>
          <w:i/>
          <w:lang w:val="en-US"/>
        </w:rPr>
        <w:t xml:space="preserve">accumulated in pursuit of a single </w:t>
      </w:r>
      <w:r w:rsidR="002474FD" w:rsidRPr="007A6448">
        <w:rPr>
          <w:i/>
          <w:lang w:val="en-US"/>
        </w:rPr>
        <w:t>credential</w:t>
      </w:r>
      <w:r w:rsidRPr="007A6448">
        <w:rPr>
          <w:i/>
          <w:lang w:val="en-US"/>
        </w:rPr>
        <w:t>.</w:t>
      </w:r>
      <w:r w:rsidR="00F9409D" w:rsidRPr="007A6448">
        <w:rPr>
          <w:i/>
          <w:lang w:val="en-US"/>
        </w:rPr>
        <w:t xml:space="preserve"> The information contained in the </w:t>
      </w:r>
      <w:del w:id="479" w:author="Nick Nicholas" w:date="2018-02-14T14:24:00Z">
        <w:r w:rsidR="00F9409D" w:rsidRPr="007A6448" w:rsidDel="00F720A1">
          <w:rPr>
            <w:i/>
            <w:lang w:val="en-US"/>
          </w:rPr>
          <w:delText xml:space="preserve">achievement </w:delText>
        </w:r>
      </w:del>
      <w:ins w:id="480" w:author="Nick Nicholas" w:date="2018-02-14T14:24:00Z">
        <w:r w:rsidR="00F720A1">
          <w:rPr>
            <w:i/>
            <w:lang w:val="en-US"/>
          </w:rPr>
          <w:t>StudentC</w:t>
        </w:r>
      </w:ins>
      <w:ins w:id="481" w:author="Nick Nicholas" w:date="2018-02-14T14:25:00Z">
        <w:r w:rsidR="00F720A1">
          <w:rPr>
            <w:i/>
            <w:lang w:val="en-US"/>
          </w:rPr>
          <w:t>redentialAttainment</w:t>
        </w:r>
      </w:ins>
      <w:ins w:id="482" w:author="Nick Nicholas" w:date="2018-02-14T14:24:00Z">
        <w:r w:rsidR="00F720A1" w:rsidRPr="007A6448">
          <w:rPr>
            <w:i/>
            <w:lang w:val="en-US"/>
          </w:rPr>
          <w:t xml:space="preserve"> </w:t>
        </w:r>
      </w:ins>
      <w:r w:rsidR="00F9409D" w:rsidRPr="007A6448">
        <w:rPr>
          <w:i/>
          <w:lang w:val="en-US"/>
        </w:rPr>
        <w:t xml:space="preserve">may be repeated for different </w:t>
      </w:r>
      <w:r w:rsidR="002474FD" w:rsidRPr="007A6448">
        <w:rPr>
          <w:i/>
          <w:lang w:val="en-US"/>
        </w:rPr>
        <w:t>credential</w:t>
      </w:r>
      <w:r w:rsidR="00F9409D" w:rsidRPr="007A6448">
        <w:rPr>
          <w:i/>
          <w:lang w:val="en-US"/>
        </w:rPr>
        <w:t>s, adding up to a student transcript</w:t>
      </w:r>
      <w:r w:rsidR="00773F89">
        <w:rPr>
          <w:i/>
          <w:lang w:val="en-US"/>
        </w:rPr>
        <w:t xml:space="preserve"> containing all the student’s attainments</w:t>
      </w:r>
      <w:r w:rsidR="00F9409D" w:rsidRPr="007A6448">
        <w:rPr>
          <w:i/>
          <w:lang w:val="en-US"/>
        </w:rPr>
        <w:t>.</w:t>
      </w:r>
      <w:r w:rsidR="00F34C24" w:rsidRPr="007A6448">
        <w:rPr>
          <w:i/>
          <w:lang w:val="en-US"/>
        </w:rPr>
        <w:t xml:space="preserve"> </w:t>
      </w:r>
      <w:r w:rsidR="001F2A6F" w:rsidRPr="007A6448">
        <w:rPr>
          <w:i/>
          <w:lang w:val="en-US"/>
        </w:rPr>
        <w:t xml:space="preserve">The information in the object may be provided, without the </w:t>
      </w:r>
      <w:r w:rsidR="002474FD" w:rsidRPr="007A6448">
        <w:rPr>
          <w:i/>
          <w:lang w:val="en-US"/>
        </w:rPr>
        <w:t>credential</w:t>
      </w:r>
      <w:r w:rsidR="001F2A6F" w:rsidRPr="007A6448">
        <w:rPr>
          <w:i/>
          <w:lang w:val="en-US"/>
        </w:rPr>
        <w:t xml:space="preserve">Info container and the summaryScoreInfo, as a transcript on </w:t>
      </w:r>
      <w:r w:rsidR="009150A5" w:rsidRPr="007A6448">
        <w:rPr>
          <w:i/>
          <w:lang w:val="en-US"/>
        </w:rPr>
        <w:t>its</w:t>
      </w:r>
      <w:r w:rsidR="001F2A6F" w:rsidRPr="007A6448">
        <w:rPr>
          <w:i/>
          <w:lang w:val="en-US"/>
        </w:rPr>
        <w:t xml:space="preserve"> own</w:t>
      </w:r>
      <w:r w:rsidR="000234F9" w:rsidRPr="007A6448">
        <w:rPr>
          <w:i/>
          <w:lang w:val="en-US"/>
        </w:rPr>
        <w:t xml:space="preserve">—in which case the information is not specific to any one </w:t>
      </w:r>
      <w:r w:rsidR="002474FD" w:rsidRPr="007A6448">
        <w:rPr>
          <w:i/>
          <w:lang w:val="en-US"/>
        </w:rPr>
        <w:t>credential</w:t>
      </w:r>
      <w:r w:rsidR="001F2A6F" w:rsidRPr="007A6448">
        <w:rPr>
          <w:i/>
          <w:lang w:val="en-US"/>
        </w:rPr>
        <w:t>.</w:t>
      </w:r>
    </w:p>
    <w:p w14:paraId="5BCC57E0" w14:textId="77777777" w:rsidR="004052E8" w:rsidRPr="007A6448" w:rsidRDefault="004052E8">
      <w:pPr>
        <w:rPr>
          <w:i/>
          <w:lang w:val="en-US"/>
        </w:rPr>
      </w:pPr>
    </w:p>
    <w:p w14:paraId="4F1FC89D" w14:textId="7D5A262F" w:rsidR="00C1286E" w:rsidRPr="007A6448" w:rsidRDefault="004052E8">
      <w:pPr>
        <w:rPr>
          <w:i/>
          <w:lang w:val="en-US"/>
        </w:rPr>
      </w:pPr>
      <w:r w:rsidRPr="007A6448">
        <w:rPr>
          <w:i/>
          <w:lang w:val="en-US"/>
        </w:rPr>
        <w:t xml:space="preserve">The </w:t>
      </w:r>
      <w:ins w:id="483" w:author="Nick Nicholas" w:date="2018-02-14T14:25:00Z">
        <w:r w:rsidR="00F720A1">
          <w:rPr>
            <w:i/>
            <w:lang w:val="en-US"/>
          </w:rPr>
          <w:t>StudentCredentialAttainment</w:t>
        </w:r>
        <w:r w:rsidR="00F720A1" w:rsidRPr="007A6448">
          <w:rPr>
            <w:i/>
            <w:lang w:val="en-US"/>
          </w:rPr>
          <w:t xml:space="preserve"> </w:t>
        </w:r>
      </w:ins>
      <w:del w:id="484" w:author="Nick Nicholas" w:date="2018-02-14T14:25:00Z">
        <w:r w:rsidRPr="007A6448" w:rsidDel="00F720A1">
          <w:rPr>
            <w:i/>
            <w:lang w:val="en-US"/>
          </w:rPr>
          <w:delText>Student</w:delText>
        </w:r>
        <w:r w:rsidR="002474FD" w:rsidRPr="007A6448" w:rsidDel="00F720A1">
          <w:rPr>
            <w:i/>
            <w:lang w:val="en-US"/>
          </w:rPr>
          <w:delText>Attainment</w:delText>
        </w:r>
        <w:r w:rsidRPr="007A6448" w:rsidDel="00F720A1">
          <w:rPr>
            <w:i/>
            <w:lang w:val="en-US"/>
          </w:rPr>
          <w:delText>Achievement</w:delText>
        </w:r>
        <w:r w:rsidR="00C1286E" w:rsidRPr="007A6448" w:rsidDel="00F720A1">
          <w:rPr>
            <w:i/>
            <w:lang w:val="en-US"/>
          </w:rPr>
          <w:delText xml:space="preserve"> </w:delText>
        </w:r>
      </w:del>
      <w:r w:rsidR="00967FFD" w:rsidRPr="007A6448">
        <w:rPr>
          <w:i/>
          <w:lang w:val="en-US"/>
        </w:rPr>
        <w:t xml:space="preserve">optionally </w:t>
      </w:r>
      <w:r w:rsidR="00C1286E" w:rsidRPr="007A6448">
        <w:rPr>
          <w:i/>
          <w:lang w:val="en-US"/>
        </w:rPr>
        <w:t xml:space="preserve">links to </w:t>
      </w:r>
      <w:r w:rsidR="00967FFD" w:rsidRPr="007A6448">
        <w:rPr>
          <w:i/>
          <w:lang w:val="en-US"/>
        </w:rPr>
        <w:t xml:space="preserve">a </w:t>
      </w:r>
      <w:r w:rsidR="00957CFA" w:rsidRPr="007A6448">
        <w:rPr>
          <w:i/>
          <w:lang w:val="en-US"/>
        </w:rPr>
        <w:t>Credential</w:t>
      </w:r>
      <w:r w:rsidR="00967FFD" w:rsidRPr="007A6448">
        <w:rPr>
          <w:i/>
          <w:lang w:val="en-US"/>
        </w:rPr>
        <w:t xml:space="preserve"> object</w:t>
      </w:r>
      <w:r w:rsidR="002846D5" w:rsidRPr="007A6448">
        <w:rPr>
          <w:i/>
          <w:lang w:val="en-US"/>
        </w:rPr>
        <w:t xml:space="preserve"> providing more information about the </w:t>
      </w:r>
      <w:r w:rsidR="002474FD" w:rsidRPr="007A6448">
        <w:rPr>
          <w:i/>
          <w:lang w:val="en-US"/>
        </w:rPr>
        <w:t>Credential</w:t>
      </w:r>
      <w:r w:rsidR="002846D5" w:rsidRPr="007A6448">
        <w:rPr>
          <w:i/>
          <w:lang w:val="en-US"/>
        </w:rPr>
        <w:t xml:space="preserve"> (its name, its authority, its year level)</w:t>
      </w:r>
      <w:r w:rsidR="00650F70">
        <w:rPr>
          <w:i/>
          <w:lang w:val="en-US"/>
        </w:rPr>
        <w:t xml:space="preserve">, if the </w:t>
      </w:r>
      <w:ins w:id="485" w:author="Nick Nicholas" w:date="2018-02-14T14:25:00Z">
        <w:r w:rsidR="00F720A1">
          <w:rPr>
            <w:i/>
            <w:lang w:val="en-US"/>
          </w:rPr>
          <w:t>StudentCredentialAttainment</w:t>
        </w:r>
        <w:r w:rsidR="00F720A1" w:rsidRPr="007A6448">
          <w:rPr>
            <w:i/>
            <w:lang w:val="en-US"/>
          </w:rPr>
          <w:t xml:space="preserve"> </w:t>
        </w:r>
      </w:ins>
      <w:del w:id="486" w:author="Nick Nicholas" w:date="2018-02-14T14:25:00Z">
        <w:r w:rsidR="00650F70" w:rsidRPr="005F573B" w:rsidDel="00F720A1">
          <w:rPr>
            <w:i/>
            <w:lang w:val="en-US"/>
          </w:rPr>
          <w:delText>StudentAttainmentAchievement</w:delText>
        </w:r>
        <w:r w:rsidR="00650F70" w:rsidDel="00F720A1">
          <w:rPr>
            <w:i/>
            <w:lang w:val="en-US"/>
          </w:rPr>
          <w:delText xml:space="preserve"> </w:delText>
        </w:r>
      </w:del>
      <w:r w:rsidR="00650F70">
        <w:rPr>
          <w:i/>
          <w:lang w:val="en-US"/>
        </w:rPr>
        <w:t>is in fact specific to a Credential</w:t>
      </w:r>
      <w:r w:rsidR="002846D5" w:rsidRPr="007A6448">
        <w:rPr>
          <w:i/>
          <w:lang w:val="en-US"/>
        </w:rPr>
        <w:t xml:space="preserve">. Information at the level of </w:t>
      </w:r>
      <w:r w:rsidR="009251D2" w:rsidRPr="007A6448">
        <w:rPr>
          <w:i/>
          <w:lang w:val="en-US"/>
        </w:rPr>
        <w:t xml:space="preserve">the </w:t>
      </w:r>
      <w:r w:rsidR="002474FD" w:rsidRPr="007A6448">
        <w:rPr>
          <w:i/>
          <w:lang w:val="en-US"/>
        </w:rPr>
        <w:t>Credential</w:t>
      </w:r>
      <w:r w:rsidR="002846D5" w:rsidRPr="007A6448">
        <w:rPr>
          <w:i/>
          <w:lang w:val="en-US"/>
        </w:rPr>
        <w:t>Details</w:t>
      </w:r>
      <w:r w:rsidR="009251D2" w:rsidRPr="007A6448">
        <w:rPr>
          <w:i/>
          <w:lang w:val="en-US"/>
        </w:rPr>
        <w:t xml:space="preserve"> object</w:t>
      </w:r>
      <w:r w:rsidR="002846D5" w:rsidRPr="007A6448">
        <w:rPr>
          <w:i/>
          <w:lang w:val="en-US"/>
        </w:rPr>
        <w:t xml:space="preserve"> (see Appendix) is not intended to be transmitted between parties: </w:t>
      </w:r>
      <w:r w:rsidR="00966B2F" w:rsidRPr="007A6448">
        <w:rPr>
          <w:i/>
          <w:lang w:val="en-US"/>
        </w:rPr>
        <w:t xml:space="preserve">that level of detail is only needed internally to a teaching jurisdiction, and will already be shared knowledge. </w:t>
      </w:r>
      <w:r w:rsidR="00CD7219" w:rsidRPr="007A6448">
        <w:rPr>
          <w:i/>
          <w:lang w:val="en-US"/>
        </w:rPr>
        <w:t xml:space="preserve">The information in any </w:t>
      </w:r>
      <w:r w:rsidR="002474FD" w:rsidRPr="007A6448">
        <w:rPr>
          <w:i/>
          <w:lang w:val="en-US"/>
        </w:rPr>
        <w:t>Credential</w:t>
      </w:r>
      <w:r w:rsidR="00CD7219" w:rsidRPr="007A6448">
        <w:rPr>
          <w:i/>
          <w:lang w:val="en-US"/>
        </w:rPr>
        <w:t xml:space="preserve"> object may well be limited enough to convey within a </w:t>
      </w:r>
      <w:ins w:id="487" w:author="Nick Nicholas" w:date="2018-02-14T14:25:00Z">
        <w:r w:rsidR="00F720A1">
          <w:rPr>
            <w:i/>
            <w:lang w:val="en-US"/>
          </w:rPr>
          <w:t>StudentCredentialAttainment</w:t>
        </w:r>
        <w:r w:rsidR="00F720A1" w:rsidRPr="007A6448">
          <w:rPr>
            <w:i/>
            <w:lang w:val="en-US"/>
          </w:rPr>
          <w:t xml:space="preserve"> </w:t>
        </w:r>
      </w:ins>
      <w:del w:id="488" w:author="Nick Nicholas" w:date="2018-02-14T14:25:00Z">
        <w:r w:rsidR="00CD7219" w:rsidRPr="007A6448" w:rsidDel="00F720A1">
          <w:rPr>
            <w:i/>
            <w:lang w:val="en-US"/>
          </w:rPr>
          <w:delText>Student</w:delText>
        </w:r>
        <w:r w:rsidR="002474FD" w:rsidRPr="007A6448" w:rsidDel="00F720A1">
          <w:rPr>
            <w:i/>
            <w:lang w:val="en-US"/>
          </w:rPr>
          <w:delText>Attainment</w:delText>
        </w:r>
        <w:r w:rsidR="00CD7219" w:rsidRPr="007A6448" w:rsidDel="00F720A1">
          <w:rPr>
            <w:i/>
            <w:lang w:val="en-US"/>
          </w:rPr>
          <w:delText xml:space="preserve">Achievement </w:delText>
        </w:r>
      </w:del>
      <w:r w:rsidR="00CD7219" w:rsidRPr="007A6448">
        <w:rPr>
          <w:i/>
          <w:lang w:val="en-US"/>
        </w:rPr>
        <w:t>object.</w:t>
      </w:r>
    </w:p>
    <w:p w14:paraId="529ABA83" w14:textId="77777777" w:rsidR="00A02F5E" w:rsidRPr="007A6448" w:rsidRDefault="00A02F5E">
      <w:pPr>
        <w:rPr>
          <w:i/>
          <w:lang w:val="en-US"/>
        </w:rPr>
      </w:pPr>
    </w:p>
    <w:p w14:paraId="5F999E7B" w14:textId="7A8A1C1F" w:rsidR="00A02F5E" w:rsidRPr="007A6448" w:rsidRDefault="00A02F5E">
      <w:pPr>
        <w:rPr>
          <w:i/>
          <w:lang w:val="en-US"/>
        </w:rPr>
      </w:pPr>
      <w:r w:rsidRPr="007A6448">
        <w:rPr>
          <w:i/>
          <w:lang w:val="en-US"/>
        </w:rPr>
        <w:t xml:space="preserve">The </w:t>
      </w:r>
      <w:ins w:id="489" w:author="Nick Nicholas" w:date="2018-02-14T14:25:00Z">
        <w:r w:rsidR="00F720A1">
          <w:rPr>
            <w:i/>
            <w:lang w:val="en-US"/>
          </w:rPr>
          <w:t>StudentCredentialAttainment</w:t>
        </w:r>
        <w:r w:rsidR="00F720A1" w:rsidRPr="007A6448">
          <w:rPr>
            <w:i/>
            <w:lang w:val="en-US"/>
          </w:rPr>
          <w:t xml:space="preserve"> </w:t>
        </w:r>
      </w:ins>
      <w:del w:id="490" w:author="Nick Nicholas" w:date="2018-02-14T14:25:00Z">
        <w:r w:rsidRPr="007A6448" w:rsidDel="00F720A1">
          <w:rPr>
            <w:i/>
            <w:lang w:val="en-US"/>
          </w:rPr>
          <w:delText>Student</w:delText>
        </w:r>
        <w:r w:rsidR="002474FD" w:rsidRPr="007A6448" w:rsidDel="00F720A1">
          <w:rPr>
            <w:i/>
            <w:lang w:val="en-US"/>
          </w:rPr>
          <w:delText>Attainment</w:delText>
        </w:r>
        <w:r w:rsidRPr="007A6448" w:rsidDel="00F720A1">
          <w:rPr>
            <w:i/>
            <w:lang w:val="en-US"/>
          </w:rPr>
          <w:delText xml:space="preserve">Achievement </w:delText>
        </w:r>
      </w:del>
      <w:r w:rsidRPr="007A6448">
        <w:rPr>
          <w:i/>
          <w:lang w:val="en-US"/>
        </w:rPr>
        <w:t>provides an overall score, and optional teacher judgement.</w:t>
      </w:r>
      <w:r w:rsidR="009150A5" w:rsidRPr="007A6448">
        <w:rPr>
          <w:i/>
          <w:lang w:val="en-US"/>
        </w:rPr>
        <w:t xml:space="preserve"> The </w:t>
      </w:r>
      <w:ins w:id="491" w:author="Nick Nicholas" w:date="2018-02-14T14:25:00Z">
        <w:r w:rsidR="00F720A1">
          <w:rPr>
            <w:i/>
            <w:lang w:val="en-US"/>
          </w:rPr>
          <w:t>StudentCredentialAttainment</w:t>
        </w:r>
        <w:r w:rsidR="00F720A1" w:rsidRPr="007A6448">
          <w:rPr>
            <w:i/>
            <w:lang w:val="en-US"/>
          </w:rPr>
          <w:t xml:space="preserve"> </w:t>
        </w:r>
      </w:ins>
      <w:del w:id="492" w:author="Nick Nicholas" w:date="2018-02-14T14:25:00Z">
        <w:r w:rsidR="009150A5" w:rsidRPr="007A6448" w:rsidDel="00F720A1">
          <w:rPr>
            <w:i/>
            <w:lang w:val="en-US"/>
          </w:rPr>
          <w:delText>Student</w:delText>
        </w:r>
        <w:r w:rsidR="002474FD" w:rsidRPr="007A6448" w:rsidDel="00F720A1">
          <w:rPr>
            <w:i/>
            <w:lang w:val="en-US"/>
          </w:rPr>
          <w:delText>Attainment</w:delText>
        </w:r>
        <w:r w:rsidR="009150A5" w:rsidRPr="007A6448" w:rsidDel="00F720A1">
          <w:rPr>
            <w:i/>
            <w:lang w:val="en-US"/>
          </w:rPr>
          <w:delText xml:space="preserve">Achievement </w:delText>
        </w:r>
      </w:del>
      <w:r w:rsidR="009150A5" w:rsidRPr="007A6448">
        <w:rPr>
          <w:i/>
          <w:lang w:val="en-US"/>
        </w:rPr>
        <w:t xml:space="preserve">may also provide the total credits accumulated by the student in pursuit of the </w:t>
      </w:r>
      <w:r w:rsidR="002474FD" w:rsidRPr="007A6448">
        <w:rPr>
          <w:i/>
          <w:lang w:val="en-US"/>
        </w:rPr>
        <w:t>Credential</w:t>
      </w:r>
      <w:r w:rsidR="009150A5" w:rsidRPr="007A6448">
        <w:rPr>
          <w:i/>
          <w:lang w:val="en-US"/>
        </w:rPr>
        <w:t xml:space="preserve">; if it does so, it should contextualise the credit count against the maximum possible credits for the </w:t>
      </w:r>
      <w:r w:rsidR="002474FD" w:rsidRPr="007A6448">
        <w:rPr>
          <w:i/>
          <w:lang w:val="en-US"/>
        </w:rPr>
        <w:t>Credential</w:t>
      </w:r>
      <w:r w:rsidR="009150A5" w:rsidRPr="007A6448">
        <w:rPr>
          <w:i/>
          <w:lang w:val="en-US"/>
        </w:rPr>
        <w:t>, and the amount of credits needed to pass.</w:t>
      </w:r>
    </w:p>
    <w:p w14:paraId="2E01B6E0" w14:textId="77777777" w:rsidR="00C1286E" w:rsidRPr="007A6448" w:rsidRDefault="00C1286E">
      <w:pPr>
        <w:rPr>
          <w:i/>
          <w:lang w:val="en-US"/>
        </w:rPr>
      </w:pPr>
    </w:p>
    <w:p w14:paraId="4EAA7124" w14:textId="0B4161A9" w:rsidR="00F243C5" w:rsidRDefault="003F30EB">
      <w:pPr>
        <w:rPr>
          <w:i/>
          <w:lang w:val="en-US"/>
        </w:rPr>
      </w:pPr>
      <w:r w:rsidRPr="007A6448">
        <w:rPr>
          <w:i/>
          <w:lang w:val="en-US"/>
        </w:rPr>
        <w:t xml:space="preserve">The </w:t>
      </w:r>
      <w:ins w:id="493" w:author="Nick Nicholas" w:date="2018-02-14T14:25:00Z">
        <w:r w:rsidR="00F720A1">
          <w:rPr>
            <w:i/>
            <w:lang w:val="en-US"/>
          </w:rPr>
          <w:t>StudentCredentialAttainment</w:t>
        </w:r>
        <w:r w:rsidR="00F720A1" w:rsidRPr="007A6448">
          <w:rPr>
            <w:i/>
            <w:lang w:val="en-US"/>
          </w:rPr>
          <w:t xml:space="preserve"> </w:t>
        </w:r>
      </w:ins>
      <w:del w:id="494" w:author="Nick Nicholas" w:date="2018-02-14T14:25:00Z">
        <w:r w:rsidRPr="007A6448" w:rsidDel="00F720A1">
          <w:rPr>
            <w:i/>
            <w:lang w:val="en-US"/>
          </w:rPr>
          <w:delText>Student</w:delText>
        </w:r>
        <w:r w:rsidR="002474FD" w:rsidRPr="007A6448" w:rsidDel="00F720A1">
          <w:rPr>
            <w:i/>
            <w:lang w:val="en-US"/>
          </w:rPr>
          <w:delText>Attainment</w:delText>
        </w:r>
        <w:r w:rsidRPr="007A6448" w:rsidDel="00F720A1">
          <w:rPr>
            <w:i/>
            <w:lang w:val="en-US"/>
          </w:rPr>
          <w:delText xml:space="preserve">Achievement </w:delText>
        </w:r>
      </w:del>
      <w:r w:rsidRPr="007A6448">
        <w:rPr>
          <w:i/>
          <w:lang w:val="en-US"/>
        </w:rPr>
        <w:t xml:space="preserve">tracks </w:t>
      </w:r>
      <w:r w:rsidR="00664002">
        <w:rPr>
          <w:i/>
          <w:lang w:val="en-US"/>
        </w:rPr>
        <w:t xml:space="preserve">as Attainments the progress that a student makes against </w:t>
      </w:r>
      <w:r w:rsidRPr="007A6448">
        <w:rPr>
          <w:i/>
          <w:lang w:val="en-US"/>
        </w:rPr>
        <w:t xml:space="preserve">assessments, courses, course units = classes and RPL </w:t>
      </w:r>
      <w:r w:rsidR="002474FD" w:rsidRPr="007A6448">
        <w:rPr>
          <w:i/>
          <w:lang w:val="en-US"/>
        </w:rPr>
        <w:t>credential</w:t>
      </w:r>
      <w:r w:rsidRPr="007A6448">
        <w:rPr>
          <w:i/>
          <w:lang w:val="en-US"/>
        </w:rPr>
        <w:t xml:space="preserve">s in order to achieve the </w:t>
      </w:r>
      <w:r w:rsidR="002474FD" w:rsidRPr="007A6448">
        <w:rPr>
          <w:i/>
          <w:lang w:val="en-US"/>
        </w:rPr>
        <w:t>Credential</w:t>
      </w:r>
      <w:r w:rsidRPr="007A6448">
        <w:rPr>
          <w:i/>
          <w:lang w:val="en-US"/>
        </w:rPr>
        <w:t>. These are of interest for RPL</w:t>
      </w:r>
      <w:r w:rsidR="00F243C5">
        <w:rPr>
          <w:i/>
          <w:lang w:val="en-US"/>
        </w:rPr>
        <w:t xml:space="preserve">, and as justification for the awarding of the </w:t>
      </w:r>
      <w:ins w:id="495" w:author="Nick Nicholas" w:date="2018-02-14T14:25:00Z">
        <w:r w:rsidR="00F720A1">
          <w:rPr>
            <w:i/>
            <w:lang w:val="en-US"/>
          </w:rPr>
          <w:t>StudentCredentialAttainment</w:t>
        </w:r>
      </w:ins>
      <w:del w:id="496" w:author="Nick Nicholas" w:date="2018-02-14T14:25:00Z">
        <w:r w:rsidR="0081409E" w:rsidRPr="00EF7196" w:rsidDel="00F720A1">
          <w:rPr>
            <w:i/>
            <w:lang w:val="en-US"/>
          </w:rPr>
          <w:delText>StudentAttainmentAchievement</w:delText>
        </w:r>
      </w:del>
      <w:r w:rsidRPr="007A6448">
        <w:rPr>
          <w:i/>
          <w:lang w:val="en-US"/>
        </w:rPr>
        <w:t>.</w:t>
      </w:r>
      <w:r w:rsidR="00664002">
        <w:rPr>
          <w:i/>
          <w:lang w:val="en-US"/>
        </w:rPr>
        <w:t xml:space="preserve"> </w:t>
      </w:r>
      <w:r w:rsidRPr="007A6448">
        <w:rPr>
          <w:i/>
          <w:lang w:val="en-US"/>
        </w:rPr>
        <w:t xml:space="preserve"> </w:t>
      </w:r>
      <w:r w:rsidR="004A6214">
        <w:rPr>
          <w:i/>
          <w:lang w:val="en-US"/>
        </w:rPr>
        <w:t xml:space="preserve">Attainments are separate objects linked to from the </w:t>
      </w:r>
      <w:ins w:id="497" w:author="Nick Nicholas" w:date="2018-02-14T14:25:00Z">
        <w:r w:rsidR="00F720A1">
          <w:rPr>
            <w:i/>
            <w:lang w:val="en-US"/>
          </w:rPr>
          <w:t>StudentCredentialAttainment</w:t>
        </w:r>
      </w:ins>
      <w:del w:id="498" w:author="Nick Nicholas" w:date="2018-02-14T14:25:00Z">
        <w:r w:rsidR="004A6214" w:rsidRPr="00EF7196" w:rsidDel="00F720A1">
          <w:rPr>
            <w:i/>
            <w:lang w:val="en-US"/>
          </w:rPr>
          <w:delText>StudentAttainmentAchievement</w:delText>
        </w:r>
      </w:del>
      <w:r w:rsidR="004A6214">
        <w:rPr>
          <w:i/>
          <w:lang w:val="en-US"/>
        </w:rPr>
        <w:t xml:space="preserve">, </w:t>
      </w:r>
      <w:r w:rsidR="0025788C">
        <w:rPr>
          <w:i/>
          <w:lang w:val="en-US"/>
        </w:rPr>
        <w:t>containing a score, credits, learning standards covered, and a link to the task attempted.</w:t>
      </w:r>
    </w:p>
    <w:p w14:paraId="1D1F0788" w14:textId="77777777" w:rsidR="000E702B" w:rsidRPr="007A6448" w:rsidRDefault="000E702B" w:rsidP="000E702B">
      <w:pPr>
        <w:rPr>
          <w:i/>
          <w:lang w:val="en-US"/>
        </w:rPr>
      </w:pPr>
    </w:p>
    <w:p w14:paraId="4A70A580" w14:textId="73250146" w:rsidR="000E702B" w:rsidRPr="007A6448" w:rsidRDefault="000E702B" w:rsidP="000E702B">
      <w:pPr>
        <w:rPr>
          <w:i/>
          <w:lang w:val="en-US"/>
        </w:rPr>
      </w:pPr>
      <w:r w:rsidRPr="007A6448">
        <w:rPr>
          <w:i/>
          <w:lang w:val="en-US"/>
        </w:rPr>
        <w:t xml:space="preserve">The </w:t>
      </w:r>
      <w:ins w:id="499" w:author="Nick Nicholas" w:date="2018-02-14T14:25:00Z">
        <w:r w:rsidR="00F720A1">
          <w:rPr>
            <w:i/>
            <w:lang w:val="en-US"/>
          </w:rPr>
          <w:t>StudentCredentialAttainment</w:t>
        </w:r>
        <w:r w:rsidR="00F720A1" w:rsidRPr="007A6448">
          <w:rPr>
            <w:i/>
            <w:lang w:val="en-US"/>
          </w:rPr>
          <w:t xml:space="preserve"> </w:t>
        </w:r>
      </w:ins>
      <w:del w:id="500" w:author="Nick Nicholas" w:date="2018-02-14T14:25:00Z">
        <w:r w:rsidR="009D7466" w:rsidRPr="007A6448" w:rsidDel="00F720A1">
          <w:rPr>
            <w:i/>
            <w:lang w:val="en-US"/>
          </w:rPr>
          <w:delText>Student</w:delText>
        </w:r>
        <w:r w:rsidR="002474FD" w:rsidRPr="007A6448" w:rsidDel="00F720A1">
          <w:rPr>
            <w:i/>
            <w:lang w:val="en-US"/>
          </w:rPr>
          <w:delText>Attainment</w:delText>
        </w:r>
        <w:r w:rsidR="009D7466" w:rsidRPr="007A6448" w:rsidDel="00F720A1">
          <w:rPr>
            <w:i/>
            <w:lang w:val="en-US"/>
          </w:rPr>
          <w:delText xml:space="preserve">Achievement </w:delText>
        </w:r>
      </w:del>
      <w:r w:rsidRPr="007A6448">
        <w:rPr>
          <w:i/>
          <w:lang w:val="en-US"/>
        </w:rPr>
        <w:t xml:space="preserve">object tracks the </w:t>
      </w:r>
      <w:r w:rsidR="00B16E80">
        <w:rPr>
          <w:i/>
          <w:lang w:val="en-US"/>
        </w:rPr>
        <w:t>Learning Standards</w:t>
      </w:r>
      <w:r w:rsidR="00B16E80" w:rsidRPr="007A6448">
        <w:rPr>
          <w:i/>
          <w:lang w:val="en-US"/>
        </w:rPr>
        <w:t xml:space="preserve"> </w:t>
      </w:r>
      <w:r w:rsidRPr="007A6448">
        <w:rPr>
          <w:i/>
          <w:lang w:val="en-US"/>
        </w:rPr>
        <w:t xml:space="preserve">that </w:t>
      </w:r>
      <w:r w:rsidR="00483742" w:rsidRPr="007A6448">
        <w:rPr>
          <w:i/>
          <w:lang w:val="en-US"/>
        </w:rPr>
        <w:t>have</w:t>
      </w:r>
      <w:r w:rsidRPr="007A6448">
        <w:rPr>
          <w:i/>
          <w:lang w:val="en-US"/>
        </w:rPr>
        <w:t xml:space="preserve"> be achieved</w:t>
      </w:r>
      <w:r w:rsidR="00E672DC">
        <w:rPr>
          <w:i/>
          <w:lang w:val="en-US"/>
        </w:rPr>
        <w:t xml:space="preserve"> by the student</w:t>
      </w:r>
      <w:r w:rsidR="00450134">
        <w:rPr>
          <w:i/>
          <w:lang w:val="en-US"/>
        </w:rPr>
        <w:t xml:space="preserve"> overall</w:t>
      </w:r>
      <w:r w:rsidRPr="007A6448">
        <w:rPr>
          <w:i/>
          <w:lang w:val="en-US"/>
        </w:rPr>
        <w:t xml:space="preserve">, and </w:t>
      </w:r>
      <w:r w:rsidR="00483742" w:rsidRPr="007A6448">
        <w:rPr>
          <w:i/>
          <w:lang w:val="en-US"/>
        </w:rPr>
        <w:t xml:space="preserve">optionally </w:t>
      </w:r>
      <w:r w:rsidRPr="007A6448">
        <w:rPr>
          <w:i/>
          <w:lang w:val="en-US"/>
        </w:rPr>
        <w:t>apportions an optional breakdown of credits against each.</w:t>
      </w:r>
    </w:p>
    <w:p w14:paraId="23B36C49" w14:textId="458A4F27" w:rsidR="00E77401" w:rsidRPr="007A6448" w:rsidRDefault="00E672DC" w:rsidP="007A6448">
      <w:pPr>
        <w:tabs>
          <w:tab w:val="left" w:pos="1685"/>
        </w:tabs>
        <w:rPr>
          <w:i/>
          <w:lang w:val="en-US"/>
        </w:rPr>
      </w:pPr>
      <w:r>
        <w:rPr>
          <w:i/>
          <w:lang w:val="en-US"/>
        </w:rPr>
        <w:tab/>
      </w:r>
    </w:p>
    <w:p w14:paraId="354E035D" w14:textId="5F92B349" w:rsidR="00E77401" w:rsidRPr="007A6448" w:rsidRDefault="00E77401" w:rsidP="000E702B">
      <w:pPr>
        <w:rPr>
          <w:lang w:val="en-US"/>
        </w:rPr>
      </w:pPr>
      <w:r w:rsidRPr="007A6448">
        <w:rPr>
          <w:lang w:val="en-US"/>
        </w:rPr>
        <w:t>The high-level structure of the object is:</w:t>
      </w:r>
    </w:p>
    <w:p w14:paraId="1A6CEB7C" w14:textId="77777777" w:rsidR="00E77401" w:rsidRPr="007A6448" w:rsidRDefault="00E77401" w:rsidP="000E702B">
      <w:pPr>
        <w:rPr>
          <w:lang w:val="en-US"/>
        </w:rPr>
      </w:pPr>
    </w:p>
    <w:p w14:paraId="282A610E" w14:textId="6F3F2812" w:rsidR="00E77401" w:rsidRDefault="00E77401" w:rsidP="000E702B">
      <w:r>
        <w:t>Student</w:t>
      </w:r>
      <w:ins w:id="501" w:author="Nick Nicholas" w:date="2018-02-14T14:26:00Z">
        <w:r w:rsidR="00F720A1">
          <w:rPr>
            <w:lang w:val="en-AU"/>
          </w:rPr>
          <w:t>Credential</w:t>
        </w:r>
      </w:ins>
      <w:r w:rsidR="002474FD">
        <w:t>Attainment</w:t>
      </w:r>
      <w:del w:id="502" w:author="Nick Nicholas" w:date="2018-02-14T14:26:00Z">
        <w:r w:rsidDel="00F720A1">
          <w:delText>Achievement</w:delText>
        </w:r>
      </w:del>
      <w:r>
        <w:t>:</w:t>
      </w:r>
    </w:p>
    <w:p w14:paraId="759A1CA7" w14:textId="49DC483F" w:rsidR="00E77401" w:rsidRDefault="002474FD" w:rsidP="00476D14">
      <w:pPr>
        <w:pStyle w:val="a3"/>
        <w:numPr>
          <w:ilvl w:val="0"/>
          <w:numId w:val="24"/>
        </w:numPr>
      </w:pPr>
      <w:r>
        <w:t>Credential</w:t>
      </w:r>
      <w:r w:rsidR="00E77401">
        <w:t xml:space="preserve">Info: data about the </w:t>
      </w:r>
      <w:r>
        <w:t>credential</w:t>
      </w:r>
      <w:r w:rsidR="00E672DC">
        <w:t xml:space="preserve"> (optional)</w:t>
      </w:r>
      <w:r w:rsidR="00450134">
        <w:t>; links to a Credential object</w:t>
      </w:r>
    </w:p>
    <w:p w14:paraId="44A5637E" w14:textId="22CC68FD" w:rsidR="00E77401" w:rsidRDefault="00E77401" w:rsidP="00476D14">
      <w:pPr>
        <w:pStyle w:val="a3"/>
        <w:numPr>
          <w:ilvl w:val="0"/>
          <w:numId w:val="24"/>
        </w:numPr>
      </w:pPr>
      <w:r>
        <w:t xml:space="preserve">SummaryScoreInfo: overall score reached for the </w:t>
      </w:r>
      <w:r w:rsidR="002474FD">
        <w:t>credential</w:t>
      </w:r>
    </w:p>
    <w:p w14:paraId="6E7B1A88" w14:textId="11F97095" w:rsidR="00256D3C" w:rsidRDefault="002110F5" w:rsidP="00476D14">
      <w:pPr>
        <w:pStyle w:val="a3"/>
        <w:numPr>
          <w:ilvl w:val="0"/>
          <w:numId w:val="24"/>
        </w:numPr>
      </w:pPr>
      <w:r>
        <w:t>AttainmentList</w:t>
      </w:r>
      <w:r w:rsidR="00256D3C">
        <w:t>: links to</w:t>
      </w:r>
      <w:r>
        <w:t xml:space="preserve"> </w:t>
      </w:r>
      <w:r w:rsidR="00256D3C">
        <w:t>description</w:t>
      </w:r>
      <w:r>
        <w:t>s</w:t>
      </w:r>
      <w:r w:rsidR="00256D3C">
        <w:t xml:space="preserve"> of </w:t>
      </w:r>
      <w:r>
        <w:t xml:space="preserve">performance against tasks </w:t>
      </w:r>
      <w:r w:rsidR="00256D3C">
        <w:t xml:space="preserve">undertaken towards this </w:t>
      </w:r>
      <w:r w:rsidR="002474FD">
        <w:t>credential</w:t>
      </w:r>
      <w:r>
        <w:t>; those tasks include course units (outside the context of a course), courses, assessments, and previous credentials.</w:t>
      </w:r>
    </w:p>
    <w:p w14:paraId="3A37FB76" w14:textId="2CCD7A73" w:rsidR="00256D3C" w:rsidRDefault="002474FD" w:rsidP="00476D14">
      <w:pPr>
        <w:pStyle w:val="a3"/>
        <w:numPr>
          <w:ilvl w:val="0"/>
          <w:numId w:val="24"/>
        </w:numPr>
      </w:pPr>
      <w:r>
        <w:t>Credential</w:t>
      </w:r>
      <w:r w:rsidR="00256D3C">
        <w:t xml:space="preserve">List: links to/description of </w:t>
      </w:r>
      <w:r>
        <w:t>credential</w:t>
      </w:r>
      <w:r w:rsidR="00256D3C">
        <w:t xml:space="preserve">s undertaken towards this </w:t>
      </w:r>
      <w:r>
        <w:t>credential</w:t>
      </w:r>
    </w:p>
    <w:p w14:paraId="21E761D7" w14:textId="77777777" w:rsidR="00ED571C" w:rsidRPr="007A6448" w:rsidRDefault="00ED571C" w:rsidP="00ED571C">
      <w:pPr>
        <w:rPr>
          <w:lang w:val="en-US"/>
        </w:rPr>
      </w:pPr>
    </w:p>
    <w:p w14:paraId="28339608" w14:textId="03B05879" w:rsidR="00ED571C" w:rsidRPr="007A6448" w:rsidRDefault="00ED571C" w:rsidP="00ED571C">
      <w:pPr>
        <w:rPr>
          <w:lang w:val="en-US"/>
        </w:rPr>
      </w:pPr>
      <w:r w:rsidRPr="007A6448">
        <w:rPr>
          <w:lang w:val="en-US"/>
        </w:rPr>
        <w:t xml:space="preserve">Without information about the </w:t>
      </w:r>
      <w:r w:rsidR="002474FD" w:rsidRPr="007A6448">
        <w:rPr>
          <w:lang w:val="en-US"/>
        </w:rPr>
        <w:t>credential</w:t>
      </w:r>
      <w:r w:rsidRPr="007A6448">
        <w:rPr>
          <w:lang w:val="en-US"/>
        </w:rPr>
        <w:t>, the object can serve as a student transcript, capturing all study undertaken by the student</w:t>
      </w:r>
      <w:r w:rsidR="00FC33A7">
        <w:rPr>
          <w:lang w:val="en-US"/>
        </w:rPr>
        <w:t xml:space="preserve"> (and associated attainments)</w:t>
      </w:r>
      <w:r w:rsidRPr="007A6448">
        <w:rPr>
          <w:lang w:val="en-US"/>
        </w:rPr>
        <w:t xml:space="preserve">, regardless of </w:t>
      </w:r>
      <w:r w:rsidR="002474FD" w:rsidRPr="007A6448">
        <w:rPr>
          <w:lang w:val="en-US"/>
        </w:rPr>
        <w:t>credential</w:t>
      </w:r>
      <w:r w:rsidRPr="007A6448">
        <w:rPr>
          <w:lang w:val="en-US"/>
        </w:rPr>
        <w:t xml:space="preserve"> they were pursuing:</w:t>
      </w:r>
    </w:p>
    <w:p w14:paraId="277C8834" w14:textId="77777777" w:rsidR="00ED571C" w:rsidRPr="007A6448" w:rsidRDefault="00ED571C" w:rsidP="00ED571C">
      <w:pPr>
        <w:rPr>
          <w:lang w:val="en-US"/>
        </w:rPr>
      </w:pPr>
    </w:p>
    <w:p w14:paraId="659D73C0" w14:textId="7CAC1102" w:rsidR="00ED571C" w:rsidRDefault="00ED571C" w:rsidP="00ED571C">
      <w:r>
        <w:t>StudentTranscript:</w:t>
      </w:r>
    </w:p>
    <w:p w14:paraId="0187E5E4" w14:textId="7DBDA29A" w:rsidR="00ED571C" w:rsidRDefault="002110F5" w:rsidP="00476D14">
      <w:pPr>
        <w:pStyle w:val="a3"/>
        <w:numPr>
          <w:ilvl w:val="0"/>
          <w:numId w:val="24"/>
        </w:numPr>
      </w:pPr>
      <w:r>
        <w:t>AttainmentList</w:t>
      </w:r>
    </w:p>
    <w:p w14:paraId="75005764" w14:textId="77777777" w:rsidR="002062EA" w:rsidRDefault="002062EA" w:rsidP="002062EA"/>
    <w:p w14:paraId="3023B1F5" w14:textId="67F21896" w:rsidR="00D62922" w:rsidRPr="007A6448" w:rsidRDefault="00D62922" w:rsidP="002062EA">
      <w:pPr>
        <w:rPr>
          <w:lang w:val="en-US"/>
        </w:rPr>
      </w:pPr>
      <w:r w:rsidRPr="007A6448">
        <w:rPr>
          <w:lang w:val="en-US"/>
        </w:rPr>
        <w:t xml:space="preserve">Note that details of the </w:t>
      </w:r>
      <w:r w:rsidR="002474FD" w:rsidRPr="007A6448">
        <w:rPr>
          <w:lang w:val="en-US"/>
        </w:rPr>
        <w:t>credential</w:t>
      </w:r>
      <w:r w:rsidRPr="007A6448">
        <w:rPr>
          <w:lang w:val="en-US"/>
        </w:rPr>
        <w:t>s being attempted</w:t>
      </w:r>
      <w:r w:rsidR="007B285A" w:rsidRPr="007A6448">
        <w:rPr>
          <w:lang w:val="en-US"/>
        </w:rPr>
        <w:t>, and the associated credits breakdown,</w:t>
      </w:r>
      <w:r w:rsidRPr="007A6448">
        <w:rPr>
          <w:lang w:val="en-US"/>
        </w:rPr>
        <w:t xml:space="preserve"> are not </w:t>
      </w:r>
      <w:r w:rsidR="007B285A" w:rsidRPr="007A6448">
        <w:rPr>
          <w:lang w:val="en-US"/>
        </w:rPr>
        <w:t>needed</w:t>
      </w:r>
      <w:r w:rsidRPr="007A6448">
        <w:rPr>
          <w:lang w:val="en-US"/>
        </w:rPr>
        <w:t xml:space="preserve"> in student transfer, if the </w:t>
      </w:r>
      <w:r w:rsidR="002474FD" w:rsidRPr="007A6448">
        <w:rPr>
          <w:lang w:val="en-US"/>
        </w:rPr>
        <w:t>credential</w:t>
      </w:r>
      <w:r w:rsidRPr="007A6448">
        <w:rPr>
          <w:lang w:val="en-US"/>
        </w:rPr>
        <w:t xml:space="preserve"> is not valid in the receiving school: the school in that case is only interested in RPL, which is addressed by the listing of studies and their associated competencies.</w:t>
      </w:r>
    </w:p>
    <w:p w14:paraId="646EC3FE" w14:textId="77777777" w:rsidR="00D62922" w:rsidRPr="007A6448" w:rsidRDefault="00D62922" w:rsidP="002062EA">
      <w:pPr>
        <w:rPr>
          <w:lang w:val="en-US"/>
        </w:rPr>
      </w:pPr>
    </w:p>
    <w:p w14:paraId="207EE140" w14:textId="5D0A028E" w:rsidR="002062EA" w:rsidDel="00375898" w:rsidRDefault="002062EA" w:rsidP="002062EA">
      <w:pPr>
        <w:rPr>
          <w:del w:id="503" w:author="Nick Nicholas" w:date="2018-02-14T14:29:00Z"/>
          <w:lang w:val="en-US"/>
        </w:rPr>
      </w:pPr>
      <w:r w:rsidRPr="007A6448">
        <w:rPr>
          <w:lang w:val="en-US"/>
        </w:rPr>
        <w:t xml:space="preserve">If the </w:t>
      </w:r>
      <w:ins w:id="504" w:author="Nick Nicholas" w:date="2018-02-14T14:26:00Z">
        <w:r w:rsidR="00F720A1">
          <w:t>Student</w:t>
        </w:r>
        <w:r w:rsidR="00F720A1">
          <w:rPr>
            <w:lang w:val="en-AU"/>
          </w:rPr>
          <w:t>Credential</w:t>
        </w:r>
        <w:r w:rsidR="00F720A1">
          <w:t>Attainment</w:t>
        </w:r>
        <w:r w:rsidR="00F720A1">
          <w:rPr>
            <w:lang w:val="en-AU"/>
          </w:rPr>
          <w:t xml:space="preserve"> </w:t>
        </w:r>
      </w:ins>
      <w:del w:id="505" w:author="Nick Nicholas" w:date="2018-02-14T14:26:00Z">
        <w:r w:rsidRPr="007A6448" w:rsidDel="00F720A1">
          <w:rPr>
            <w:lang w:val="en-US"/>
          </w:rPr>
          <w:delText>Student</w:delText>
        </w:r>
        <w:r w:rsidR="002474FD" w:rsidRPr="007A6448" w:rsidDel="00F720A1">
          <w:rPr>
            <w:lang w:val="en-US"/>
          </w:rPr>
          <w:delText>Attainment</w:delText>
        </w:r>
        <w:r w:rsidRPr="007A6448" w:rsidDel="00F720A1">
          <w:rPr>
            <w:lang w:val="en-US"/>
          </w:rPr>
          <w:delText xml:space="preserve">Achievement </w:delText>
        </w:r>
      </w:del>
      <w:r w:rsidRPr="007A6448">
        <w:rPr>
          <w:lang w:val="en-US"/>
        </w:rPr>
        <w:t xml:space="preserve">is repeated within a transcript, that becomes a transcript object broken down by </w:t>
      </w:r>
      <w:r w:rsidR="00957CFA" w:rsidRPr="007A6448">
        <w:rPr>
          <w:lang w:val="en-US"/>
        </w:rPr>
        <w:t>Credential</w:t>
      </w:r>
      <w:r w:rsidRPr="007A6448">
        <w:rPr>
          <w:lang w:val="en-US"/>
        </w:rPr>
        <w:t>.</w:t>
      </w:r>
    </w:p>
    <w:p w14:paraId="2F564C3E" w14:textId="77777777" w:rsidR="002110F5" w:rsidRDefault="002110F5" w:rsidP="002062EA">
      <w:pPr>
        <w:rPr>
          <w:lang w:val="en-US"/>
        </w:rPr>
      </w:pPr>
    </w:p>
    <w:p w14:paraId="22D38AC0" w14:textId="287E9D53" w:rsidR="00815F61" w:rsidRPr="000008C6" w:rsidRDefault="00815F61" w:rsidP="00375898">
      <w:pPr>
        <w:pStyle w:val="3"/>
        <w:pageBreakBefore/>
      </w:pPr>
      <w:commentRangeStart w:id="506"/>
      <w:commentRangeStart w:id="507"/>
      <w:ins w:id="508" w:author="Stuart McGrigor" w:date="2018-01-31T15:24:00Z">
        <w:r w:rsidRPr="000008C6">
          <w:lastRenderedPageBreak/>
          <w:t>NZ Examples</w:t>
        </w:r>
      </w:ins>
      <w:commentRangeEnd w:id="506"/>
      <w:ins w:id="509" w:author="Stuart McGrigor" w:date="2018-02-08T08:02:00Z">
        <w:r w:rsidR="001C6D03">
          <w:rPr>
            <w:rStyle w:val="a6"/>
            <w:rFonts w:ascii="Times New Roman" w:eastAsiaTheme="minorHAnsi" w:hAnsi="Times New Roman" w:cs="Times New Roman"/>
            <w:color w:val="auto"/>
          </w:rPr>
          <w:commentReference w:id="506"/>
        </w:r>
      </w:ins>
      <w:commentRangeEnd w:id="507"/>
      <w:r w:rsidR="00375898">
        <w:rPr>
          <w:rStyle w:val="a6"/>
          <w:rFonts w:ascii="Times New Roman" w:eastAsiaTheme="minorHAnsi" w:hAnsi="Times New Roman" w:cs="Times New Roman"/>
          <w:color w:val="auto"/>
        </w:rPr>
        <w:commentReference w:id="507"/>
      </w:r>
    </w:p>
    <w:p w14:paraId="11D6A58A" w14:textId="5400A02A" w:rsidR="00A85EE0" w:rsidRDefault="003B7FF7" w:rsidP="00375898">
      <w:pPr>
        <w:pStyle w:val="4"/>
      </w:pPr>
      <w:r>
        <w:t>Learning Standard Object</w:t>
      </w:r>
    </w:p>
    <w:p w14:paraId="6EDFF130" w14:textId="2039B090" w:rsidR="003B7FF7" w:rsidRPr="002E38D9"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commentRangeStart w:id="510"/>
      <w:r w:rsidRPr="002E38D9">
        <w:rPr>
          <w:rFonts w:ascii="Courier New" w:eastAsia="Times New Roman" w:hAnsi="Courier New" w:cs="Courier New"/>
          <w:noProof/>
          <w:sz w:val="18"/>
          <w:szCs w:val="18"/>
          <w:lang w:val="en-GB" w:eastAsia="en-GB"/>
        </w:rPr>
        <w:t>&lt;LearningStandard RefId=”</w:t>
      </w:r>
      <w:r>
        <w:rPr>
          <w:rFonts w:ascii="Courier New" w:eastAsia="Times New Roman" w:hAnsi="Courier New" w:cs="Courier New"/>
          <w:noProof/>
          <w:sz w:val="18"/>
          <w:szCs w:val="18"/>
          <w:lang w:val="en-GB" w:eastAsia="en-GB"/>
        </w:rPr>
        <w:t>ALGEBRA1</w:t>
      </w:r>
      <w:r w:rsidRPr="002E38D9">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2E38D9">
        <w:rPr>
          <w:rFonts w:ascii="Courier New" w:eastAsia="Times New Roman" w:hAnsi="Courier New" w:cs="Courier New"/>
          <w:noProof/>
          <w:sz w:val="18"/>
          <w:szCs w:val="18"/>
          <w:lang w:val="en-GB" w:eastAsia="en-GB"/>
        </w:rPr>
        <w:t>STANDARD-GUID”&gt;</w:t>
      </w:r>
    </w:p>
    <w:p w14:paraId="0C991396" w14:textId="449BF73B" w:rsidR="00B03D52" w:rsidRDefault="00B03D52"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commentRangeStart w:id="511"/>
      <w:r w:rsidRPr="000C1354">
        <w:rPr>
          <w:rFonts w:ascii="Courier New" w:eastAsia="Times New Roman" w:hAnsi="Courier New" w:cs="Courier New"/>
          <w:noProof/>
          <w:sz w:val="18"/>
          <w:szCs w:val="18"/>
          <w:lang w:val="en-GB" w:eastAsia="en-GB"/>
        </w:rPr>
        <w:t>&lt;authority</w:t>
      </w:r>
      <w:r>
        <w:rPr>
          <w:rFonts w:ascii="Courier New" w:eastAsia="Times New Roman" w:hAnsi="Courier New" w:cs="Courier New"/>
          <w:noProof/>
          <w:sz w:val="18"/>
          <w:szCs w:val="18"/>
          <w:lang w:val="en-GB" w:eastAsia="en-GB"/>
        </w:rPr>
        <w:t xml:space="preserve"> SIF_refType=”Credential_Authority”</w:t>
      </w:r>
      <w:r w:rsidRPr="000C1354">
        <w:rPr>
          <w:rFonts w:ascii="Courier New" w:eastAsia="Times New Roman" w:hAnsi="Courier New" w:cs="Courier New"/>
          <w:noProof/>
          <w:sz w:val="18"/>
          <w:szCs w:val="18"/>
          <w:lang w:val="en-GB" w:eastAsia="en-GB"/>
        </w:rPr>
        <w:t>&gt;</w:t>
      </w:r>
      <w:r>
        <w:rPr>
          <w:rFonts w:ascii="Courier New" w:eastAsia="Times New Roman" w:hAnsi="Courier New" w:cs="Courier New"/>
          <w:noProof/>
          <w:sz w:val="18"/>
          <w:szCs w:val="18"/>
          <w:lang w:val="en-GB" w:eastAsia="en-GB"/>
        </w:rPr>
        <w:t>NZQA</w:t>
      </w:r>
      <w:r w:rsidRPr="000C1354">
        <w:rPr>
          <w:rFonts w:ascii="Courier New" w:eastAsia="Times New Roman" w:hAnsi="Courier New" w:cs="Courier New"/>
          <w:noProof/>
          <w:sz w:val="18"/>
          <w:szCs w:val="18"/>
          <w:lang w:val="en-GB" w:eastAsia="en-GB"/>
        </w:rPr>
        <w:t>&lt;/authority&gt;</w:t>
      </w:r>
      <w:commentRangeEnd w:id="511"/>
      <w:r>
        <w:rPr>
          <w:rStyle w:val="a6"/>
          <w:lang w:val="en-US" w:eastAsia="en-US"/>
        </w:rPr>
        <w:commentReference w:id="511"/>
      </w:r>
    </w:p>
    <w:p w14:paraId="6EA4BC15" w14:textId="679119E9"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2E38D9">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Name&gt;Level 1 Algebra&lt;/Name&gt;</w:t>
      </w:r>
    </w:p>
    <w:p w14:paraId="576A92CA" w14:textId="4E5E6A79"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Pr>
          <w:rFonts w:ascii="Courier New" w:eastAsia="Times New Roman" w:hAnsi="Courier New" w:cs="Courier New"/>
          <w:noProof/>
          <w:sz w:val="18"/>
          <w:szCs w:val="18"/>
          <w:lang w:val="en-GB" w:eastAsia="en-GB"/>
        </w:rPr>
        <w:t xml:space="preserve">   &lt;LocalId&gt;55663&lt;/LocalId&gt;  </w:t>
      </w:r>
      <w:r w:rsidRPr="002E38D9">
        <w:rPr>
          <w:rFonts w:ascii="Courier New" w:eastAsia="Times New Roman" w:hAnsi="Courier New" w:cs="Courier New"/>
          <w:noProof/>
          <w:color w:val="538135" w:themeColor="accent6" w:themeShade="BF"/>
          <w:sz w:val="18"/>
          <w:szCs w:val="18"/>
          <w:lang w:val="en-GB" w:eastAsia="en-GB"/>
        </w:rPr>
        <w:t>&lt;!-- NZQA Learning Standard No --&gt;</w:t>
      </w:r>
    </w:p>
    <w:p w14:paraId="14C3CEAA" w14:textId="6AB1E205" w:rsidR="003B7FF7" w:rsidRDefault="003B7FF7" w:rsidP="002E38D9">
      <w:pPr>
        <w:pBdr>
          <w:top w:val="single" w:sz="4" w:space="1" w:color="auto"/>
          <w:left w:val="single" w:sz="4" w:space="4" w:color="auto"/>
          <w:bottom w:val="single" w:sz="4" w:space="1" w:color="auto"/>
          <w:right w:val="single" w:sz="4" w:space="4" w:color="auto"/>
        </w:pBdr>
        <w:shd w:val="clear" w:color="auto" w:fill="FAFAFA"/>
        <w:tabs>
          <w:tab w:val="left" w:pos="3216"/>
        </w:tabs>
        <w:rPr>
          <w:rFonts w:ascii="Courier New" w:eastAsia="Times New Roman" w:hAnsi="Courier New" w:cs="Courier New"/>
          <w:noProof/>
          <w:sz w:val="18"/>
          <w:szCs w:val="18"/>
          <w:lang w:val="en-GB" w:eastAsia="en-GB"/>
        </w:rPr>
      </w:pPr>
      <w:r w:rsidRPr="002E38D9">
        <w:rPr>
          <w:rFonts w:ascii="Courier New" w:eastAsia="Times New Roman" w:hAnsi="Courier New" w:cs="Courier New"/>
          <w:noProof/>
          <w:sz w:val="18"/>
          <w:szCs w:val="18"/>
          <w:lang w:val="en-GB" w:eastAsia="en-GB"/>
        </w:rPr>
        <w:t xml:space="preserve">   &lt;Version&gt;2&lt;/Version&gt;</w:t>
      </w:r>
      <w:r>
        <w:rPr>
          <w:rFonts w:ascii="Courier New" w:eastAsia="Times New Roman" w:hAnsi="Courier New" w:cs="Courier New"/>
          <w:noProof/>
          <w:sz w:val="18"/>
          <w:szCs w:val="18"/>
          <w:lang w:val="en-GB" w:eastAsia="en-GB"/>
        </w:rPr>
        <w:t xml:space="preserve">      </w:t>
      </w:r>
      <w:r w:rsidRPr="002E38D9">
        <w:rPr>
          <w:rFonts w:ascii="Courier New" w:eastAsia="Times New Roman" w:hAnsi="Courier New" w:cs="Courier New"/>
          <w:noProof/>
          <w:color w:val="538135" w:themeColor="accent6" w:themeShade="BF"/>
          <w:sz w:val="18"/>
          <w:szCs w:val="18"/>
          <w:lang w:val="en-GB" w:eastAsia="en-GB"/>
        </w:rPr>
        <w:t>&lt;!--  they get updated by NZQA --&gt;</w:t>
      </w:r>
    </w:p>
    <w:p w14:paraId="1C2CB0D4" w14:textId="77777777"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&lt;LearningArea&gt;Maths&lt;/LearningArea&gt;</w:t>
      </w:r>
    </w:p>
    <w:p w14:paraId="42507314" w14:textId="77777777" w:rsidR="003C2C1B" w:rsidRDefault="003C2C1B"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p>
    <w:p w14:paraId="268B2431" w14:textId="0AE28C27"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&lt;LearningStandardType&gt;AssessmentStandard&lt;/LearningStandardType&gt;</w:t>
      </w:r>
    </w:p>
    <w:p w14:paraId="0FF5E7E6" w14:textId="77777777" w:rsidR="003C2C1B" w:rsidRDefault="003C2C1B"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sidRPr="002E38D9">
        <w:rPr>
          <w:rFonts w:ascii="Courier New" w:eastAsia="Times New Roman" w:hAnsi="Courier New" w:cs="Courier New"/>
          <w:noProof/>
          <w:color w:val="538135" w:themeColor="accent6" w:themeShade="BF"/>
          <w:sz w:val="18"/>
          <w:szCs w:val="18"/>
          <w:lang w:val="en-GB" w:eastAsia="en-GB"/>
        </w:rPr>
        <w:t xml:space="preserve">   &lt;!-—</w:t>
      </w:r>
      <w:r>
        <w:rPr>
          <w:rFonts w:ascii="Courier New" w:eastAsia="Times New Roman" w:hAnsi="Courier New" w:cs="Courier New"/>
          <w:noProof/>
          <w:color w:val="538135" w:themeColor="accent6" w:themeShade="BF"/>
          <w:sz w:val="18"/>
          <w:szCs w:val="18"/>
          <w:lang w:val="en-GB" w:eastAsia="en-GB"/>
        </w:rPr>
        <w:t xml:space="preserve"> </w:t>
      </w:r>
      <w:r w:rsidRPr="002E38D9">
        <w:rPr>
          <w:rFonts w:ascii="Courier New" w:eastAsia="Times New Roman" w:hAnsi="Courier New" w:cs="Courier New"/>
          <w:noProof/>
          <w:color w:val="538135" w:themeColor="accent6" w:themeShade="BF"/>
          <w:sz w:val="18"/>
          <w:szCs w:val="18"/>
          <w:lang w:val="en-GB" w:eastAsia="en-GB"/>
        </w:rPr>
        <w:t>which means possible scores are</w:t>
      </w:r>
      <w:r>
        <w:rPr>
          <w:rFonts w:ascii="Courier New" w:eastAsia="Times New Roman" w:hAnsi="Courier New" w:cs="Courier New"/>
          <w:noProof/>
          <w:color w:val="538135" w:themeColor="accent6" w:themeShade="BF"/>
          <w:sz w:val="18"/>
          <w:szCs w:val="18"/>
          <w:lang w:val="en-GB" w:eastAsia="en-GB"/>
        </w:rPr>
        <w:t xml:space="preserve"> </w:t>
      </w:r>
      <w:r w:rsidRPr="002E38D9">
        <w:rPr>
          <w:rFonts w:ascii="Courier New" w:eastAsia="Times New Roman" w:hAnsi="Courier New" w:cs="Courier New"/>
          <w:noProof/>
          <w:color w:val="538135" w:themeColor="accent6" w:themeShade="BF"/>
          <w:sz w:val="18"/>
          <w:szCs w:val="18"/>
          <w:lang w:val="en-GB" w:eastAsia="en-GB"/>
        </w:rPr>
        <w:t>NAME</w:t>
      </w:r>
      <w:r>
        <w:rPr>
          <w:rFonts w:ascii="Courier New" w:eastAsia="Times New Roman" w:hAnsi="Courier New" w:cs="Courier New"/>
          <w:noProof/>
          <w:color w:val="538135" w:themeColor="accent6" w:themeShade="BF"/>
          <w:sz w:val="18"/>
          <w:szCs w:val="18"/>
          <w:lang w:val="en-GB" w:eastAsia="en-GB"/>
        </w:rPr>
        <w:t>:</w:t>
      </w:r>
    </w:p>
    <w:p w14:paraId="6C2C3F61" w14:textId="6821A339" w:rsidR="003C2C1B" w:rsidRDefault="003C2C1B"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Pr>
          <w:rFonts w:ascii="Courier New" w:eastAsia="Times New Roman" w:hAnsi="Courier New" w:cs="Courier New"/>
          <w:noProof/>
          <w:color w:val="538135" w:themeColor="accent6" w:themeShade="BF"/>
          <w:sz w:val="18"/>
          <w:szCs w:val="18"/>
          <w:lang w:val="en-GB" w:eastAsia="en-GB"/>
        </w:rPr>
        <w:t xml:space="preserve">        </w:t>
      </w:r>
      <w:r w:rsidRPr="002E38D9">
        <w:rPr>
          <w:rFonts w:ascii="Courier New" w:eastAsia="Times New Roman" w:hAnsi="Courier New" w:cs="Courier New"/>
          <w:noProof/>
          <w:color w:val="538135" w:themeColor="accent6" w:themeShade="BF"/>
          <w:sz w:val="18"/>
          <w:szCs w:val="18"/>
          <w:lang w:val="en-GB" w:eastAsia="en-GB"/>
        </w:rPr>
        <w:t>N(ot achieved), A(chieved), M(erit), E(xcellence --&gt;</w:t>
      </w:r>
    </w:p>
    <w:p w14:paraId="235BB11E" w14:textId="77777777" w:rsidR="003C2C1B" w:rsidRPr="002E38D9" w:rsidRDefault="003C2C1B"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p>
    <w:p w14:paraId="12F12181" w14:textId="479F0DCE" w:rsidR="003C2C1B" w:rsidRDefault="003C2C1B"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&lt;CreditValue&gt;4&lt;/CreditValue&gt;</w:t>
      </w:r>
    </w:p>
    <w:p w14:paraId="30276DCA" w14:textId="474DD401"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&lt;AssessmentMode&gt;External&lt;/AssessmentMode&gt;</w:t>
      </w:r>
    </w:p>
    <w:p w14:paraId="11732F04" w14:textId="37199781" w:rsidR="003B7FF7" w:rsidRDefault="003B7FF7"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&lt;/LearningStandard&gt;</w:t>
      </w:r>
      <w:commentRangeEnd w:id="510"/>
      <w:r w:rsidR="00B03D52">
        <w:rPr>
          <w:rStyle w:val="a6"/>
          <w:lang w:val="en-US" w:eastAsia="en-US"/>
        </w:rPr>
        <w:commentReference w:id="510"/>
      </w:r>
    </w:p>
    <w:p w14:paraId="708C57D6" w14:textId="77777777" w:rsidR="001F7700" w:rsidRDefault="001F7700"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p>
    <w:p w14:paraId="5744222B" w14:textId="5EE276F9" w:rsidR="001F7700" w:rsidRPr="002E38D9" w:rsidRDefault="001F7700"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sidRPr="002E38D9">
        <w:rPr>
          <w:rFonts w:ascii="Courier New" w:eastAsia="Times New Roman" w:hAnsi="Courier New" w:cs="Courier New"/>
          <w:noProof/>
          <w:color w:val="538135" w:themeColor="accent6" w:themeShade="BF"/>
          <w:sz w:val="18"/>
          <w:szCs w:val="18"/>
          <w:lang w:val="en-GB" w:eastAsia="en-GB"/>
        </w:rPr>
        <w:t xml:space="preserve">&lt;!-- and </w:t>
      </w:r>
      <w:r w:rsidR="0004796F">
        <w:rPr>
          <w:rFonts w:ascii="Courier New" w:eastAsia="Times New Roman" w:hAnsi="Courier New" w:cs="Courier New"/>
          <w:noProof/>
          <w:color w:val="538135" w:themeColor="accent6" w:themeShade="BF"/>
          <w:sz w:val="18"/>
          <w:szCs w:val="18"/>
          <w:lang w:val="en-GB" w:eastAsia="en-GB"/>
        </w:rPr>
        <w:t>three</w:t>
      </w:r>
      <w:r w:rsidRPr="002E38D9">
        <w:rPr>
          <w:rFonts w:ascii="Courier New" w:eastAsia="Times New Roman" w:hAnsi="Courier New" w:cs="Courier New"/>
          <w:noProof/>
          <w:color w:val="538135" w:themeColor="accent6" w:themeShade="BF"/>
          <w:sz w:val="18"/>
          <w:szCs w:val="18"/>
          <w:lang w:val="en-GB" w:eastAsia="en-GB"/>
        </w:rPr>
        <w:t xml:space="preserve"> more --&gt;</w:t>
      </w:r>
    </w:p>
    <w:p w14:paraId="3601EB38" w14:textId="542829D6"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&lt;LearningStandard RefId=”</w:t>
      </w:r>
      <w:r>
        <w:rPr>
          <w:rFonts w:ascii="Courier New" w:eastAsia="Times New Roman" w:hAnsi="Courier New" w:cs="Courier New"/>
          <w:noProof/>
          <w:sz w:val="18"/>
          <w:szCs w:val="18"/>
          <w:lang w:val="en-GB" w:eastAsia="en-GB"/>
        </w:rPr>
        <w:t>TRIGONOMETRY1</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STANDARD-GUID”&gt;</w:t>
      </w:r>
    </w:p>
    <w:p w14:paraId="02A98968" w14:textId="12528B35"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Name&gt;Level 1 Trigonometry&lt;/Name&gt;</w:t>
      </w:r>
    </w:p>
    <w:p w14:paraId="3D0907E3" w14:textId="5A32EE4E"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Pr>
          <w:rFonts w:ascii="Courier New" w:eastAsia="Times New Roman" w:hAnsi="Courier New" w:cs="Courier New"/>
          <w:noProof/>
          <w:sz w:val="18"/>
          <w:szCs w:val="18"/>
          <w:lang w:val="en-GB" w:eastAsia="en-GB"/>
        </w:rPr>
        <w:t xml:space="preserve">   &lt;LocalId&gt;55664&lt;/LocalId&gt;</w:t>
      </w:r>
    </w:p>
    <w:p w14:paraId="1E8076A5" w14:textId="427DCF08" w:rsidR="001F7700" w:rsidRDefault="001F7700" w:rsidP="001F7700">
      <w:pPr>
        <w:pBdr>
          <w:top w:val="single" w:sz="4" w:space="1" w:color="auto"/>
          <w:left w:val="single" w:sz="4" w:space="4" w:color="auto"/>
          <w:bottom w:val="single" w:sz="4" w:space="1" w:color="auto"/>
          <w:right w:val="single" w:sz="4" w:space="4" w:color="auto"/>
        </w:pBdr>
        <w:shd w:val="clear" w:color="auto" w:fill="FAFAFA"/>
        <w:tabs>
          <w:tab w:val="left" w:pos="3216"/>
        </w:tabs>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&lt;Version&gt;1</w:t>
      </w:r>
      <w:r w:rsidRPr="000C1354">
        <w:rPr>
          <w:rFonts w:ascii="Courier New" w:eastAsia="Times New Roman" w:hAnsi="Courier New" w:cs="Courier New"/>
          <w:noProof/>
          <w:sz w:val="18"/>
          <w:szCs w:val="18"/>
          <w:lang w:val="en-GB" w:eastAsia="en-GB"/>
        </w:rPr>
        <w:t>&lt;/Version&gt;</w:t>
      </w:r>
    </w:p>
    <w:p w14:paraId="415466FE"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&lt;LearningArea&gt;Maths&lt;/LearningArea&gt;</w:t>
      </w:r>
    </w:p>
    <w:p w14:paraId="3DBEFAA6"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&lt;LearningStandardType&gt;AssessmentStandard&lt;/LearningStandardType&gt;</w:t>
      </w:r>
    </w:p>
    <w:p w14:paraId="6AC08E88"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&lt;CreditValue&gt;4&lt;/CreditValue&gt;</w:t>
      </w:r>
    </w:p>
    <w:p w14:paraId="7828F5E2"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&lt;AssessmentMode&gt;External&lt;/AssessmentMode&gt;</w:t>
      </w:r>
    </w:p>
    <w:p w14:paraId="566DD051"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&lt;/LearningStandard&gt;</w:t>
      </w:r>
    </w:p>
    <w:p w14:paraId="21B20776" w14:textId="5F5D336C"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&lt;LearningStandard RefId=”</w:t>
      </w:r>
      <w:r>
        <w:rPr>
          <w:rFonts w:ascii="Courier New" w:eastAsia="Times New Roman" w:hAnsi="Courier New" w:cs="Courier New"/>
          <w:noProof/>
          <w:sz w:val="18"/>
          <w:szCs w:val="18"/>
          <w:lang w:val="en-GB" w:eastAsia="en-GB"/>
        </w:rPr>
        <w:t>STATISTICS1</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STANDARD-GUID”&gt;</w:t>
      </w:r>
    </w:p>
    <w:p w14:paraId="45D50399" w14:textId="4C6C3AD3"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Name&gt;Level 1 Statistics&lt;/Name&gt;</w:t>
      </w:r>
    </w:p>
    <w:p w14:paraId="17F7D43C" w14:textId="44038CFA"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Pr>
          <w:rFonts w:ascii="Courier New" w:eastAsia="Times New Roman" w:hAnsi="Courier New" w:cs="Courier New"/>
          <w:noProof/>
          <w:sz w:val="18"/>
          <w:szCs w:val="18"/>
          <w:lang w:val="en-GB" w:eastAsia="en-GB"/>
        </w:rPr>
        <w:t xml:space="preserve">   &lt;LocalId&gt;55665&lt;/LocalId&gt;</w:t>
      </w:r>
    </w:p>
    <w:p w14:paraId="1995B87F"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tabs>
          <w:tab w:val="left" w:pos="3216"/>
        </w:tabs>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&lt;Version&gt;1</w:t>
      </w:r>
      <w:r w:rsidRPr="000C1354">
        <w:rPr>
          <w:rFonts w:ascii="Courier New" w:eastAsia="Times New Roman" w:hAnsi="Courier New" w:cs="Courier New"/>
          <w:noProof/>
          <w:sz w:val="18"/>
          <w:szCs w:val="18"/>
          <w:lang w:val="en-GB" w:eastAsia="en-GB"/>
        </w:rPr>
        <w:t>&lt;/Version&gt;</w:t>
      </w:r>
    </w:p>
    <w:p w14:paraId="1FD3AA8B"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&lt;LearningArea&gt;Maths&lt;/LearningArea&gt;</w:t>
      </w:r>
    </w:p>
    <w:p w14:paraId="16425823"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&lt;LearningStandardType&gt;AssessmentStandard&lt;/LearningStandardType&gt;</w:t>
      </w:r>
    </w:p>
    <w:p w14:paraId="0A3BEEB1"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&lt;CreditValue&gt;4&lt;/CreditValue&gt;</w:t>
      </w:r>
    </w:p>
    <w:p w14:paraId="3840A3B7"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&lt;AssessmentMode&gt;External&lt;/AssessmentMode&gt;</w:t>
      </w:r>
    </w:p>
    <w:p w14:paraId="62F77C40" w14:textId="1ACAB1D8" w:rsidR="001F7700" w:rsidRDefault="001F7700" w:rsidP="002E38D9">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&lt;/LearningStandard&gt;</w:t>
      </w:r>
    </w:p>
    <w:p w14:paraId="3ACDBBDD" w14:textId="35A4D7A3" w:rsidR="0004796F" w:rsidRPr="000C1354"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&lt;LearningStandard RefId=”</w:t>
      </w:r>
      <w:r>
        <w:rPr>
          <w:rFonts w:ascii="Courier New" w:eastAsia="Times New Roman" w:hAnsi="Courier New" w:cs="Courier New"/>
          <w:noProof/>
          <w:sz w:val="18"/>
          <w:szCs w:val="18"/>
          <w:lang w:val="en-GB" w:eastAsia="en-GB"/>
        </w:rPr>
        <w:t>ACIDS</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STANDARD-GUID”&gt;</w:t>
      </w:r>
    </w:p>
    <w:p w14:paraId="01ACEA5A" w14:textId="3CAD96AB"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Name&gt;Level 1 Acids &amp; Bases&lt;/Name&gt;</w:t>
      </w:r>
    </w:p>
    <w:p w14:paraId="61A722BC" w14:textId="5DB80A60"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color w:val="538135" w:themeColor="accent6" w:themeShade="BF"/>
          <w:sz w:val="18"/>
          <w:szCs w:val="18"/>
          <w:lang w:val="en-GB" w:eastAsia="en-GB"/>
        </w:rPr>
      </w:pPr>
      <w:r>
        <w:rPr>
          <w:rFonts w:ascii="Courier New" w:eastAsia="Times New Roman" w:hAnsi="Courier New" w:cs="Courier New"/>
          <w:noProof/>
          <w:sz w:val="18"/>
          <w:szCs w:val="18"/>
          <w:lang w:val="en-GB" w:eastAsia="en-GB"/>
        </w:rPr>
        <w:t xml:space="preserve">   &lt;LocalId&gt;44552&lt;/LocalId&gt;</w:t>
      </w:r>
    </w:p>
    <w:p w14:paraId="63EC6E4C" w14:textId="77777777" w:rsidR="0004796F" w:rsidRDefault="0004796F" w:rsidP="0004796F">
      <w:pPr>
        <w:pBdr>
          <w:top w:val="single" w:sz="4" w:space="1" w:color="auto"/>
          <w:left w:val="single" w:sz="4" w:space="4" w:color="auto"/>
          <w:bottom w:val="single" w:sz="4" w:space="1" w:color="auto"/>
          <w:right w:val="single" w:sz="4" w:space="4" w:color="auto"/>
        </w:pBdr>
        <w:shd w:val="clear" w:color="auto" w:fill="FAFAFA"/>
        <w:tabs>
          <w:tab w:val="left" w:pos="3216"/>
        </w:tabs>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&lt;Version&gt;1</w:t>
      </w:r>
      <w:r w:rsidRPr="000C1354">
        <w:rPr>
          <w:rFonts w:ascii="Courier New" w:eastAsia="Times New Roman" w:hAnsi="Courier New" w:cs="Courier New"/>
          <w:noProof/>
          <w:sz w:val="18"/>
          <w:szCs w:val="18"/>
          <w:lang w:val="en-GB" w:eastAsia="en-GB"/>
        </w:rPr>
        <w:t>&lt;/Version&gt;</w:t>
      </w:r>
    </w:p>
    <w:p w14:paraId="00504EF4" w14:textId="6442B007"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&lt;LearningArea&gt;Chemistry&lt;/LearningArea&gt;</w:t>
      </w:r>
    </w:p>
    <w:p w14:paraId="23F184FD" w14:textId="77777777"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&lt;LearningStandardType&gt;AssessmentStandard&lt;/LearningStandardType&gt;</w:t>
      </w:r>
    </w:p>
    <w:p w14:paraId="0387A70C" w14:textId="77777777"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&lt;CreditValue&gt;4&lt;/CreditValue&gt;</w:t>
      </w:r>
    </w:p>
    <w:p w14:paraId="06201DA7" w14:textId="26E89DDC" w:rsidR="0004796F" w:rsidRDefault="0004796F" w:rsidP="0004796F">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&lt;AssessmentMode&gt;Internal&lt;/AssessmentMode&gt;</w:t>
      </w:r>
    </w:p>
    <w:p w14:paraId="60E48BA2" w14:textId="191E3C2E" w:rsidR="0004796F" w:rsidRDefault="0004796F" w:rsidP="00BF7432">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&lt;/LearningStandard&gt;</w:t>
      </w:r>
    </w:p>
    <w:p w14:paraId="71995787" w14:textId="77777777" w:rsidR="003B7FF7" w:rsidRPr="003B7FF7" w:rsidRDefault="003B7FF7" w:rsidP="00BF7432">
      <w:pPr>
        <w:pStyle w:val="4"/>
      </w:pPr>
      <w:r w:rsidRPr="003B7FF7">
        <w:t>Credential Object</w:t>
      </w:r>
    </w:p>
    <w:p w14:paraId="22BFBB33" w14:textId="6BD5FC4A" w:rsidR="003B7FF7" w:rsidRPr="000C1354" w:rsidRDefault="003B7FF7" w:rsidP="003B7FF7">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&lt;Credential RefId=“</w:t>
      </w:r>
      <w:r>
        <w:rPr>
          <w:rFonts w:ascii="Courier New" w:eastAsia="Times New Roman" w:hAnsi="Courier New" w:cs="Courier New"/>
          <w:noProof/>
          <w:sz w:val="18"/>
          <w:szCs w:val="18"/>
          <w:lang w:val="en-GB" w:eastAsia="en-GB"/>
        </w:rPr>
        <w:t>NCE1-</w:t>
      </w:r>
      <w:r w:rsidRPr="000C1354">
        <w:rPr>
          <w:rFonts w:ascii="Courier New" w:eastAsia="Times New Roman" w:hAnsi="Courier New" w:cs="Courier New"/>
          <w:noProof/>
          <w:sz w:val="18"/>
          <w:szCs w:val="18"/>
          <w:lang w:val="en-GB" w:eastAsia="en-GB"/>
        </w:rPr>
        <w:t>CREDENTIAL-GUID”&gt;</w:t>
      </w:r>
    </w:p>
    <w:p w14:paraId="173B26B1" w14:textId="77777777" w:rsidR="00B55DB4" w:rsidRDefault="00B55DB4" w:rsidP="00B55DB4">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&lt;authority</w:t>
      </w:r>
      <w:r>
        <w:rPr>
          <w:rFonts w:ascii="Courier New" w:eastAsia="Times New Roman" w:hAnsi="Courier New" w:cs="Courier New"/>
          <w:noProof/>
          <w:sz w:val="18"/>
          <w:szCs w:val="18"/>
          <w:lang w:val="en-GB" w:eastAsia="en-GB"/>
        </w:rPr>
        <w:t xml:space="preserve"> SIF_refType=”Credential_Authority”</w:t>
      </w:r>
      <w:r w:rsidRPr="000C1354">
        <w:rPr>
          <w:rFonts w:ascii="Courier New" w:eastAsia="Times New Roman" w:hAnsi="Courier New" w:cs="Courier New"/>
          <w:noProof/>
          <w:sz w:val="18"/>
          <w:szCs w:val="18"/>
          <w:lang w:val="en-GB" w:eastAsia="en-GB"/>
        </w:rPr>
        <w:t>&gt;</w:t>
      </w:r>
      <w:r>
        <w:rPr>
          <w:rFonts w:ascii="Courier New" w:eastAsia="Times New Roman" w:hAnsi="Courier New" w:cs="Courier New"/>
          <w:noProof/>
          <w:sz w:val="18"/>
          <w:szCs w:val="18"/>
          <w:lang w:val="en-GB" w:eastAsia="en-GB"/>
        </w:rPr>
        <w:t>NZQA</w:t>
      </w:r>
      <w:r w:rsidRPr="000C1354">
        <w:rPr>
          <w:rFonts w:ascii="Courier New" w:eastAsia="Times New Roman" w:hAnsi="Courier New" w:cs="Courier New"/>
          <w:noProof/>
          <w:sz w:val="18"/>
          <w:szCs w:val="18"/>
          <w:lang w:val="en-GB" w:eastAsia="en-GB"/>
        </w:rPr>
        <w:t>&lt;/authority&gt;</w:t>
      </w:r>
    </w:p>
    <w:p w14:paraId="307D4F65" w14:textId="630BD721" w:rsidR="003B7FF7" w:rsidRDefault="003B7FF7" w:rsidP="003B7FF7">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&lt;name&gt;</w:t>
      </w:r>
      <w:r>
        <w:rPr>
          <w:rFonts w:ascii="Courier New" w:eastAsia="Times New Roman" w:hAnsi="Courier New" w:cs="Courier New"/>
          <w:noProof/>
          <w:sz w:val="18"/>
          <w:szCs w:val="18"/>
          <w:lang w:val="en-GB" w:eastAsia="en-GB"/>
        </w:rPr>
        <w:t>NCEA Level 1</w:t>
      </w:r>
      <w:r w:rsidRPr="000C1354">
        <w:rPr>
          <w:rFonts w:ascii="Courier New" w:eastAsia="Times New Roman" w:hAnsi="Courier New" w:cs="Courier New"/>
          <w:noProof/>
          <w:sz w:val="18"/>
          <w:szCs w:val="18"/>
          <w:lang w:val="en-GB" w:eastAsia="en-GB"/>
        </w:rPr>
        <w:t>&lt;/name&gt;</w:t>
      </w:r>
    </w:p>
    <w:p w14:paraId="4C80AC1B" w14:textId="7F57611F" w:rsidR="00B55DB4" w:rsidRPr="000C1354" w:rsidRDefault="00B55DB4" w:rsidP="003B7FF7">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commentRangeStart w:id="512"/>
      <w:r>
        <w:rPr>
          <w:rFonts w:ascii="Courier New" w:eastAsia="Times New Roman" w:hAnsi="Courier New" w:cs="Courier New"/>
          <w:noProof/>
          <w:sz w:val="18"/>
          <w:szCs w:val="18"/>
          <w:lang w:val="en-GB" w:eastAsia="en-GB"/>
        </w:rPr>
        <w:t>&lt;scoreType&gt;AME&lt;/scoreType&gt;</w:t>
      </w:r>
      <w:commentRangeEnd w:id="512"/>
      <w:r>
        <w:rPr>
          <w:rStyle w:val="a6"/>
          <w:lang w:val="en-US" w:eastAsia="en-US"/>
        </w:rPr>
        <w:commentReference w:id="512"/>
      </w:r>
    </w:p>
    <w:p w14:paraId="52C51C6A" w14:textId="77777777" w:rsidR="003B7FF7" w:rsidRPr="000C1354" w:rsidRDefault="003B7FF7" w:rsidP="003B7FF7">
      <w:pPr>
        <w:pBdr>
          <w:top w:val="single" w:sz="4" w:space="1" w:color="auto"/>
          <w:left w:val="single" w:sz="4" w:space="4" w:color="auto"/>
          <w:bottom w:val="single" w:sz="4" w:space="1" w:color="auto"/>
          <w:right w:val="single" w:sz="4" w:space="4" w:color="auto"/>
        </w:pBdr>
        <w:shd w:val="clear" w:color="auto" w:fill="FAFAFA"/>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&lt;/Credential&gt;</w:t>
      </w:r>
    </w:p>
    <w:p w14:paraId="2E569695" w14:textId="77777777" w:rsidR="0004796F" w:rsidRDefault="0004796F">
      <w:pPr>
        <w:rPr>
          <w:rFonts w:asciiTheme="majorHAnsi" w:eastAsiaTheme="majorEastAsia" w:hAnsiTheme="majorHAnsi" w:cstheme="majorBidi"/>
          <w:i/>
          <w:iCs/>
          <w:color w:val="2E74B5" w:themeColor="accent1" w:themeShade="BF"/>
          <w:lang w:val="en-US" w:eastAsia="en-US"/>
        </w:rPr>
      </w:pPr>
      <w:r w:rsidRPr="00BF7432">
        <w:rPr>
          <w:lang w:val="en-US"/>
        </w:rPr>
        <w:br w:type="page"/>
      </w:r>
    </w:p>
    <w:p w14:paraId="5B3DEC26" w14:textId="44FCB91E" w:rsidR="003B7FF7" w:rsidRDefault="003C2C1B" w:rsidP="00BF7432">
      <w:pPr>
        <w:pStyle w:val="4"/>
      </w:pPr>
      <w:r>
        <w:lastRenderedPageBreak/>
        <w:t>Assessment Attainment Object</w:t>
      </w:r>
    </w:p>
    <w:p w14:paraId="337D06A1" w14:textId="77777777"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&lt;Attainment&gt;</w:t>
      </w:r>
    </w:p>
    <w:p w14:paraId="5E741A04" w14:textId="12DD5B4B"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5A1F3B">
        <w:rPr>
          <w:rFonts w:ascii="Courier New" w:eastAsia="Times New Roman" w:hAnsi="Courier New" w:cs="Courier New"/>
          <w:noProof/>
          <w:sz w:val="18"/>
          <w:szCs w:val="18"/>
          <w:lang w:val="en-GB" w:eastAsia="en-GB"/>
        </w:rPr>
        <w:t>&lt;TaskRefId&gt;f000000002&lt;/TaskRefId&gt;</w:t>
      </w:r>
    </w:p>
    <w:p w14:paraId="2716E8E4" w14:textId="0600AFAA"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&lt;TaskType&gt;Assessment&lt;/TaskType&gt;</w:t>
      </w:r>
    </w:p>
    <w:p w14:paraId="34F139B6" w14:textId="1678A660" w:rsidR="005A1F3B" w:rsidRPr="00BF7432"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i/>
          <w:iCs/>
          <w:noProof/>
          <w:color w:val="538135" w:themeColor="accent6" w:themeShade="BF"/>
          <w:sz w:val="18"/>
          <w:szCs w:val="18"/>
          <w:lang w:val="en-GB" w:eastAsia="en-GB"/>
        </w:rPr>
      </w:pPr>
      <w:r w:rsidRPr="005A1F3B">
        <w:rPr>
          <w:rFonts w:ascii="Courier New" w:eastAsia="Times New Roman" w:hAnsi="Courier New" w:cs="Courier New"/>
          <w:noProof/>
          <w:sz w:val="18"/>
          <w:szCs w:val="18"/>
          <w:lang w:val="en-GB" w:eastAsia="en-GB"/>
        </w:rPr>
        <w:t xml:space="preserve">   </w:t>
      </w:r>
      <w:r w:rsidRPr="00BF7432">
        <w:rPr>
          <w:rFonts w:ascii="Courier New" w:eastAsia="Times New Roman" w:hAnsi="Courier New" w:cs="Courier New"/>
          <w:noProof/>
          <w:color w:val="538135" w:themeColor="accent6" w:themeShade="BF"/>
          <w:sz w:val="18"/>
          <w:szCs w:val="18"/>
          <w:lang w:val="en-GB" w:eastAsia="en-GB"/>
        </w:rPr>
        <w:t>&lt;!-- Real exams have NZQA as provider --&gt;</w:t>
      </w:r>
    </w:p>
    <w:p w14:paraId="253FCE84" w14:textId="404379A1"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&lt;AuthorityProviderRefId&gt;NZQA&lt;/AuthorityProviderRefId&gt;</w:t>
      </w:r>
    </w:p>
    <w:p w14:paraId="1BE257CD" w14:textId="10EC512A"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&lt;AssessmentFamily&gt;NCEA&lt;/AssessmentFamily&gt;</w:t>
      </w:r>
    </w:p>
    <w:p w14:paraId="554F0FA4" w14:textId="722B4293"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&lt;LearningStandardRefId&gt;Trigonometry 1&lt;/LearningStandardRefId&gt;</w:t>
      </w:r>
    </w:p>
    <w:p w14:paraId="5517DAF2" w14:textId="489D4B87"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&lt;AssessmentMode&gt;External&lt;/AssessmentMode&gt;</w:t>
      </w:r>
    </w:p>
    <w:p w14:paraId="0F3763FD" w14:textId="0DA0972D"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&lt;AssessmentLocationId&gt;Wellington College&lt;/AssessmentLocationId&gt;</w:t>
      </w:r>
      <w:r w:rsidRPr="005A1F3B">
        <w:rPr>
          <w:rFonts w:ascii="Courier New" w:eastAsia="Times New Roman" w:hAnsi="Courier New" w:cs="Courier New"/>
          <w:noProof/>
          <w:sz w:val="18"/>
          <w:szCs w:val="18"/>
          <w:lang w:val="en-GB" w:eastAsia="en-GB"/>
        </w:rPr>
        <w:tab/>
        <w:t xml:space="preserve"> </w:t>
      </w:r>
    </w:p>
    <w:p w14:paraId="5B038DDE" w14:textId="623670F2"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&lt;StudentAssessmentList&gt;</w:t>
      </w:r>
    </w:p>
    <w:p w14:paraId="326656E4" w14:textId="36624C5C"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5A1F3B">
        <w:rPr>
          <w:rFonts w:ascii="Courier New" w:eastAsia="Times New Roman" w:hAnsi="Courier New" w:cs="Courier New"/>
          <w:noProof/>
          <w:sz w:val="18"/>
          <w:szCs w:val="18"/>
          <w:lang w:val="en-GB" w:eastAsia="en-GB"/>
        </w:rPr>
        <w:t>&lt;StudentAssessment&gt;</w:t>
      </w:r>
    </w:p>
    <w:p w14:paraId="1B20291F" w14:textId="41C82C76"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&lt;ContributionType&gt;Final&lt;/ContributionType&gt;</w:t>
      </w:r>
    </w:p>
    <w:p w14:paraId="3BD637E5" w14:textId="29BF74CC"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&lt;AssessmentFormRefId&gt;exam paper no&lt;/AssessmentFormRefId&gt;</w:t>
      </w:r>
    </w:p>
    <w:p w14:paraId="242B176C" w14:textId="71CDD16C"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&lt;ScoreList&gt;</w:t>
      </w:r>
    </w:p>
    <w:p w14:paraId="242E4BCC" w14:textId="7077488A"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&lt;Score&gt;</w:t>
      </w:r>
    </w:p>
    <w:p w14:paraId="1F1EA87A" w14:textId="0A28568D"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&lt;Metric&gt;NCEA Result&lt;/Metric&gt;</w:t>
      </w:r>
    </w:p>
    <w:p w14:paraId="76322237" w14:textId="3A683184"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&lt;Score&gt;Achieved&lt;/Score&gt;</w:t>
      </w:r>
    </w:p>
    <w:p w14:paraId="7C578646" w14:textId="297E8FAE"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&lt;Status&gt;Final&lt;/Status&gt;</w:t>
      </w:r>
    </w:p>
    <w:p w14:paraId="44C713A8" w14:textId="7E977B4A"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&lt;/Score&gt;</w:t>
      </w:r>
    </w:p>
    <w:p w14:paraId="2449E0FC" w14:textId="388F85D4"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&lt;/ScoreList&gt;</w:t>
      </w:r>
    </w:p>
    <w:p w14:paraId="4148EBEE" w14:textId="2B004C0B" w:rsidR="005A1F3B" w:rsidRPr="005A1F3B"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&lt;</w:t>
      </w:r>
      <w:r w:rsidRPr="005A1F3B">
        <w:rPr>
          <w:rFonts w:ascii="Courier New" w:eastAsia="Times New Roman" w:hAnsi="Courier New" w:cs="Courier New"/>
          <w:noProof/>
          <w:sz w:val="18"/>
          <w:szCs w:val="18"/>
          <w:lang w:val="en-GB" w:eastAsia="en-GB"/>
        </w:rPr>
        <w:t>/StudentAssessment&gt;</w:t>
      </w:r>
    </w:p>
    <w:p w14:paraId="258FCEC6" w14:textId="439E49BE" w:rsidR="005A1F3B" w:rsidRPr="005A1F3B" w:rsidRDefault="00B4255E"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005A1F3B" w:rsidRPr="005A1F3B">
        <w:rPr>
          <w:rFonts w:ascii="Courier New" w:eastAsia="Times New Roman" w:hAnsi="Courier New" w:cs="Courier New"/>
          <w:noProof/>
          <w:sz w:val="18"/>
          <w:szCs w:val="18"/>
          <w:lang w:val="en-GB" w:eastAsia="en-GB"/>
        </w:rPr>
        <w:t>&lt;/StudentAssessmentList&gt;</w:t>
      </w:r>
    </w:p>
    <w:p w14:paraId="301A3CB3" w14:textId="3E54A45A" w:rsidR="005A1F3B" w:rsidRPr="00BF7432" w:rsidRDefault="005A1F3B"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5A1F3B">
        <w:rPr>
          <w:rFonts w:ascii="Courier New" w:eastAsia="Times New Roman" w:hAnsi="Courier New" w:cs="Courier New"/>
          <w:noProof/>
          <w:sz w:val="18"/>
          <w:szCs w:val="18"/>
          <w:lang w:val="en-GB" w:eastAsia="en-GB"/>
        </w:rPr>
        <w:t>&lt;/Attainment&gt;</w:t>
      </w:r>
    </w:p>
    <w:p w14:paraId="32383A1A" w14:textId="799764A2" w:rsidR="002F0AD4" w:rsidRDefault="002F0AD4" w:rsidP="00BF7432">
      <w:pPr>
        <w:pStyle w:val="4"/>
      </w:pPr>
      <w:r>
        <w:t xml:space="preserve">Assessment Attainment </w:t>
      </w:r>
      <w:r w:rsidR="005A1F3B">
        <w:t xml:space="preserve">- </w:t>
      </w:r>
      <w:r>
        <w:t>Multiple Students Object</w:t>
      </w:r>
    </w:p>
    <w:p w14:paraId="0913DD36"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&lt;Attainment&gt;</w:t>
      </w:r>
    </w:p>
    <w:p w14:paraId="35C2FF95" w14:textId="719FB8D8" w:rsidR="002F0AD4" w:rsidRPr="00BF7432" w:rsidRDefault="002F0AD4" w:rsidP="002F0AD4">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F7432">
        <w:rPr>
          <w:rFonts w:ascii="Courier New" w:eastAsia="Times New Roman" w:hAnsi="Courier New" w:cs="Courier New"/>
          <w:noProof/>
          <w:color w:val="538135" w:themeColor="accent6" w:themeShade="BF"/>
          <w:sz w:val="18"/>
          <w:szCs w:val="18"/>
          <w:lang w:val="en-GB" w:eastAsia="en-GB"/>
        </w:rPr>
        <w:t xml:space="preserve">      &lt;!-- Internal Assessment on particular date, two students --&gt;</w:t>
      </w:r>
    </w:p>
    <w:p w14:paraId="5A1A0AE0"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&lt;TaskRefId&gt;f000000001-00000&lt;/TaskRefId&gt;</w:t>
      </w:r>
    </w:p>
    <w:p w14:paraId="34201E4C"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&lt;TaskType&gt;Assessment&lt;/TaskType&gt;</w:t>
      </w:r>
    </w:p>
    <w:p w14:paraId="4F372B2A"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&lt;AssessmentFamily&gt;NZQA&lt;/AssessmentFamily&gt;</w:t>
      </w:r>
      <w:r w:rsidRPr="00BF7432">
        <w:rPr>
          <w:rFonts w:ascii="Courier New" w:eastAsia="Times New Roman" w:hAnsi="Courier New" w:cs="Courier New"/>
          <w:noProof/>
          <w:sz w:val="18"/>
          <w:szCs w:val="18"/>
          <w:lang w:val="en-GB" w:eastAsia="en-GB"/>
        </w:rPr>
        <w:tab/>
        <w:t xml:space="preserve"> </w:t>
      </w:r>
    </w:p>
    <w:p w14:paraId="127FD722"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&lt;LearningStandardRefId&gt;Algebra 1&lt;/LearningStandardRefId&gt;</w:t>
      </w:r>
    </w:p>
    <w:p w14:paraId="4D6CE3E8"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&lt;AssessmentMode&gt;Internal&lt;/AssessmentMode&gt;    </w:t>
      </w:r>
    </w:p>
    <w:p w14:paraId="657009BB"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w:t>
      </w:r>
    </w:p>
    <w:p w14:paraId="16322B98"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&lt;StudentAssessmentList&gt;</w:t>
      </w:r>
    </w:p>
    <w:p w14:paraId="1DBF25D6"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&lt;StudentAssessment&gt;</w:t>
      </w:r>
    </w:p>
    <w:p w14:paraId="491B3E63"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&lt;StudentRefId&gt;Tony&lt;/StudentRefId&gt;</w:t>
      </w:r>
    </w:p>
    <w:p w14:paraId="353525EC"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&lt;AssessmentFormRefId&gt;9MAT_2017&lt;/AssessmentFormRefId&gt;</w:t>
      </w:r>
    </w:p>
    <w:p w14:paraId="52FC8CED" w14:textId="7160A7EB"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F7432">
        <w:rPr>
          <w:rFonts w:ascii="Courier New" w:eastAsia="Times New Roman" w:hAnsi="Courier New" w:cs="Courier New"/>
          <w:noProof/>
          <w:sz w:val="18"/>
          <w:szCs w:val="18"/>
          <w:lang w:val="en-GB" w:eastAsia="en-GB"/>
        </w:rPr>
        <w:t>&lt;ScoreList&gt;</w:t>
      </w:r>
    </w:p>
    <w:p w14:paraId="3DB730CC"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&lt;Score&gt;</w:t>
      </w:r>
    </w:p>
    <w:p w14:paraId="37D7CDA3"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&lt;Metric&gt;NAME&lt;/Metric&gt;</w:t>
      </w:r>
    </w:p>
    <w:p w14:paraId="6CF8C3A6"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&lt;Value&gt;Achieved&lt;/Value&gt;</w:t>
      </w:r>
    </w:p>
    <w:p w14:paraId="1E76A48D"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&lt;Status&gt;Final&lt;/Status&gt;</w:t>
      </w:r>
    </w:p>
    <w:p w14:paraId="489388C4"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&lt;/Score&gt;</w:t>
      </w:r>
    </w:p>
    <w:p w14:paraId="5EF2B559"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ab/>
        <w:t xml:space="preserve">    &lt;/ScoreList&gt;</w:t>
      </w:r>
    </w:p>
    <w:p w14:paraId="2023F19F"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&lt;/StudentAssessment&gt;</w:t>
      </w:r>
    </w:p>
    <w:p w14:paraId="1DF935E2"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w:t>
      </w:r>
    </w:p>
    <w:p w14:paraId="7C94DFC3"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&lt;StudentAssessment&gt;</w:t>
      </w:r>
    </w:p>
    <w:p w14:paraId="765932AC"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&lt;StudentRefId&gt;Andrew&lt;/StudentRefId&gt;</w:t>
      </w:r>
    </w:p>
    <w:p w14:paraId="56F9F3FC"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&lt;AssessmentFormRefId&gt;9MAT_2017&lt;/AssessmentFormRefId&gt;</w:t>
      </w:r>
    </w:p>
    <w:p w14:paraId="4E11DBFE"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&lt;ScoreList&gt;</w:t>
      </w:r>
    </w:p>
    <w:p w14:paraId="1E318A20"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ab/>
        <w:t xml:space="preserve">       &lt;Score&gt;</w:t>
      </w:r>
    </w:p>
    <w:p w14:paraId="6D8CA1D9"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&lt;Metric&gt;NAME&lt;/Metric&gt;</w:t>
      </w:r>
    </w:p>
    <w:p w14:paraId="4729F2D3"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&lt;Value&gt;Merit&lt;/Value&gt;</w:t>
      </w:r>
    </w:p>
    <w:p w14:paraId="2F555F32"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&lt;Status&gt;Final&lt;/Status&gt;</w:t>
      </w:r>
    </w:p>
    <w:p w14:paraId="7931D322"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&lt;/Score&gt;</w:t>
      </w:r>
    </w:p>
    <w:p w14:paraId="077DB49E"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&lt;/ScoreList&gt;</w:t>
      </w:r>
    </w:p>
    <w:p w14:paraId="7C86CF36"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&lt;/StudentAssessment&gt;</w:t>
      </w:r>
    </w:p>
    <w:p w14:paraId="5AC84533"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&lt;/StudentAssessmentList&gt;</w:t>
      </w:r>
    </w:p>
    <w:p w14:paraId="501395A9" w14:textId="77777777" w:rsidR="002F0AD4" w:rsidRPr="00BF7432" w:rsidRDefault="002F0AD4"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&lt;/Attainment&gt;</w:t>
      </w:r>
    </w:p>
    <w:p w14:paraId="26C6AF49" w14:textId="77777777" w:rsidR="002F0AD4" w:rsidRDefault="002F0AD4">
      <w:pPr>
        <w:rPr>
          <w:rFonts w:asciiTheme="majorHAnsi" w:eastAsiaTheme="majorEastAsia" w:hAnsiTheme="majorHAnsi" w:cstheme="majorBidi"/>
          <w:i/>
          <w:iCs/>
          <w:color w:val="2E74B5" w:themeColor="accent1" w:themeShade="BF"/>
          <w:lang w:val="en-US" w:eastAsia="en-US"/>
        </w:rPr>
      </w:pPr>
      <w:r w:rsidRPr="00BF7432">
        <w:rPr>
          <w:lang w:val="en-US"/>
        </w:rPr>
        <w:br w:type="page"/>
      </w:r>
    </w:p>
    <w:p w14:paraId="6946FD09" w14:textId="41F673D6" w:rsidR="001F7700" w:rsidRDefault="001F7700" w:rsidP="001F7700">
      <w:pPr>
        <w:pStyle w:val="4"/>
      </w:pPr>
      <w:r>
        <w:lastRenderedPageBreak/>
        <w:t>Credential Attainment Object</w:t>
      </w:r>
      <w:r w:rsidR="00B03D52">
        <w:t xml:space="preserve"> (NCEA Level 1)</w:t>
      </w:r>
    </w:p>
    <w:p w14:paraId="63662EEA" w14:textId="5D7FF1C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&lt;</w:t>
      </w:r>
      <w:commentRangeStart w:id="513"/>
      <w:commentRangeStart w:id="514"/>
      <w:r w:rsidRPr="000C1354">
        <w:rPr>
          <w:rFonts w:ascii="Courier New" w:eastAsia="Times New Roman" w:hAnsi="Courier New" w:cs="Courier New"/>
          <w:noProof/>
          <w:sz w:val="18"/>
          <w:szCs w:val="18"/>
          <w:lang w:val="en-GB" w:eastAsia="en-GB"/>
        </w:rPr>
        <w:t>Attainment RefID= “</w:t>
      </w:r>
      <w:r>
        <w:rPr>
          <w:rFonts w:ascii="Courier New" w:eastAsia="Times New Roman" w:hAnsi="Courier New" w:cs="Courier New"/>
          <w:noProof/>
          <w:sz w:val="18"/>
          <w:szCs w:val="18"/>
          <w:lang w:val="en-GB" w:eastAsia="en-GB"/>
        </w:rPr>
        <w:t>CREDENTIAL</w:t>
      </w:r>
      <w:r w:rsidRPr="000C1354">
        <w:rPr>
          <w:rFonts w:ascii="Courier New" w:eastAsia="Times New Roman" w:hAnsi="Courier New" w:cs="Courier New"/>
          <w:noProof/>
          <w:sz w:val="18"/>
          <w:szCs w:val="18"/>
          <w:lang w:val="en-GB" w:eastAsia="en-GB"/>
        </w:rPr>
        <w:t>-ATTAINMENT-GUID”&gt;</w:t>
      </w:r>
      <w:commentRangeEnd w:id="513"/>
      <w:r w:rsidR="00B03D52">
        <w:rPr>
          <w:rStyle w:val="a6"/>
          <w:lang w:val="en-US" w:eastAsia="en-US"/>
        </w:rPr>
        <w:commentReference w:id="513"/>
      </w:r>
      <w:commentRangeEnd w:id="514"/>
      <w:r w:rsidR="00BF7432">
        <w:rPr>
          <w:rStyle w:val="a6"/>
          <w:lang w:val="en-US" w:eastAsia="en-US"/>
        </w:rPr>
        <w:commentReference w:id="514"/>
      </w:r>
    </w:p>
    <w:p w14:paraId="7F048A02" w14:textId="6DDCFA14" w:rsidR="001F7700" w:rsidRPr="005A1F3B" w:rsidRDefault="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5A1F3B">
        <w:rPr>
          <w:rFonts w:ascii="Courier New" w:eastAsia="Times New Roman" w:hAnsi="Courier New" w:cs="Courier New"/>
          <w:noProof/>
          <w:color w:val="538135" w:themeColor="accent6" w:themeShade="BF"/>
          <w:sz w:val="18"/>
          <w:szCs w:val="18"/>
          <w:lang w:val="en-GB" w:eastAsia="en-GB"/>
        </w:rPr>
        <w:t xml:space="preserve">   &lt;!-- Attainment of </w:t>
      </w:r>
      <w:r w:rsidR="00CA0EA2" w:rsidRPr="005A1F3B">
        <w:rPr>
          <w:rFonts w:ascii="Courier New" w:eastAsia="Times New Roman" w:hAnsi="Courier New" w:cs="Courier New"/>
          <w:noProof/>
          <w:color w:val="538135" w:themeColor="accent6" w:themeShade="BF"/>
          <w:sz w:val="18"/>
          <w:szCs w:val="18"/>
          <w:lang w:val="en-GB" w:eastAsia="en-GB"/>
        </w:rPr>
        <w:t xml:space="preserve">“NCE Level 1” </w:t>
      </w:r>
      <w:r w:rsidRPr="005A1F3B">
        <w:rPr>
          <w:rFonts w:ascii="Courier New" w:eastAsia="Times New Roman" w:hAnsi="Courier New" w:cs="Courier New"/>
          <w:noProof/>
          <w:color w:val="538135" w:themeColor="accent6" w:themeShade="BF"/>
          <w:sz w:val="18"/>
          <w:szCs w:val="18"/>
          <w:lang w:val="en-GB" w:eastAsia="en-GB"/>
        </w:rPr>
        <w:t>Credential because student has accumulated enough credits from</w:t>
      </w:r>
    </w:p>
    <w:p w14:paraId="67AF1D6A" w14:textId="642746E7" w:rsidR="001F7700" w:rsidRPr="005A1F3B" w:rsidRDefault="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5A1F3B">
        <w:rPr>
          <w:rFonts w:ascii="Courier New" w:eastAsia="Times New Roman" w:hAnsi="Courier New" w:cs="Courier New"/>
          <w:noProof/>
          <w:color w:val="538135" w:themeColor="accent6" w:themeShade="BF"/>
          <w:sz w:val="18"/>
          <w:szCs w:val="18"/>
          <w:lang w:val="en-GB" w:eastAsia="en-GB"/>
        </w:rPr>
        <w:t xml:space="preserve">        Assessment Attainment objects. --&gt;</w:t>
      </w:r>
    </w:p>
    <w:p w14:paraId="44084B0B" w14:textId="7777777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&lt;TaskRefID&gt;f0000001-00000&lt;/ TaskRefID &gt;</w:t>
      </w:r>
    </w:p>
    <w:p w14:paraId="0D33AF2E" w14:textId="4DB3FC69" w:rsidR="001F7700"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&lt;TaskType&gt;</w:t>
      </w:r>
      <w:r>
        <w:rPr>
          <w:rFonts w:ascii="Courier New" w:eastAsia="Times New Roman" w:hAnsi="Courier New" w:cs="Courier New"/>
          <w:b/>
          <w:noProof/>
          <w:sz w:val="18"/>
          <w:szCs w:val="18"/>
          <w:lang w:val="en-GB" w:eastAsia="en-GB"/>
        </w:rPr>
        <w:t>Credential</w:t>
      </w:r>
      <w:r w:rsidRPr="000C1354">
        <w:rPr>
          <w:rFonts w:ascii="Courier New" w:eastAsia="Times New Roman" w:hAnsi="Courier New" w:cs="Courier New"/>
          <w:noProof/>
          <w:sz w:val="18"/>
          <w:szCs w:val="18"/>
          <w:lang w:val="en-GB" w:eastAsia="en-GB"/>
        </w:rPr>
        <w:t>&lt;/TaskType&gt;</w:t>
      </w:r>
    </w:p>
    <w:p w14:paraId="6333CAE1" w14:textId="77777777" w:rsidR="0004796F" w:rsidRDefault="0004796F"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54FB0D0D" w14:textId="3E309A78" w:rsidR="0004796F" w:rsidRPr="00BF7432" w:rsidRDefault="0004796F"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F7432">
        <w:rPr>
          <w:rFonts w:ascii="Courier New" w:eastAsia="Times New Roman" w:hAnsi="Courier New" w:cs="Courier New"/>
          <w:noProof/>
          <w:color w:val="538135" w:themeColor="accent6" w:themeShade="BF"/>
          <w:sz w:val="18"/>
          <w:szCs w:val="18"/>
          <w:lang w:val="en-GB" w:eastAsia="en-GB"/>
        </w:rPr>
        <w:t xml:space="preserve">   &lt;!--  Attained NCEA Level 1 with Merit --&gt;</w:t>
      </w:r>
    </w:p>
    <w:p w14:paraId="12D42472" w14:textId="7E40E3B1"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&lt;name&gt;</w:t>
      </w:r>
      <w:r>
        <w:rPr>
          <w:rFonts w:ascii="Courier New" w:eastAsia="Times New Roman" w:hAnsi="Courier New" w:cs="Courier New"/>
          <w:noProof/>
          <w:sz w:val="18"/>
          <w:szCs w:val="18"/>
          <w:lang w:val="en-GB" w:eastAsia="en-GB"/>
        </w:rPr>
        <w:t>NCEA Level 1</w:t>
      </w:r>
      <w:r w:rsidRPr="000C1354">
        <w:rPr>
          <w:rFonts w:ascii="Courier New" w:eastAsia="Times New Roman" w:hAnsi="Courier New" w:cs="Courier New"/>
          <w:noProof/>
          <w:sz w:val="18"/>
          <w:szCs w:val="18"/>
          <w:lang w:val="en-GB" w:eastAsia="en-GB"/>
        </w:rPr>
        <w:t>&lt;/name&gt;</w:t>
      </w:r>
    </w:p>
    <w:p w14:paraId="6F86EDBF" w14:textId="7777777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&lt;</w:t>
      </w:r>
      <w:r w:rsidRPr="000C1354">
        <w:rPr>
          <w:rFonts w:ascii="Courier New" w:eastAsia="Times New Roman" w:hAnsi="Courier New" w:cs="Courier New"/>
          <w:noProof/>
          <w:sz w:val="18"/>
          <w:szCs w:val="18"/>
          <w:lang w:val="en-GB" w:eastAsia="en-GB"/>
        </w:rPr>
        <w:t>scoreList&gt;</w:t>
      </w:r>
    </w:p>
    <w:p w14:paraId="265BAB67" w14:textId="7777777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&lt;score&gt;</w:t>
      </w:r>
    </w:p>
    <w:p w14:paraId="25CB615E" w14:textId="3D789DB6"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commentRangeStart w:id="515"/>
      <w:r w:rsidRPr="000C1354">
        <w:rPr>
          <w:rFonts w:ascii="Courier New" w:eastAsia="Times New Roman" w:hAnsi="Courier New" w:cs="Courier New"/>
          <w:noProof/>
          <w:sz w:val="18"/>
          <w:szCs w:val="18"/>
          <w:lang w:val="en-GB" w:eastAsia="en-GB"/>
        </w:rPr>
        <w:t>&lt;value&gt;</w:t>
      </w:r>
      <w:r>
        <w:rPr>
          <w:rFonts w:ascii="Courier New" w:eastAsia="Times New Roman" w:hAnsi="Courier New" w:cs="Courier New"/>
          <w:noProof/>
          <w:sz w:val="18"/>
          <w:szCs w:val="18"/>
          <w:lang w:val="en-GB" w:eastAsia="en-GB"/>
        </w:rPr>
        <w:t>M</w:t>
      </w:r>
      <w:r w:rsidRPr="000C1354">
        <w:rPr>
          <w:rFonts w:ascii="Courier New" w:eastAsia="Times New Roman" w:hAnsi="Courier New" w:cs="Courier New"/>
          <w:noProof/>
          <w:sz w:val="18"/>
          <w:szCs w:val="18"/>
          <w:lang w:val="en-GB" w:eastAsia="en-GB"/>
        </w:rPr>
        <w:t>&lt;/value&gt;</w:t>
      </w:r>
      <w:commentRangeEnd w:id="515"/>
      <w:r w:rsidR="00B55DB4">
        <w:rPr>
          <w:rStyle w:val="a6"/>
          <w:lang w:val="en-US" w:eastAsia="en-US"/>
        </w:rPr>
        <w:commentReference w:id="515"/>
      </w:r>
    </w:p>
    <w:p w14:paraId="0663098D" w14:textId="7777777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&lt;type&gt;</w:t>
      </w:r>
      <w:r>
        <w:rPr>
          <w:rFonts w:ascii="Courier New" w:eastAsia="Times New Roman" w:hAnsi="Courier New" w:cs="Courier New"/>
          <w:noProof/>
          <w:sz w:val="18"/>
          <w:szCs w:val="18"/>
          <w:lang w:val="en-GB" w:eastAsia="en-GB"/>
        </w:rPr>
        <w:t>final</w:t>
      </w:r>
      <w:r w:rsidRPr="000C1354">
        <w:rPr>
          <w:rFonts w:ascii="Courier New" w:eastAsia="Times New Roman" w:hAnsi="Courier New" w:cs="Courier New"/>
          <w:noProof/>
          <w:sz w:val="18"/>
          <w:szCs w:val="18"/>
          <w:lang w:val="en-GB" w:eastAsia="en-GB"/>
        </w:rPr>
        <w:t>&lt;/type&gt;</w:t>
      </w:r>
    </w:p>
    <w:p w14:paraId="207214C1" w14:textId="77777777"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&lt;/score&gt;</w:t>
      </w:r>
    </w:p>
    <w:p w14:paraId="5393023C"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&lt;/scoreList&gt;</w:t>
      </w:r>
    </w:p>
    <w:p w14:paraId="6FB3E3B7" w14:textId="77777777" w:rsidR="0004796F" w:rsidRDefault="0004796F"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38C07F45" w14:textId="7010193A" w:rsidR="0004796F" w:rsidRPr="00BF7432" w:rsidRDefault="0004796F"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F7432">
        <w:rPr>
          <w:rFonts w:ascii="Courier New" w:eastAsia="Times New Roman" w:hAnsi="Courier New" w:cs="Courier New"/>
          <w:noProof/>
          <w:color w:val="538135" w:themeColor="accent6" w:themeShade="BF"/>
          <w:sz w:val="18"/>
          <w:szCs w:val="18"/>
          <w:lang w:val="en-GB" w:eastAsia="en-GB"/>
        </w:rPr>
        <w:t xml:space="preserve">   &lt;!-- Full Credential Info </w:t>
      </w:r>
      <w:r w:rsidRPr="005A1F3B">
        <w:rPr>
          <w:rFonts w:ascii="Courier New" w:eastAsia="Times New Roman" w:hAnsi="Courier New" w:cs="Courier New"/>
          <w:noProof/>
          <w:color w:val="538135" w:themeColor="accent6" w:themeShade="BF"/>
          <w:sz w:val="18"/>
          <w:szCs w:val="18"/>
          <w:lang w:val="en-GB" w:eastAsia="en-GB"/>
        </w:rPr>
        <w:t xml:space="preserve">available in ref </w:t>
      </w:r>
      <w:r w:rsidRPr="00BF7432">
        <w:rPr>
          <w:rFonts w:ascii="Courier New" w:eastAsia="Times New Roman" w:hAnsi="Courier New" w:cs="Courier New"/>
          <w:noProof/>
          <w:color w:val="538135" w:themeColor="accent6" w:themeShade="BF"/>
          <w:sz w:val="18"/>
          <w:szCs w:val="18"/>
          <w:lang w:val="en-GB" w:eastAsia="en-GB"/>
        </w:rPr>
        <w:t>--&gt;</w:t>
      </w:r>
    </w:p>
    <w:p w14:paraId="1685C97A" w14:textId="793EAC35" w:rsidR="00CA0EA2" w:rsidRPr="000C1354" w:rsidRDefault="00CA0EA2"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color w:val="538135" w:themeColor="accent6" w:themeShade="BF"/>
          <w:sz w:val="18"/>
          <w:szCs w:val="18"/>
          <w:lang w:val="en-GB" w:eastAsia="en-GB"/>
        </w:rPr>
        <w:t xml:space="preserve">   </w:t>
      </w:r>
      <w:r w:rsidRPr="000C1354">
        <w:rPr>
          <w:rFonts w:ascii="Courier New" w:eastAsia="Times New Roman" w:hAnsi="Courier New" w:cs="Courier New"/>
          <w:noProof/>
          <w:sz w:val="18"/>
          <w:szCs w:val="18"/>
          <w:lang w:val="en-GB" w:eastAsia="en-GB"/>
        </w:rPr>
        <w:t>&lt;CredentialInfo&gt;</w:t>
      </w:r>
    </w:p>
    <w:p w14:paraId="258EFCC0" w14:textId="00402B0F" w:rsidR="00CA0EA2" w:rsidRDefault="00CA0EA2"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&lt;Credential&gt;</w:t>
      </w:r>
      <w:r w:rsidR="0004796F">
        <w:rPr>
          <w:rFonts w:ascii="Courier New" w:eastAsia="Times New Roman" w:hAnsi="Courier New" w:cs="Courier New"/>
          <w:noProof/>
          <w:sz w:val="18"/>
          <w:szCs w:val="18"/>
          <w:lang w:val="en-GB" w:eastAsia="en-GB"/>
        </w:rPr>
        <w:t>NCEA1-CREDENTIAL</w:t>
      </w:r>
      <w:r w:rsidRPr="000C1354">
        <w:rPr>
          <w:rFonts w:ascii="Courier New" w:eastAsia="Times New Roman" w:hAnsi="Courier New" w:cs="Courier New"/>
          <w:noProof/>
          <w:sz w:val="18"/>
          <w:szCs w:val="18"/>
          <w:lang w:val="en-GB" w:eastAsia="en-GB"/>
        </w:rPr>
        <w:t>-GUID&lt;/Credential&gt;</w:t>
      </w:r>
    </w:p>
    <w:p w14:paraId="0E51DD20" w14:textId="1D787F4E" w:rsidR="0004796F" w:rsidRDefault="0004796F"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&lt;/CredentialInfo&gt;</w:t>
      </w:r>
    </w:p>
    <w:p w14:paraId="71B4514F" w14:textId="77777777" w:rsidR="0004796F" w:rsidRPr="00BF7432" w:rsidRDefault="0004796F" w:rsidP="00BF743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b/>
          <w:noProof/>
          <w:sz w:val="18"/>
          <w:szCs w:val="18"/>
          <w:lang w:val="en-GB" w:eastAsia="en-GB"/>
        </w:rPr>
      </w:pPr>
    </w:p>
    <w:p w14:paraId="10C1AC19" w14:textId="003201EF" w:rsidR="0004796F" w:rsidRPr="005A1F3B"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5A1F3B">
        <w:rPr>
          <w:rFonts w:ascii="Courier New" w:eastAsia="Times New Roman" w:hAnsi="Courier New" w:cs="Courier New"/>
          <w:noProof/>
          <w:color w:val="538135" w:themeColor="accent6" w:themeShade="BF"/>
          <w:sz w:val="18"/>
          <w:szCs w:val="18"/>
          <w:lang w:val="en-GB" w:eastAsia="en-GB"/>
        </w:rPr>
        <w:t xml:space="preserve">   &lt;!-- NCEA Level 1 attained by passing attaining four learning standards, two with merit,</w:t>
      </w:r>
    </w:p>
    <w:p w14:paraId="7461637D" w14:textId="5AC5C217" w:rsidR="0004796F" w:rsidRPr="005A1F3B"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5A1F3B">
        <w:rPr>
          <w:rFonts w:ascii="Courier New" w:eastAsia="Times New Roman" w:hAnsi="Courier New" w:cs="Courier New"/>
          <w:noProof/>
          <w:color w:val="538135" w:themeColor="accent6" w:themeShade="BF"/>
          <w:sz w:val="18"/>
          <w:szCs w:val="18"/>
          <w:lang w:val="en-GB" w:eastAsia="en-GB"/>
        </w:rPr>
        <w:t xml:space="preserve">        each contributing 4 credits --&gt;</w:t>
      </w:r>
    </w:p>
    <w:p w14:paraId="7229F3E4" w14:textId="35E372B5" w:rsidR="001F7700"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 xml:space="preserve">  </w:t>
      </w:r>
      <w:r w:rsidR="001F7700" w:rsidRPr="000C1354">
        <w:rPr>
          <w:rFonts w:ascii="Courier New" w:eastAsia="Times New Roman" w:hAnsi="Courier New" w:cs="Courier New"/>
          <w:noProof/>
          <w:sz w:val="18"/>
          <w:szCs w:val="18"/>
          <w:lang w:val="en-GB" w:eastAsia="en-GB"/>
        </w:rPr>
        <w:t>&lt;</w:t>
      </w:r>
      <w:r w:rsidR="00CA0EA2">
        <w:rPr>
          <w:rFonts w:ascii="Courier New" w:eastAsia="Times New Roman" w:hAnsi="Courier New" w:cs="Courier New"/>
          <w:noProof/>
          <w:sz w:val="18"/>
          <w:szCs w:val="18"/>
          <w:lang w:val="en-GB" w:eastAsia="en-GB"/>
        </w:rPr>
        <w:t>Credential</w:t>
      </w:r>
      <w:r w:rsidR="001F7700" w:rsidRPr="000C1354">
        <w:rPr>
          <w:rFonts w:ascii="Courier New" w:eastAsia="Times New Roman" w:hAnsi="Courier New" w:cs="Courier New"/>
          <w:noProof/>
          <w:sz w:val="18"/>
          <w:szCs w:val="18"/>
          <w:lang w:val="en-GB" w:eastAsia="en-GB"/>
        </w:rPr>
        <w:t>LearningStandard</w:t>
      </w:r>
      <w:r w:rsidR="001F7700">
        <w:rPr>
          <w:rFonts w:ascii="Courier New" w:eastAsia="Times New Roman" w:hAnsi="Courier New" w:cs="Courier New"/>
          <w:noProof/>
          <w:sz w:val="18"/>
          <w:szCs w:val="18"/>
          <w:lang w:val="en-GB" w:eastAsia="en-GB"/>
        </w:rPr>
        <w:t>List</w:t>
      </w:r>
      <w:r w:rsidR="001F7700" w:rsidRPr="000C1354">
        <w:rPr>
          <w:rFonts w:ascii="Courier New" w:eastAsia="Times New Roman" w:hAnsi="Courier New" w:cs="Courier New"/>
          <w:noProof/>
          <w:sz w:val="18"/>
          <w:szCs w:val="18"/>
          <w:lang w:val="en-GB" w:eastAsia="en-GB"/>
        </w:rPr>
        <w:t>&gt;</w:t>
      </w:r>
    </w:p>
    <w:p w14:paraId="6B4889B4"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58D7B39D" w14:textId="7028FE0D"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L</w:t>
      </w:r>
      <w:r w:rsidRPr="000C1354">
        <w:rPr>
          <w:rFonts w:ascii="Courier New" w:eastAsia="Times New Roman" w:hAnsi="Courier New" w:cs="Courier New"/>
          <w:noProof/>
          <w:sz w:val="18"/>
          <w:szCs w:val="18"/>
          <w:lang w:val="en-GB" w:eastAsia="en-GB"/>
        </w:rPr>
        <w:t>earningStandard</w:t>
      </w:r>
      <w:r>
        <w:rPr>
          <w:rFonts w:ascii="Courier New" w:eastAsia="Times New Roman" w:hAnsi="Courier New" w:cs="Courier New"/>
          <w:noProof/>
          <w:sz w:val="18"/>
          <w:szCs w:val="18"/>
          <w:lang w:val="en-GB" w:eastAsia="en-GB"/>
        </w:rPr>
        <w:t>&gt;ALGEBRA1</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w:t>
      </w:r>
      <w:r>
        <w:rPr>
          <w:rFonts w:ascii="Courier New" w:eastAsia="Times New Roman" w:hAnsi="Courier New" w:cs="Courier New"/>
          <w:noProof/>
          <w:sz w:val="18"/>
          <w:szCs w:val="18"/>
          <w:lang w:val="en-GB" w:eastAsia="en-GB"/>
        </w:rPr>
        <w:t>&lt;/LearningStandard&gt;</w:t>
      </w:r>
    </w:p>
    <w:p w14:paraId="661281F2"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&lt;credit&gt;</w:t>
      </w:r>
      <w:r>
        <w:rPr>
          <w:rFonts w:ascii="Courier New" w:eastAsia="Times New Roman" w:hAnsi="Courier New" w:cs="Courier New"/>
          <w:noProof/>
          <w:sz w:val="18"/>
          <w:szCs w:val="18"/>
          <w:lang w:val="en-GB" w:eastAsia="en-GB"/>
        </w:rPr>
        <w:t>&lt;</w:t>
      </w:r>
      <w:r w:rsidRPr="000C1354">
        <w:rPr>
          <w:rFonts w:ascii="Courier New" w:eastAsia="Times New Roman" w:hAnsi="Courier New" w:cs="Courier New"/>
          <w:noProof/>
          <w:sz w:val="18"/>
          <w:szCs w:val="18"/>
          <w:lang w:val="en-GB" w:eastAsia="en-GB"/>
        </w:rPr>
        <w:t>value&gt;</w:t>
      </w:r>
      <w:r>
        <w:rPr>
          <w:rFonts w:ascii="Courier New" w:eastAsia="Times New Roman" w:hAnsi="Courier New" w:cs="Courier New"/>
          <w:noProof/>
          <w:sz w:val="18"/>
          <w:szCs w:val="18"/>
          <w:lang w:val="en-GB" w:eastAsia="en-GB"/>
        </w:rPr>
        <w:t>4</w:t>
      </w:r>
      <w:r w:rsidRPr="000C1354">
        <w:rPr>
          <w:rFonts w:ascii="Courier New" w:eastAsia="Times New Roman" w:hAnsi="Courier New" w:cs="Courier New"/>
          <w:noProof/>
          <w:sz w:val="18"/>
          <w:szCs w:val="18"/>
          <w:lang w:val="en-GB" w:eastAsia="en-GB"/>
        </w:rPr>
        <w:t>&lt;/value&gt;&lt;/credit&gt;</w:t>
      </w:r>
    </w:p>
    <w:p w14:paraId="6F10210A"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&lt;score&gt;&lt;value&gt;</w:t>
      </w:r>
      <w:r>
        <w:rPr>
          <w:rFonts w:ascii="Courier New" w:eastAsia="Times New Roman" w:hAnsi="Courier New" w:cs="Courier New"/>
          <w:noProof/>
          <w:sz w:val="18"/>
          <w:szCs w:val="18"/>
          <w:lang w:val="en-GB" w:eastAsia="en-GB"/>
        </w:rPr>
        <w:t>M</w:t>
      </w:r>
      <w:r w:rsidRPr="000C1354">
        <w:rPr>
          <w:rFonts w:ascii="Courier New" w:eastAsia="Times New Roman" w:hAnsi="Courier New" w:cs="Courier New"/>
          <w:noProof/>
          <w:sz w:val="18"/>
          <w:szCs w:val="18"/>
          <w:lang w:val="en-GB" w:eastAsia="en-GB"/>
        </w:rPr>
        <w:t>&lt;/value&gt;</w:t>
      </w:r>
      <w:r>
        <w:rPr>
          <w:rFonts w:ascii="Courier New" w:eastAsia="Times New Roman" w:hAnsi="Courier New" w:cs="Courier New"/>
          <w:noProof/>
          <w:sz w:val="18"/>
          <w:szCs w:val="18"/>
          <w:lang w:val="en-GB" w:eastAsia="en-GB"/>
        </w:rPr>
        <w:t>&lt;/score&gt;</w:t>
      </w:r>
    </w:p>
    <w:p w14:paraId="58D06DB3" w14:textId="77777777" w:rsidR="00CA0EA2" w:rsidRPr="000C1354"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4F0D499D"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4BCDE0DB" w14:textId="32F63314"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L</w:t>
      </w:r>
      <w:r w:rsidRPr="000C1354">
        <w:rPr>
          <w:rFonts w:ascii="Courier New" w:eastAsia="Times New Roman" w:hAnsi="Courier New" w:cs="Courier New"/>
          <w:noProof/>
          <w:sz w:val="18"/>
          <w:szCs w:val="18"/>
          <w:lang w:val="en-GB" w:eastAsia="en-GB"/>
        </w:rPr>
        <w:t>earningStandard</w:t>
      </w:r>
      <w:r>
        <w:rPr>
          <w:rFonts w:ascii="Courier New" w:eastAsia="Times New Roman" w:hAnsi="Courier New" w:cs="Courier New"/>
          <w:noProof/>
          <w:sz w:val="18"/>
          <w:szCs w:val="18"/>
          <w:lang w:val="en-GB" w:eastAsia="en-GB"/>
        </w:rPr>
        <w:t>&gt;TRIGONOMETRY1</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w:t>
      </w:r>
      <w:r>
        <w:rPr>
          <w:rFonts w:ascii="Courier New" w:eastAsia="Times New Roman" w:hAnsi="Courier New" w:cs="Courier New"/>
          <w:noProof/>
          <w:sz w:val="18"/>
          <w:szCs w:val="18"/>
          <w:lang w:val="en-GB" w:eastAsia="en-GB"/>
        </w:rPr>
        <w:t>&lt;/LearningStandard&gt;</w:t>
      </w:r>
    </w:p>
    <w:p w14:paraId="3437FCB6"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&lt;credit&gt;</w:t>
      </w:r>
      <w:r>
        <w:rPr>
          <w:rFonts w:ascii="Courier New" w:eastAsia="Times New Roman" w:hAnsi="Courier New" w:cs="Courier New"/>
          <w:noProof/>
          <w:sz w:val="18"/>
          <w:szCs w:val="18"/>
          <w:lang w:val="en-GB" w:eastAsia="en-GB"/>
        </w:rPr>
        <w:t>&lt;</w:t>
      </w:r>
      <w:r w:rsidRPr="000C1354">
        <w:rPr>
          <w:rFonts w:ascii="Courier New" w:eastAsia="Times New Roman" w:hAnsi="Courier New" w:cs="Courier New"/>
          <w:noProof/>
          <w:sz w:val="18"/>
          <w:szCs w:val="18"/>
          <w:lang w:val="en-GB" w:eastAsia="en-GB"/>
        </w:rPr>
        <w:t>value&gt;</w:t>
      </w:r>
      <w:r>
        <w:rPr>
          <w:rFonts w:ascii="Courier New" w:eastAsia="Times New Roman" w:hAnsi="Courier New" w:cs="Courier New"/>
          <w:noProof/>
          <w:sz w:val="18"/>
          <w:szCs w:val="18"/>
          <w:lang w:val="en-GB" w:eastAsia="en-GB"/>
        </w:rPr>
        <w:t>4</w:t>
      </w:r>
      <w:r w:rsidRPr="000C1354">
        <w:rPr>
          <w:rFonts w:ascii="Courier New" w:eastAsia="Times New Roman" w:hAnsi="Courier New" w:cs="Courier New"/>
          <w:noProof/>
          <w:sz w:val="18"/>
          <w:szCs w:val="18"/>
          <w:lang w:val="en-GB" w:eastAsia="en-GB"/>
        </w:rPr>
        <w:t>&lt;/value&gt;&lt;/credit&gt;</w:t>
      </w:r>
    </w:p>
    <w:p w14:paraId="62E6B313" w14:textId="1CDE4A6A"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&lt;score&gt;&lt;value&gt;</w:t>
      </w:r>
      <w:r>
        <w:rPr>
          <w:rFonts w:ascii="Courier New" w:eastAsia="Times New Roman" w:hAnsi="Courier New" w:cs="Courier New"/>
          <w:noProof/>
          <w:sz w:val="18"/>
          <w:szCs w:val="18"/>
          <w:lang w:val="en-GB" w:eastAsia="en-GB"/>
        </w:rPr>
        <w:t>A</w:t>
      </w:r>
      <w:r w:rsidRPr="000C1354">
        <w:rPr>
          <w:rFonts w:ascii="Courier New" w:eastAsia="Times New Roman" w:hAnsi="Courier New" w:cs="Courier New"/>
          <w:noProof/>
          <w:sz w:val="18"/>
          <w:szCs w:val="18"/>
          <w:lang w:val="en-GB" w:eastAsia="en-GB"/>
        </w:rPr>
        <w:t>&lt;/value&gt;</w:t>
      </w:r>
      <w:r>
        <w:rPr>
          <w:rFonts w:ascii="Courier New" w:eastAsia="Times New Roman" w:hAnsi="Courier New" w:cs="Courier New"/>
          <w:noProof/>
          <w:sz w:val="18"/>
          <w:szCs w:val="18"/>
          <w:lang w:val="en-GB" w:eastAsia="en-GB"/>
        </w:rPr>
        <w:t>&lt;/score&gt;</w:t>
      </w:r>
    </w:p>
    <w:p w14:paraId="4770BB64" w14:textId="77777777" w:rsidR="00CA0EA2" w:rsidRPr="000C1354"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4AD1BCDA"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6B46C2A5" w14:textId="600B80D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L</w:t>
      </w:r>
      <w:r w:rsidRPr="000C1354">
        <w:rPr>
          <w:rFonts w:ascii="Courier New" w:eastAsia="Times New Roman" w:hAnsi="Courier New" w:cs="Courier New"/>
          <w:noProof/>
          <w:sz w:val="18"/>
          <w:szCs w:val="18"/>
          <w:lang w:val="en-GB" w:eastAsia="en-GB"/>
        </w:rPr>
        <w:t>earningStandard</w:t>
      </w:r>
      <w:r>
        <w:rPr>
          <w:rFonts w:ascii="Courier New" w:eastAsia="Times New Roman" w:hAnsi="Courier New" w:cs="Courier New"/>
          <w:noProof/>
          <w:sz w:val="18"/>
          <w:szCs w:val="18"/>
          <w:lang w:val="en-GB" w:eastAsia="en-GB"/>
        </w:rPr>
        <w:t>&gt;STATISTICS</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w:t>
      </w:r>
      <w:r>
        <w:rPr>
          <w:rFonts w:ascii="Courier New" w:eastAsia="Times New Roman" w:hAnsi="Courier New" w:cs="Courier New"/>
          <w:noProof/>
          <w:sz w:val="18"/>
          <w:szCs w:val="18"/>
          <w:lang w:val="en-GB" w:eastAsia="en-GB"/>
        </w:rPr>
        <w:t>&lt;/LearningStandard&gt;</w:t>
      </w:r>
    </w:p>
    <w:p w14:paraId="14A630C6"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&lt;credit&gt;</w:t>
      </w:r>
      <w:r>
        <w:rPr>
          <w:rFonts w:ascii="Courier New" w:eastAsia="Times New Roman" w:hAnsi="Courier New" w:cs="Courier New"/>
          <w:noProof/>
          <w:sz w:val="18"/>
          <w:szCs w:val="18"/>
          <w:lang w:val="en-GB" w:eastAsia="en-GB"/>
        </w:rPr>
        <w:t>&lt;</w:t>
      </w:r>
      <w:r w:rsidRPr="000C1354">
        <w:rPr>
          <w:rFonts w:ascii="Courier New" w:eastAsia="Times New Roman" w:hAnsi="Courier New" w:cs="Courier New"/>
          <w:noProof/>
          <w:sz w:val="18"/>
          <w:szCs w:val="18"/>
          <w:lang w:val="en-GB" w:eastAsia="en-GB"/>
        </w:rPr>
        <w:t>value&gt;</w:t>
      </w:r>
      <w:r>
        <w:rPr>
          <w:rFonts w:ascii="Courier New" w:eastAsia="Times New Roman" w:hAnsi="Courier New" w:cs="Courier New"/>
          <w:noProof/>
          <w:sz w:val="18"/>
          <w:szCs w:val="18"/>
          <w:lang w:val="en-GB" w:eastAsia="en-GB"/>
        </w:rPr>
        <w:t>4</w:t>
      </w:r>
      <w:r w:rsidRPr="000C1354">
        <w:rPr>
          <w:rFonts w:ascii="Courier New" w:eastAsia="Times New Roman" w:hAnsi="Courier New" w:cs="Courier New"/>
          <w:noProof/>
          <w:sz w:val="18"/>
          <w:szCs w:val="18"/>
          <w:lang w:val="en-GB" w:eastAsia="en-GB"/>
        </w:rPr>
        <w:t>&lt;/value&gt;&lt;/credit&gt;</w:t>
      </w:r>
    </w:p>
    <w:p w14:paraId="46A9E715"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&lt;score&gt;&lt;value&gt;</w:t>
      </w:r>
      <w:r>
        <w:rPr>
          <w:rFonts w:ascii="Courier New" w:eastAsia="Times New Roman" w:hAnsi="Courier New" w:cs="Courier New"/>
          <w:noProof/>
          <w:sz w:val="18"/>
          <w:szCs w:val="18"/>
          <w:lang w:val="en-GB" w:eastAsia="en-GB"/>
        </w:rPr>
        <w:t>M</w:t>
      </w:r>
      <w:r w:rsidRPr="000C1354">
        <w:rPr>
          <w:rFonts w:ascii="Courier New" w:eastAsia="Times New Roman" w:hAnsi="Courier New" w:cs="Courier New"/>
          <w:noProof/>
          <w:sz w:val="18"/>
          <w:szCs w:val="18"/>
          <w:lang w:val="en-GB" w:eastAsia="en-GB"/>
        </w:rPr>
        <w:t>&lt;/value&gt;</w:t>
      </w:r>
      <w:r>
        <w:rPr>
          <w:rFonts w:ascii="Courier New" w:eastAsia="Times New Roman" w:hAnsi="Courier New" w:cs="Courier New"/>
          <w:noProof/>
          <w:sz w:val="18"/>
          <w:szCs w:val="18"/>
          <w:lang w:val="en-GB" w:eastAsia="en-GB"/>
        </w:rPr>
        <w:t>&lt;/score&gt;</w:t>
      </w:r>
    </w:p>
    <w:p w14:paraId="7F12F195" w14:textId="77777777" w:rsidR="00CA0EA2" w:rsidRDefault="00CA0EA2"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30127A6B" w14:textId="77777777" w:rsidR="0004796F"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4FEF3396" w14:textId="77C903EA" w:rsidR="0004796F"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w:t>
      </w:r>
      <w:r>
        <w:rPr>
          <w:rFonts w:ascii="Courier New" w:eastAsia="Times New Roman" w:hAnsi="Courier New" w:cs="Courier New"/>
          <w:noProof/>
          <w:sz w:val="18"/>
          <w:szCs w:val="18"/>
          <w:lang w:val="en-GB" w:eastAsia="en-GB"/>
        </w:rPr>
        <w:t>L</w:t>
      </w:r>
      <w:r w:rsidRPr="000C1354">
        <w:rPr>
          <w:rFonts w:ascii="Courier New" w:eastAsia="Times New Roman" w:hAnsi="Courier New" w:cs="Courier New"/>
          <w:noProof/>
          <w:sz w:val="18"/>
          <w:szCs w:val="18"/>
          <w:lang w:val="en-GB" w:eastAsia="en-GB"/>
        </w:rPr>
        <w:t>earningStandard</w:t>
      </w:r>
      <w:r>
        <w:rPr>
          <w:rFonts w:ascii="Courier New" w:eastAsia="Times New Roman" w:hAnsi="Courier New" w:cs="Courier New"/>
          <w:noProof/>
          <w:sz w:val="18"/>
          <w:szCs w:val="18"/>
          <w:lang w:val="en-GB" w:eastAsia="en-GB"/>
        </w:rPr>
        <w:t>&gt;ACIDS</w:t>
      </w:r>
      <w:r w:rsidRPr="000C1354">
        <w:rPr>
          <w:rFonts w:ascii="Courier New" w:eastAsia="Times New Roman" w:hAnsi="Courier New" w:cs="Courier New"/>
          <w:noProof/>
          <w:sz w:val="18"/>
          <w:szCs w:val="18"/>
          <w:lang w:val="en-GB" w:eastAsia="en-GB"/>
        </w:rPr>
        <w:t>-</w:t>
      </w:r>
      <w:r>
        <w:rPr>
          <w:rFonts w:ascii="Courier New" w:eastAsia="Times New Roman" w:hAnsi="Courier New" w:cs="Courier New"/>
          <w:noProof/>
          <w:sz w:val="18"/>
          <w:szCs w:val="18"/>
          <w:lang w:val="en-GB" w:eastAsia="en-GB"/>
        </w:rPr>
        <w:t>LEARNING-</w:t>
      </w:r>
      <w:r w:rsidRPr="000C1354">
        <w:rPr>
          <w:rFonts w:ascii="Courier New" w:eastAsia="Times New Roman" w:hAnsi="Courier New" w:cs="Courier New"/>
          <w:noProof/>
          <w:sz w:val="18"/>
          <w:szCs w:val="18"/>
          <w:lang w:val="en-GB" w:eastAsia="en-GB"/>
        </w:rPr>
        <w:t>STANDARD-GUID</w:t>
      </w:r>
      <w:r>
        <w:rPr>
          <w:rFonts w:ascii="Courier New" w:eastAsia="Times New Roman" w:hAnsi="Courier New" w:cs="Courier New"/>
          <w:noProof/>
          <w:sz w:val="18"/>
          <w:szCs w:val="18"/>
          <w:lang w:val="en-GB" w:eastAsia="en-GB"/>
        </w:rPr>
        <w:t>&lt;/LearningStandard&gt;</w:t>
      </w:r>
    </w:p>
    <w:p w14:paraId="269ADDBB" w14:textId="77777777" w:rsidR="0004796F"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w:t>
      </w: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&lt;credit&gt;</w:t>
      </w:r>
      <w:r>
        <w:rPr>
          <w:rFonts w:ascii="Courier New" w:eastAsia="Times New Roman" w:hAnsi="Courier New" w:cs="Courier New"/>
          <w:noProof/>
          <w:sz w:val="18"/>
          <w:szCs w:val="18"/>
          <w:lang w:val="en-GB" w:eastAsia="en-GB"/>
        </w:rPr>
        <w:t>&lt;</w:t>
      </w:r>
      <w:r w:rsidRPr="000C1354">
        <w:rPr>
          <w:rFonts w:ascii="Courier New" w:eastAsia="Times New Roman" w:hAnsi="Courier New" w:cs="Courier New"/>
          <w:noProof/>
          <w:sz w:val="18"/>
          <w:szCs w:val="18"/>
          <w:lang w:val="en-GB" w:eastAsia="en-GB"/>
        </w:rPr>
        <w:t>value&gt;</w:t>
      </w:r>
      <w:r>
        <w:rPr>
          <w:rFonts w:ascii="Courier New" w:eastAsia="Times New Roman" w:hAnsi="Courier New" w:cs="Courier New"/>
          <w:noProof/>
          <w:sz w:val="18"/>
          <w:szCs w:val="18"/>
          <w:lang w:val="en-GB" w:eastAsia="en-GB"/>
        </w:rPr>
        <w:t>4</w:t>
      </w:r>
      <w:r w:rsidRPr="000C1354">
        <w:rPr>
          <w:rFonts w:ascii="Courier New" w:eastAsia="Times New Roman" w:hAnsi="Courier New" w:cs="Courier New"/>
          <w:noProof/>
          <w:sz w:val="18"/>
          <w:szCs w:val="18"/>
          <w:lang w:val="en-GB" w:eastAsia="en-GB"/>
        </w:rPr>
        <w:t>&lt;/value&gt;&lt;/credit&gt;</w:t>
      </w:r>
    </w:p>
    <w:p w14:paraId="1E39196A" w14:textId="4ED67478" w:rsidR="0004796F" w:rsidRDefault="0004796F" w:rsidP="000479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w:t>
      </w:r>
      <w:r w:rsidRPr="000C1354">
        <w:rPr>
          <w:rFonts w:ascii="Courier New" w:eastAsia="Times New Roman" w:hAnsi="Courier New" w:cs="Courier New"/>
          <w:noProof/>
          <w:sz w:val="18"/>
          <w:szCs w:val="18"/>
          <w:lang w:val="en-GB" w:eastAsia="en-GB"/>
        </w:rPr>
        <w:t>&lt;score&gt;&lt;value&gt;</w:t>
      </w:r>
      <w:r>
        <w:rPr>
          <w:rFonts w:ascii="Courier New" w:eastAsia="Times New Roman" w:hAnsi="Courier New" w:cs="Courier New"/>
          <w:noProof/>
          <w:sz w:val="18"/>
          <w:szCs w:val="18"/>
          <w:lang w:val="en-GB" w:eastAsia="en-GB"/>
        </w:rPr>
        <w:t>A</w:t>
      </w:r>
      <w:r w:rsidRPr="000C1354">
        <w:rPr>
          <w:rFonts w:ascii="Courier New" w:eastAsia="Times New Roman" w:hAnsi="Courier New" w:cs="Courier New"/>
          <w:noProof/>
          <w:sz w:val="18"/>
          <w:szCs w:val="18"/>
          <w:lang w:val="en-GB" w:eastAsia="en-GB"/>
        </w:rPr>
        <w:t>&lt;/value&gt;</w:t>
      </w:r>
      <w:r>
        <w:rPr>
          <w:rFonts w:ascii="Courier New" w:eastAsia="Times New Roman" w:hAnsi="Courier New" w:cs="Courier New"/>
          <w:noProof/>
          <w:sz w:val="18"/>
          <w:szCs w:val="18"/>
          <w:lang w:val="en-GB" w:eastAsia="en-GB"/>
        </w:rPr>
        <w:t>&lt;/score&gt;</w:t>
      </w:r>
    </w:p>
    <w:p w14:paraId="5630FACD" w14:textId="3F26F2C0" w:rsidR="0004796F" w:rsidRPr="000C1354" w:rsidRDefault="0004796F" w:rsidP="00CA0EA2">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 xml:space="preserve">      &lt;/CredentialLearningStandard&gt;</w:t>
      </w:r>
    </w:p>
    <w:p w14:paraId="63AFF13D" w14:textId="77777777" w:rsidR="001F7700"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0C1354">
        <w:rPr>
          <w:rFonts w:ascii="Courier New" w:eastAsia="Times New Roman" w:hAnsi="Courier New" w:cs="Courier New"/>
          <w:noProof/>
          <w:sz w:val="18"/>
          <w:szCs w:val="18"/>
          <w:lang w:val="en-GB" w:eastAsia="en-GB"/>
        </w:rPr>
        <w:t xml:space="preserve">   &lt;/</w:t>
      </w:r>
      <w:r>
        <w:rPr>
          <w:rFonts w:ascii="Courier New" w:eastAsia="Times New Roman" w:hAnsi="Courier New" w:cs="Courier New"/>
          <w:noProof/>
          <w:sz w:val="18"/>
          <w:szCs w:val="18"/>
          <w:lang w:val="en-GB" w:eastAsia="en-GB"/>
        </w:rPr>
        <w:t>L</w:t>
      </w:r>
      <w:r w:rsidRPr="000C1354">
        <w:rPr>
          <w:rFonts w:ascii="Courier New" w:eastAsia="Times New Roman" w:hAnsi="Courier New" w:cs="Courier New"/>
          <w:noProof/>
          <w:sz w:val="18"/>
          <w:szCs w:val="18"/>
          <w:lang w:val="en-GB" w:eastAsia="en-GB"/>
        </w:rPr>
        <w:t>earningStandard</w:t>
      </w:r>
      <w:r>
        <w:rPr>
          <w:rFonts w:ascii="Courier New" w:eastAsia="Times New Roman" w:hAnsi="Courier New" w:cs="Courier New"/>
          <w:noProof/>
          <w:sz w:val="18"/>
          <w:szCs w:val="18"/>
          <w:lang w:val="en-GB" w:eastAsia="en-GB"/>
        </w:rPr>
        <w:t>List</w:t>
      </w:r>
      <w:r w:rsidRPr="000C1354">
        <w:rPr>
          <w:rFonts w:ascii="Courier New" w:eastAsia="Times New Roman" w:hAnsi="Courier New" w:cs="Courier New"/>
          <w:noProof/>
          <w:sz w:val="18"/>
          <w:szCs w:val="18"/>
          <w:lang w:val="en-GB" w:eastAsia="en-GB"/>
        </w:rPr>
        <w:t>&gt;</w:t>
      </w:r>
    </w:p>
    <w:p w14:paraId="1AB36758" w14:textId="77777777" w:rsidR="005A1F3B" w:rsidRDefault="005A1F3B"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5B03CC7C" w14:textId="4B43FC0E" w:rsidR="005A1F3B" w:rsidRPr="00BF7432" w:rsidRDefault="005A1F3B"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F7432">
        <w:rPr>
          <w:rFonts w:ascii="Courier New" w:eastAsia="Times New Roman" w:hAnsi="Courier New" w:cs="Courier New"/>
          <w:noProof/>
          <w:color w:val="538135" w:themeColor="accent6" w:themeShade="BF"/>
          <w:sz w:val="18"/>
          <w:szCs w:val="18"/>
          <w:lang w:val="en-GB" w:eastAsia="en-GB"/>
        </w:rPr>
        <w:t xml:space="preserve">   &lt;!—- Alternatively could </w:t>
      </w:r>
      <w:r w:rsidR="00B4255E">
        <w:rPr>
          <w:rFonts w:ascii="Courier New" w:eastAsia="Times New Roman" w:hAnsi="Courier New" w:cs="Courier New"/>
          <w:noProof/>
          <w:color w:val="538135" w:themeColor="accent6" w:themeShade="BF"/>
          <w:sz w:val="18"/>
          <w:szCs w:val="18"/>
          <w:lang w:val="en-GB" w:eastAsia="en-GB"/>
        </w:rPr>
        <w:t xml:space="preserve">simply </w:t>
      </w:r>
      <w:r w:rsidRPr="00BF7432">
        <w:rPr>
          <w:rFonts w:ascii="Courier New" w:eastAsia="Times New Roman" w:hAnsi="Courier New" w:cs="Courier New"/>
          <w:noProof/>
          <w:color w:val="538135" w:themeColor="accent6" w:themeShade="BF"/>
          <w:sz w:val="18"/>
          <w:szCs w:val="18"/>
          <w:lang w:val="en-GB" w:eastAsia="en-GB"/>
        </w:rPr>
        <w:t>have AttainmentList --&gt;</w:t>
      </w:r>
    </w:p>
    <w:p w14:paraId="1689578B" w14:textId="67DA4E36" w:rsidR="005A1F3B" w:rsidRPr="00BF7432" w:rsidRDefault="005A1F3B"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&lt;AttainmentList&gt;</w:t>
      </w:r>
    </w:p>
    <w:p w14:paraId="3924F570" w14:textId="77777777" w:rsidR="005A1F3B" w:rsidRPr="00D16A88" w:rsidRDefault="005A1F3B" w:rsidP="005A1F3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16A88">
        <w:rPr>
          <w:rFonts w:ascii="Courier New" w:eastAsia="Times New Roman" w:hAnsi="Courier New" w:cs="Courier New"/>
          <w:noProof/>
          <w:sz w:val="18"/>
          <w:szCs w:val="18"/>
          <w:lang w:val="en-GB" w:eastAsia="en-GB"/>
        </w:rPr>
        <w:t xml:space="preserve">      &lt;Attainment </w:t>
      </w:r>
      <w:r>
        <w:rPr>
          <w:rFonts w:ascii="Courier New" w:eastAsia="Times New Roman" w:hAnsi="Courier New" w:cs="Courier New"/>
          <w:noProof/>
          <w:sz w:val="18"/>
          <w:szCs w:val="18"/>
          <w:lang w:val="en-GB" w:eastAsia="en-GB"/>
        </w:rPr>
        <w:t>taskR</w:t>
      </w:r>
      <w:r w:rsidRPr="00D16A88">
        <w:rPr>
          <w:rFonts w:ascii="Courier New" w:eastAsia="Times New Roman" w:hAnsi="Courier New" w:cs="Courier New"/>
          <w:noProof/>
          <w:sz w:val="18"/>
          <w:szCs w:val="18"/>
          <w:lang w:val="en-GB" w:eastAsia="en-GB"/>
        </w:rPr>
        <w:t>efId=”</w:t>
      </w:r>
      <w:r>
        <w:rPr>
          <w:rFonts w:ascii="Courier New" w:eastAsia="Times New Roman" w:hAnsi="Courier New" w:cs="Courier New"/>
          <w:noProof/>
          <w:sz w:val="18"/>
          <w:szCs w:val="18"/>
          <w:lang w:val="en-GB" w:eastAsia="en-GB"/>
        </w:rPr>
        <w:t>f0000000001</w:t>
      </w:r>
      <w:r w:rsidRPr="00D16A88">
        <w:rPr>
          <w:rFonts w:ascii="Courier New" w:eastAsia="Times New Roman" w:hAnsi="Courier New" w:cs="Courier New"/>
          <w:noProof/>
          <w:sz w:val="18"/>
          <w:szCs w:val="18"/>
          <w:lang w:val="en-GB" w:eastAsia="en-GB"/>
        </w:rPr>
        <w:t>”/&gt;</w:t>
      </w:r>
    </w:p>
    <w:p w14:paraId="22DA5D34" w14:textId="44FF74AA" w:rsidR="005A1F3B" w:rsidRPr="00D16A88" w:rsidRDefault="005A1F3B" w:rsidP="005A1F3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16A88">
        <w:rPr>
          <w:rFonts w:ascii="Courier New" w:eastAsia="Times New Roman" w:hAnsi="Courier New" w:cs="Courier New"/>
          <w:noProof/>
          <w:sz w:val="18"/>
          <w:szCs w:val="18"/>
          <w:lang w:val="en-GB" w:eastAsia="en-GB"/>
        </w:rPr>
        <w:t xml:space="preserve">      &lt;Attainment </w:t>
      </w:r>
      <w:r>
        <w:rPr>
          <w:rFonts w:ascii="Courier New" w:eastAsia="Times New Roman" w:hAnsi="Courier New" w:cs="Courier New"/>
          <w:noProof/>
          <w:sz w:val="18"/>
          <w:szCs w:val="18"/>
          <w:lang w:val="en-GB" w:eastAsia="en-GB"/>
        </w:rPr>
        <w:t>taskR</w:t>
      </w:r>
      <w:r w:rsidRPr="00D16A88">
        <w:rPr>
          <w:rFonts w:ascii="Courier New" w:eastAsia="Times New Roman" w:hAnsi="Courier New" w:cs="Courier New"/>
          <w:noProof/>
          <w:sz w:val="18"/>
          <w:szCs w:val="18"/>
          <w:lang w:val="en-GB" w:eastAsia="en-GB"/>
        </w:rPr>
        <w:t>efId=”</w:t>
      </w:r>
      <w:r>
        <w:rPr>
          <w:rFonts w:ascii="Courier New" w:eastAsia="Times New Roman" w:hAnsi="Courier New" w:cs="Courier New"/>
          <w:noProof/>
          <w:sz w:val="18"/>
          <w:szCs w:val="18"/>
          <w:lang w:val="en-GB" w:eastAsia="en-GB"/>
        </w:rPr>
        <w:t>f0000000002</w:t>
      </w:r>
      <w:r w:rsidRPr="00D16A88">
        <w:rPr>
          <w:rFonts w:ascii="Courier New" w:eastAsia="Times New Roman" w:hAnsi="Courier New" w:cs="Courier New"/>
          <w:noProof/>
          <w:sz w:val="18"/>
          <w:szCs w:val="18"/>
          <w:lang w:val="en-GB" w:eastAsia="en-GB"/>
        </w:rPr>
        <w:t>”/&gt;</w:t>
      </w:r>
    </w:p>
    <w:p w14:paraId="64CD9FD8" w14:textId="48DA3F42" w:rsidR="005A1F3B" w:rsidRPr="00D16A88" w:rsidRDefault="005A1F3B" w:rsidP="005A1F3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16A88">
        <w:rPr>
          <w:rFonts w:ascii="Courier New" w:eastAsia="Times New Roman" w:hAnsi="Courier New" w:cs="Courier New"/>
          <w:noProof/>
          <w:sz w:val="18"/>
          <w:szCs w:val="18"/>
          <w:lang w:val="en-GB" w:eastAsia="en-GB"/>
        </w:rPr>
        <w:t xml:space="preserve">      &lt;Attainment </w:t>
      </w:r>
      <w:r>
        <w:rPr>
          <w:rFonts w:ascii="Courier New" w:eastAsia="Times New Roman" w:hAnsi="Courier New" w:cs="Courier New"/>
          <w:noProof/>
          <w:sz w:val="18"/>
          <w:szCs w:val="18"/>
          <w:lang w:val="en-GB" w:eastAsia="en-GB"/>
        </w:rPr>
        <w:t>taskR</w:t>
      </w:r>
      <w:r w:rsidRPr="00D16A88">
        <w:rPr>
          <w:rFonts w:ascii="Courier New" w:eastAsia="Times New Roman" w:hAnsi="Courier New" w:cs="Courier New"/>
          <w:noProof/>
          <w:sz w:val="18"/>
          <w:szCs w:val="18"/>
          <w:lang w:val="en-GB" w:eastAsia="en-GB"/>
        </w:rPr>
        <w:t>efId=”</w:t>
      </w:r>
      <w:r>
        <w:rPr>
          <w:rFonts w:ascii="Courier New" w:eastAsia="Times New Roman" w:hAnsi="Courier New" w:cs="Courier New"/>
          <w:noProof/>
          <w:sz w:val="18"/>
          <w:szCs w:val="18"/>
          <w:lang w:val="en-GB" w:eastAsia="en-GB"/>
        </w:rPr>
        <w:t>f0000000003</w:t>
      </w:r>
      <w:r w:rsidRPr="00D16A88">
        <w:rPr>
          <w:rFonts w:ascii="Courier New" w:eastAsia="Times New Roman" w:hAnsi="Courier New" w:cs="Courier New"/>
          <w:noProof/>
          <w:sz w:val="18"/>
          <w:szCs w:val="18"/>
          <w:lang w:val="en-GB" w:eastAsia="en-GB"/>
        </w:rPr>
        <w:t>”/&gt;</w:t>
      </w:r>
    </w:p>
    <w:p w14:paraId="2136D847" w14:textId="2153219C" w:rsidR="005A1F3B" w:rsidRPr="00D16A88" w:rsidRDefault="005A1F3B" w:rsidP="005A1F3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16A88">
        <w:rPr>
          <w:rFonts w:ascii="Courier New" w:eastAsia="Times New Roman" w:hAnsi="Courier New" w:cs="Courier New"/>
          <w:noProof/>
          <w:sz w:val="18"/>
          <w:szCs w:val="18"/>
          <w:lang w:val="en-GB" w:eastAsia="en-GB"/>
        </w:rPr>
        <w:t xml:space="preserve">      &lt;Attainment </w:t>
      </w:r>
      <w:r>
        <w:rPr>
          <w:rFonts w:ascii="Courier New" w:eastAsia="Times New Roman" w:hAnsi="Courier New" w:cs="Courier New"/>
          <w:noProof/>
          <w:sz w:val="18"/>
          <w:szCs w:val="18"/>
          <w:lang w:val="en-GB" w:eastAsia="en-GB"/>
        </w:rPr>
        <w:t>taskR</w:t>
      </w:r>
      <w:r w:rsidRPr="00D16A88">
        <w:rPr>
          <w:rFonts w:ascii="Courier New" w:eastAsia="Times New Roman" w:hAnsi="Courier New" w:cs="Courier New"/>
          <w:noProof/>
          <w:sz w:val="18"/>
          <w:szCs w:val="18"/>
          <w:lang w:val="en-GB" w:eastAsia="en-GB"/>
        </w:rPr>
        <w:t>efId=”</w:t>
      </w:r>
      <w:r>
        <w:rPr>
          <w:rFonts w:ascii="Courier New" w:eastAsia="Times New Roman" w:hAnsi="Courier New" w:cs="Courier New"/>
          <w:noProof/>
          <w:sz w:val="18"/>
          <w:szCs w:val="18"/>
          <w:lang w:val="en-GB" w:eastAsia="en-GB"/>
        </w:rPr>
        <w:t>f0000000004</w:t>
      </w:r>
      <w:r w:rsidRPr="00D16A88">
        <w:rPr>
          <w:rFonts w:ascii="Courier New" w:eastAsia="Times New Roman" w:hAnsi="Courier New" w:cs="Courier New"/>
          <w:noProof/>
          <w:sz w:val="18"/>
          <w:szCs w:val="18"/>
          <w:lang w:val="en-GB" w:eastAsia="en-GB"/>
        </w:rPr>
        <w:t>”/&gt;</w:t>
      </w:r>
    </w:p>
    <w:p w14:paraId="7BB0CA0D" w14:textId="769C36BF" w:rsidR="005A1F3B" w:rsidRPr="005A1F3B" w:rsidRDefault="005A1F3B"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F7432">
        <w:rPr>
          <w:rFonts w:ascii="Courier New" w:eastAsia="Times New Roman" w:hAnsi="Courier New" w:cs="Courier New"/>
          <w:noProof/>
          <w:sz w:val="18"/>
          <w:szCs w:val="18"/>
          <w:lang w:val="en-GB" w:eastAsia="en-GB"/>
        </w:rPr>
        <w:t xml:space="preserve">   &lt;/AttainmentList&gt;</w:t>
      </w:r>
    </w:p>
    <w:p w14:paraId="1B658AE2" w14:textId="218DC2A4" w:rsidR="001F7700" w:rsidRPr="000C1354" w:rsidRDefault="001F7700" w:rsidP="001F7700">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Pr>
          <w:rFonts w:ascii="Courier New" w:eastAsia="Times New Roman" w:hAnsi="Courier New" w:cs="Courier New"/>
          <w:noProof/>
          <w:sz w:val="18"/>
          <w:szCs w:val="18"/>
          <w:lang w:val="en-GB" w:eastAsia="en-GB"/>
        </w:rPr>
        <w:t>&lt;/Attainment&gt;</w:t>
      </w:r>
    </w:p>
    <w:p w14:paraId="613BE0FE" w14:textId="4ADB8E12" w:rsidR="0004796F" w:rsidRDefault="0004796F">
      <w:pPr>
        <w:rPr>
          <w:rFonts w:asciiTheme="majorHAnsi" w:eastAsiaTheme="majorEastAsia" w:hAnsiTheme="majorHAnsi" w:cstheme="majorBidi"/>
          <w:i/>
          <w:iCs/>
          <w:color w:val="2E74B5" w:themeColor="accent1" w:themeShade="BF"/>
          <w:lang w:val="en-US" w:eastAsia="en-US"/>
        </w:rPr>
      </w:pPr>
      <w:r w:rsidRPr="00BF7432">
        <w:rPr>
          <w:lang w:val="en-US"/>
        </w:rPr>
        <w:br w:type="page"/>
      </w:r>
    </w:p>
    <w:p w14:paraId="5172C507" w14:textId="1CCB220E" w:rsidR="00CA0EA2" w:rsidRPr="007A6448" w:rsidRDefault="00B4255E" w:rsidP="00BE1C9B">
      <w:pPr>
        <w:pStyle w:val="4"/>
      </w:pPr>
      <w:r>
        <w:lastRenderedPageBreak/>
        <w:t>Attainment List - Student Transcript</w:t>
      </w:r>
    </w:p>
    <w:p w14:paraId="34719D3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&lt;StudentTranscript&gt;</w:t>
      </w:r>
    </w:p>
    <w:p w14:paraId="05AA17F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&lt;StudentRefId&gt;Tony&lt;/StudentRefId&gt;</w:t>
      </w:r>
    </w:p>
    <w:p w14:paraId="252F80F0" w14:textId="6D66B1DD"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w:t>
      </w:r>
      <w:r>
        <w:rPr>
          <w:rFonts w:ascii="Courier New" w:eastAsia="Times New Roman" w:hAnsi="Courier New" w:cs="Courier New"/>
          <w:noProof/>
          <w:sz w:val="18"/>
          <w:szCs w:val="18"/>
          <w:lang w:val="en-GB" w:eastAsia="en-GB"/>
        </w:rPr>
        <w:t>List</w:t>
      </w:r>
      <w:r w:rsidRPr="00BE1C9B">
        <w:rPr>
          <w:rFonts w:ascii="Courier New" w:eastAsia="Times New Roman" w:hAnsi="Courier New" w:cs="Courier New"/>
          <w:noProof/>
          <w:sz w:val="18"/>
          <w:szCs w:val="18"/>
          <w:lang w:val="en-GB" w:eastAsia="en-GB"/>
        </w:rPr>
        <w:t>&gt;</w:t>
      </w:r>
    </w:p>
    <w:p w14:paraId="2A723A0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7B28D2E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&lt;TaskRefId&gt;f000000001&lt;/TaskRefId&gt;</w:t>
      </w:r>
    </w:p>
    <w:p w14:paraId="683059E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&lt;TaskType&gt;Assessment&lt;/TaskType&gt;</w:t>
      </w:r>
    </w:p>
    <w:p w14:paraId="21F71AA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p>
    <w:p w14:paraId="1FC5BFE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&lt;!-- Mock exam has school as provider --&gt;</w:t>
      </w:r>
    </w:p>
    <w:p w14:paraId="005EB3F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&lt;AuthorityProviderRefId&gt;Wellington College&lt;/AuthorityProviderRefId&gt; </w:t>
      </w:r>
    </w:p>
    <w:p w14:paraId="4C2BD2E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48474B5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&lt;LearningStandardRefId&gt;Algebra 1&lt;/LearningStandardRefId&gt;</w:t>
      </w:r>
    </w:p>
    <w:p w14:paraId="7221A21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&lt;AssessmentMode&gt;External&lt;/AssessmentMode&gt;</w:t>
      </w:r>
    </w:p>
    <w:p w14:paraId="0F543EA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College&lt;/AssessmentLocationId&gt;</w:t>
      </w:r>
    </w:p>
    <w:p w14:paraId="2DF333C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 </w:t>
      </w:r>
    </w:p>
    <w:p w14:paraId="66152C5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5553969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&lt;ContributionType&gt;Mock&lt;/ContributionType&gt;</w:t>
      </w:r>
    </w:p>
    <w:p w14:paraId="02C42E0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&lt;AssessmentFormRefId&gt;247_9MAT_2017&lt;/AssessmentFormRefId&gt;</w:t>
      </w:r>
    </w:p>
    <w:p w14:paraId="3B26142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3EE0586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3FABC99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3C61C12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&lt;Value&gt;Merit&lt;/Value&gt;</w:t>
      </w:r>
    </w:p>
    <w:p w14:paraId="0D3CF04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r w:rsidRPr="00BE1C9B">
        <w:rPr>
          <w:rFonts w:ascii="Courier New" w:eastAsia="Times New Roman" w:hAnsi="Courier New" w:cs="Courier New"/>
          <w:noProof/>
          <w:color w:val="538135" w:themeColor="accent6" w:themeShade="BF"/>
          <w:sz w:val="18"/>
          <w:szCs w:val="18"/>
          <w:lang w:val="en-GB" w:eastAsia="en-GB"/>
        </w:rPr>
        <w:t xml:space="preserve">   &lt;!-- Could be 'Provisional' --&gt;</w:t>
      </w:r>
    </w:p>
    <w:p w14:paraId="75DBBE1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0A179B4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46AD75A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&lt;Comment&gt;Well done Tony&lt;/Comment&gt;</w:t>
      </w:r>
    </w:p>
    <w:p w14:paraId="078810C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09F7FB6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w:t>
      </w:r>
    </w:p>
    <w:p w14:paraId="0974943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58667D6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w:t>
      </w:r>
    </w:p>
    <w:p w14:paraId="6EE5FBE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07FE008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&lt;TaskRefId&gt;f000000002&lt;/TaskRefId&gt;</w:t>
      </w:r>
    </w:p>
    <w:p w14:paraId="3666D74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&lt;TaskType&gt;Assessment&lt;/TaskType&gt;</w:t>
      </w:r>
    </w:p>
    <w:p w14:paraId="225E1E1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&lt;!-- Real exams have NZQA as provider --&gt;</w:t>
      </w:r>
    </w:p>
    <w:p w14:paraId="0FB4CA3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25BDAD5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78AFBFE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&lt;LearningStandardRefId&gt;Trigonometry 1&lt;/LearningStandardRefId&gt;</w:t>
      </w:r>
    </w:p>
    <w:p w14:paraId="09616D2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&lt;AssessmentMode&gt;External&lt;/AssessmentMode&gt;</w:t>
      </w:r>
    </w:p>
    <w:p w14:paraId="79A4B35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College&lt;/AssessmentLocationId&gt;</w:t>
      </w:r>
      <w:r w:rsidRPr="00BE1C9B">
        <w:rPr>
          <w:rFonts w:ascii="Courier New" w:eastAsia="Times New Roman" w:hAnsi="Courier New" w:cs="Courier New"/>
          <w:noProof/>
          <w:sz w:val="18"/>
          <w:szCs w:val="18"/>
          <w:lang w:val="en-GB" w:eastAsia="en-GB"/>
        </w:rPr>
        <w:tab/>
        <w:t xml:space="preserve"> </w:t>
      </w:r>
    </w:p>
    <w:p w14:paraId="3E81632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w:t>
      </w:r>
    </w:p>
    <w:p w14:paraId="04C5B8E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3052E7F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&lt;ContributionType&gt;Final&lt;/ContributionType&gt;</w:t>
      </w:r>
    </w:p>
    <w:p w14:paraId="779A6A4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&lt;AssessmentFormRefId&gt;exam paper no&lt;/AssessmentFormRefId&gt;</w:t>
      </w:r>
    </w:p>
    <w:p w14:paraId="79EB839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5B25718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46824C1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0FAE2A0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&lt;Score&gt;Achieved&lt;/Score&gt;</w:t>
      </w:r>
    </w:p>
    <w:p w14:paraId="2790462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p>
    <w:p w14:paraId="64E05C0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0E3736D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773E7AD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32FC5E0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&lt;/StudentAssessmentList&gt;</w:t>
      </w:r>
    </w:p>
    <w:p w14:paraId="16B11CF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23B146C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r>
    </w:p>
    <w:p w14:paraId="62F56E0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&lt;!-- Two attempts at passing Algebra 1 --&gt;</w:t>
      </w:r>
    </w:p>
    <w:p w14:paraId="7C8BCB2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19FE711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&lt;TaskRefId&gt;f000000003&lt;/TaskRefId&gt;</w:t>
      </w:r>
    </w:p>
    <w:p w14:paraId="5146317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&lt;TaskType&gt;Assessment&lt;/TaskType&gt;</w:t>
      </w:r>
    </w:p>
    <w:p w14:paraId="0CE36F9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0C3D3F9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24BD32C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&lt;LearningStandardRefId&gt;Algebra 1&lt;/LearningStandardRefId&gt;</w:t>
      </w:r>
    </w:p>
    <w:p w14:paraId="0951317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&lt;AssessmentMode&gt;External&lt;/AssessmentMode&gt;</w:t>
      </w:r>
    </w:p>
    <w:p w14:paraId="0AE2844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College&lt;/AssessmentLocationId&gt;</w:t>
      </w:r>
      <w:r w:rsidRPr="00BE1C9B">
        <w:rPr>
          <w:rFonts w:ascii="Courier New" w:eastAsia="Times New Roman" w:hAnsi="Courier New" w:cs="Courier New"/>
          <w:noProof/>
          <w:sz w:val="18"/>
          <w:szCs w:val="18"/>
          <w:lang w:val="en-GB" w:eastAsia="en-GB"/>
        </w:rPr>
        <w:tab/>
        <w:t xml:space="preserve">   </w:t>
      </w:r>
    </w:p>
    <w:p w14:paraId="2EF99BE5" w14:textId="6E4A9038"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&lt;StudentAssessmentList&gt;</w:t>
      </w:r>
    </w:p>
    <w:p w14:paraId="38DE5C9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4592A967" w14:textId="0F576B04"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&lt;ContributionType&gt;Provisional&lt;/ContributionType&gt;</w:t>
      </w:r>
      <w:r>
        <w:rPr>
          <w:rFonts w:ascii="Courier New" w:eastAsia="Times New Roman" w:hAnsi="Courier New" w:cs="Courier New"/>
          <w:noProof/>
          <w:sz w:val="18"/>
          <w:szCs w:val="18"/>
          <w:lang w:val="en-GB" w:eastAsia="en-GB"/>
        </w:rPr>
        <w:t xml:space="preserve"> </w:t>
      </w:r>
    </w:p>
    <w:p w14:paraId="2679B62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&lt;AssessmentFormRefId&gt;exam paper no 11&lt;/AssessmentFormRefId&gt;</w:t>
      </w:r>
    </w:p>
    <w:p w14:paraId="264CBE12" w14:textId="4BE3C126"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&lt;ScoreList&gt;</w:t>
      </w:r>
    </w:p>
    <w:p w14:paraId="6924873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3964182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5000765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&lt;Score&gt;Achieved&lt;/Score&gt;</w:t>
      </w:r>
    </w:p>
    <w:p w14:paraId="3CC8314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&lt;Status&gt;Superseded&lt;/Status&gt;</w:t>
      </w:r>
    </w:p>
    <w:p w14:paraId="67177CE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lastRenderedPageBreak/>
        <w:tab/>
      </w:r>
      <w:r w:rsidRPr="00BE1C9B">
        <w:rPr>
          <w:rFonts w:ascii="Courier New" w:eastAsia="Times New Roman" w:hAnsi="Courier New" w:cs="Courier New"/>
          <w:noProof/>
          <w:sz w:val="18"/>
          <w:szCs w:val="18"/>
          <w:lang w:val="en-GB" w:eastAsia="en-GB"/>
        </w:rPr>
        <w:tab/>
        <w:t xml:space="preserve">    &lt;/Score&gt;</w:t>
      </w:r>
    </w:p>
    <w:p w14:paraId="0B1FC3C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&lt;/ScoreList&gt;</w:t>
      </w:r>
    </w:p>
    <w:p w14:paraId="5CA54CB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4C7C78D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p>
    <w:p w14:paraId="5E33EB8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&lt;StudentAssessment&gt;</w:t>
      </w:r>
    </w:p>
    <w:p w14:paraId="08E06335" w14:textId="7DA13E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&lt;ContributionType&gt;Final&lt;/ContributionType&gt;</w:t>
      </w:r>
      <w:r>
        <w:rPr>
          <w:rFonts w:ascii="Courier New" w:eastAsia="Times New Roman" w:hAnsi="Courier New" w:cs="Courier New"/>
          <w:noProof/>
          <w:sz w:val="18"/>
          <w:szCs w:val="18"/>
          <w:lang w:val="en-GB" w:eastAsia="en-GB"/>
        </w:rPr>
        <w:t xml:space="preserve">  </w:t>
      </w:r>
      <w:r w:rsidRPr="00D16A88">
        <w:rPr>
          <w:rFonts w:ascii="Courier New" w:eastAsia="Times New Roman" w:hAnsi="Courier New" w:cs="Courier New"/>
          <w:noProof/>
          <w:color w:val="538135" w:themeColor="accent6" w:themeShade="BF"/>
          <w:sz w:val="18"/>
          <w:szCs w:val="18"/>
          <w:lang w:val="en-GB" w:eastAsia="en-GB"/>
        </w:rPr>
        <w:t>&lt;!</w:t>
      </w:r>
      <w:r>
        <w:rPr>
          <w:rFonts w:ascii="Courier New" w:eastAsia="Times New Roman" w:hAnsi="Courier New" w:cs="Courier New"/>
          <w:noProof/>
          <w:color w:val="538135" w:themeColor="accent6" w:themeShade="BF"/>
          <w:sz w:val="18"/>
          <w:szCs w:val="18"/>
          <w:lang w:val="en-GB" w:eastAsia="en-GB"/>
        </w:rPr>
        <w:t xml:space="preserve">-- </w:t>
      </w:r>
      <w:r w:rsidRPr="00D16A88">
        <w:rPr>
          <w:rFonts w:ascii="Courier New" w:eastAsia="Times New Roman" w:hAnsi="Courier New" w:cs="Courier New"/>
          <w:noProof/>
          <w:color w:val="538135" w:themeColor="accent6" w:themeShade="BF"/>
          <w:sz w:val="18"/>
          <w:szCs w:val="18"/>
          <w:lang w:val="en-GB" w:eastAsia="en-GB"/>
        </w:rPr>
        <w:t>This is the one that counts --&gt;</w:t>
      </w:r>
    </w:p>
    <w:p w14:paraId="234A99B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&lt;AssessmentFormRefId&gt;exam paper no 12&lt;/AssessmentFormRefId&gt;</w:t>
      </w:r>
    </w:p>
    <w:p w14:paraId="7FF78A18" w14:textId="76868502"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&lt;ScoreList&gt;</w:t>
      </w:r>
    </w:p>
    <w:p w14:paraId="5679B6A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1660E8E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1ED4B82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&lt;Score&gt;Merit&lt;/Score&gt;</w:t>
      </w:r>
    </w:p>
    <w:p w14:paraId="61A93A6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p>
    <w:p w14:paraId="343389BE" w14:textId="69D6EE0D"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&lt;/Score&gt;</w:t>
      </w:r>
    </w:p>
    <w:p w14:paraId="38381A90" w14:textId="119A68A3"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&lt;/ScoreList&gt;</w:t>
      </w:r>
    </w:p>
    <w:p w14:paraId="5B5FC64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0447567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w:t>
      </w:r>
    </w:p>
    <w:p w14:paraId="3FCCA23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2877FE6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r>
    </w:p>
    <w:p w14:paraId="1E67C13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0D6CF26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&lt;TaskRefId&gt;f000000004&lt;/TaskRefId&gt;</w:t>
      </w:r>
    </w:p>
    <w:p w14:paraId="279BA6C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Assessment</w:t>
      </w:r>
      <w:r w:rsidRPr="00BE1C9B">
        <w:rPr>
          <w:rFonts w:ascii="Courier New" w:eastAsia="Times New Roman" w:hAnsi="Courier New" w:cs="Courier New"/>
          <w:noProof/>
          <w:sz w:val="18"/>
          <w:szCs w:val="18"/>
          <w:lang w:val="en-GB" w:eastAsia="en-GB"/>
        </w:rPr>
        <w:t>&lt;/TaskType&gt;</w:t>
      </w:r>
    </w:p>
    <w:p w14:paraId="19598F2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1BD4F4B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53BC5FB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&lt;LearningStandardRefId&gt;Statistics 1&lt;/LearningStandardRefId&gt;</w:t>
      </w:r>
    </w:p>
    <w:p w14:paraId="7CB04CB6" w14:textId="6EDBD5F4"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&lt;AssessmentMode&gt;External&lt;/AssessmentMode&gt;</w:t>
      </w:r>
    </w:p>
    <w:p w14:paraId="127BD78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College&lt;/AssessmentLocationId&gt;</w:t>
      </w:r>
    </w:p>
    <w:p w14:paraId="34084829" w14:textId="67305970"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&lt;StudentAssessmentList&gt;</w:t>
      </w:r>
    </w:p>
    <w:p w14:paraId="3CC518DF" w14:textId="0CA29C9F"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&lt;StudentAssessment&gt;</w:t>
      </w:r>
    </w:p>
    <w:p w14:paraId="705803E4" w14:textId="0E6898DC"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&lt;ContributionType&gt;Final&lt;/ContributionType&gt;</w:t>
      </w:r>
    </w:p>
    <w:p w14:paraId="7B9A3CB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&lt;AssessmentFormRefId&gt;exam paper no 15&lt;/AssessmentFormRefId&gt;</w:t>
      </w:r>
    </w:p>
    <w:p w14:paraId="6717E7C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1B22EEF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2637673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36801DE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&lt;Score&gt;Merit&lt;/Score&gt;</w:t>
      </w:r>
    </w:p>
    <w:p w14:paraId="6C08B84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p>
    <w:p w14:paraId="2591876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5B055D8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&lt;/ScoreList&gt;</w:t>
      </w:r>
    </w:p>
    <w:p w14:paraId="77E0EFD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&lt;/StudentAssessment&gt;</w:t>
      </w:r>
    </w:p>
    <w:p w14:paraId="0B5DB3A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w:t>
      </w:r>
    </w:p>
    <w:p w14:paraId="24C17EC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2E28ACB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697608C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color w:val="538135" w:themeColor="accent6" w:themeShade="BF"/>
          <w:sz w:val="18"/>
          <w:szCs w:val="18"/>
          <w:lang w:val="en-GB" w:eastAsia="en-GB"/>
        </w:rPr>
        <w:t>&lt;!-- Did not achieve History --&gt;</w:t>
      </w:r>
    </w:p>
    <w:p w14:paraId="703C55A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55AF7FF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&lt;TaskRefId&gt;f000000005&lt;/TaskRefId&gt;</w:t>
      </w:r>
    </w:p>
    <w:p w14:paraId="48CD613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Assessment</w:t>
      </w:r>
      <w:r w:rsidRPr="00BE1C9B">
        <w:rPr>
          <w:rFonts w:ascii="Courier New" w:eastAsia="Times New Roman" w:hAnsi="Courier New" w:cs="Courier New"/>
          <w:noProof/>
          <w:sz w:val="18"/>
          <w:szCs w:val="18"/>
          <w:lang w:val="en-GB" w:eastAsia="en-GB"/>
        </w:rPr>
        <w:t>&lt;/TaskType&gt;</w:t>
      </w:r>
    </w:p>
    <w:p w14:paraId="0A17CBE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4DF5607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5982740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&lt;LearningStandardRefId&gt;History 1&lt;/LearningStandardRefId&gt;</w:t>
      </w:r>
    </w:p>
    <w:p w14:paraId="7CA9C5E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&lt;AssessmentMode&gt;External&lt;/AssessmentMode&gt;</w:t>
      </w:r>
    </w:p>
    <w:p w14:paraId="1819D97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College&lt;/AssessmentLocationId&gt;</w:t>
      </w:r>
    </w:p>
    <w:p w14:paraId="32B8FDC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&lt;StudentAssessmentList&gt;</w:t>
      </w:r>
    </w:p>
    <w:p w14:paraId="7DEBA62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&lt;StudentAssessment&gt;</w:t>
      </w:r>
    </w:p>
    <w:p w14:paraId="5453477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&lt;ContributionType&gt;Final&lt;/ContributionType&gt;</w:t>
      </w:r>
    </w:p>
    <w:p w14:paraId="19E8A95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&lt;AssessmentFormRefId&gt;exam paper no 17&lt;/AssessmentFormRefId&gt;</w:t>
      </w:r>
    </w:p>
    <w:p w14:paraId="0DB47E8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&lt;ScoreList&gt;</w:t>
      </w:r>
    </w:p>
    <w:p w14:paraId="60664B9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&lt;Score&gt;</w:t>
      </w:r>
    </w:p>
    <w:p w14:paraId="4F6FD90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10E6636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&lt;Score&gt;Not Achieved&lt;/Score&gt;</w:t>
      </w:r>
    </w:p>
    <w:p w14:paraId="717F0E5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p>
    <w:p w14:paraId="325565B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112ADB3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3427C0D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&lt;/StudentAssessment&gt;</w:t>
      </w:r>
    </w:p>
    <w:p w14:paraId="741EC4D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&lt;/StudentAssessmentList&gt;</w:t>
      </w:r>
    </w:p>
    <w:p w14:paraId="5B731F4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6A850F6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0DAD16B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444C858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color w:val="538135" w:themeColor="accent6" w:themeShade="BF"/>
          <w:sz w:val="18"/>
          <w:szCs w:val="18"/>
          <w:lang w:val="en-GB" w:eastAsia="en-GB"/>
        </w:rPr>
        <w:t>&lt;!-- French was provided at a different school, probably because it was taught there --&gt;</w:t>
      </w:r>
    </w:p>
    <w:p w14:paraId="46AC58B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5CD49DA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&lt;TaskRefId&gt;f000000006&lt;/TaskRefId&gt;</w:t>
      </w:r>
    </w:p>
    <w:p w14:paraId="63AFFCF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Assessment</w:t>
      </w:r>
      <w:r w:rsidRPr="00BE1C9B">
        <w:rPr>
          <w:rFonts w:ascii="Courier New" w:eastAsia="Times New Roman" w:hAnsi="Courier New" w:cs="Courier New"/>
          <w:noProof/>
          <w:sz w:val="18"/>
          <w:szCs w:val="18"/>
          <w:lang w:val="en-GB" w:eastAsia="en-GB"/>
        </w:rPr>
        <w:t>&lt;/TaskType&gt;</w:t>
      </w:r>
    </w:p>
    <w:p w14:paraId="71882A2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0FC7052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&lt;AssessmentFamily&gt;NCEA&lt;/AssessmentFamily&gt;</w:t>
      </w:r>
    </w:p>
    <w:p w14:paraId="611C4B0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lastRenderedPageBreak/>
        <w:t xml:space="preserve">         &lt;LearningStandardRefId&gt;French 1&lt;/LearningStandardRefId&gt;</w:t>
      </w:r>
    </w:p>
    <w:p w14:paraId="15764FEA" w14:textId="65796775"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&lt;AssessmentMode&gt;External&lt;/AssessmentMode&gt;</w:t>
      </w:r>
    </w:p>
    <w:p w14:paraId="76E482B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&lt;AssessmentLocationId&gt;Wellington Girls College&lt;/AssessmentLocationId&gt;</w:t>
      </w:r>
    </w:p>
    <w:p w14:paraId="3777CE52" w14:textId="508A0FF4"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&lt;StudentAssessmentList&gt;</w:t>
      </w:r>
    </w:p>
    <w:p w14:paraId="0A32F4D6" w14:textId="652B51BD"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&lt;StudentAssessment&gt;</w:t>
      </w:r>
    </w:p>
    <w:p w14:paraId="5FE76F6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&lt;ContributionType&gt;Final&lt;/ContributionType&gt;</w:t>
      </w:r>
    </w:p>
    <w:p w14:paraId="4CAAF04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&lt;AssessmentFormRefId&gt;exam paper no&lt;/AssessmentFormRefId&gt;</w:t>
      </w:r>
    </w:p>
    <w:p w14:paraId="54D0D6C4" w14:textId="0FACA930"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&lt;ScoreList&gt;</w:t>
      </w:r>
    </w:p>
    <w:p w14:paraId="6ACC0A8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w:t>
      </w:r>
    </w:p>
    <w:p w14:paraId="30BC910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&lt;Metric&gt;NCEA Result&lt;/Metric&gt;</w:t>
      </w:r>
    </w:p>
    <w:p w14:paraId="4D152F3B"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&lt;Score&gt;Merit&lt;/Score&gt;</w:t>
      </w:r>
    </w:p>
    <w:p w14:paraId="40C1DB4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&lt;Status&gt;Final&lt;/Status&gt;</w:t>
      </w:r>
    </w:p>
    <w:p w14:paraId="6805FB6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r>
      <w:r w:rsidRPr="00BE1C9B">
        <w:rPr>
          <w:rFonts w:ascii="Courier New" w:eastAsia="Times New Roman" w:hAnsi="Courier New" w:cs="Courier New"/>
          <w:noProof/>
          <w:sz w:val="18"/>
          <w:szCs w:val="18"/>
          <w:lang w:val="en-GB" w:eastAsia="en-GB"/>
        </w:rPr>
        <w:tab/>
        <w:t xml:space="preserve">  &lt;/Score&gt;</w:t>
      </w:r>
    </w:p>
    <w:p w14:paraId="488A524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&lt;/ScoreList&gt;</w:t>
      </w:r>
    </w:p>
    <w:p w14:paraId="7D82EF37" w14:textId="3DE206D1"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&lt;/StudentAssessment&gt;</w:t>
      </w:r>
    </w:p>
    <w:p w14:paraId="231FFC21" w14:textId="1CE8EA69"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w:t>
      </w:r>
      <w:r>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sz w:val="18"/>
          <w:szCs w:val="18"/>
          <w:lang w:val="en-GB" w:eastAsia="en-GB"/>
        </w:rPr>
        <w:t>&lt;/StudentAssessmentList&gt;</w:t>
      </w:r>
    </w:p>
    <w:p w14:paraId="1D184E3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487E423E" w14:textId="77777777" w:rsidR="00B4255E"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p>
    <w:p w14:paraId="0E08B9AB" w14:textId="23BD21E3"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&lt;!-- Credential granted because of previous Assessment Attainments --&gt;</w:t>
      </w:r>
    </w:p>
    <w:p w14:paraId="2EC0145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19D878C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&lt;TaskRefId&gt;f000000007&lt;/TaskRefId&gt;</w:t>
      </w:r>
    </w:p>
    <w:p w14:paraId="209E9F8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Credential</w:t>
      </w:r>
      <w:r w:rsidRPr="00BE1C9B">
        <w:rPr>
          <w:rFonts w:ascii="Courier New" w:eastAsia="Times New Roman" w:hAnsi="Courier New" w:cs="Courier New"/>
          <w:noProof/>
          <w:sz w:val="18"/>
          <w:szCs w:val="18"/>
          <w:lang w:val="en-GB" w:eastAsia="en-GB"/>
        </w:rPr>
        <w:t>&lt;/TaskType&gt;</w:t>
      </w:r>
    </w:p>
    <w:p w14:paraId="005B804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5153C82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&lt;Credential credentialRefId="NCEA-1"&gt;</w:t>
      </w:r>
    </w:p>
    <w:p w14:paraId="163357A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&lt;Name&gt;NCEA Level 1&lt;/Name&gt;</w:t>
      </w:r>
    </w:p>
    <w:p w14:paraId="4AB6090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&lt;/Credential&gt;</w:t>
      </w:r>
    </w:p>
    <w:p w14:paraId="4484C18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&lt;AttainmentList&gt;</w:t>
      </w:r>
    </w:p>
    <w:p w14:paraId="34007703"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taskRefId="f000000001"/&gt;</w:t>
      </w:r>
    </w:p>
    <w:p w14:paraId="10E27F5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taskRefId="f000000002"/&gt;</w:t>
      </w:r>
    </w:p>
    <w:p w14:paraId="5C3AF60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taskRefId="f000000003"/&gt;</w:t>
      </w:r>
    </w:p>
    <w:p w14:paraId="5CFC6B50"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taskRefId="f000000004"/&gt;</w:t>
      </w:r>
    </w:p>
    <w:p w14:paraId="5AADCBE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taskRefId="f000000006"/&gt;</w:t>
      </w:r>
    </w:p>
    <w:p w14:paraId="58754A9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&lt;/AttainmentList&gt;</w:t>
      </w:r>
    </w:p>
    <w:p w14:paraId="26BA861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5CB75CB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w:t>
      </w:r>
    </w:p>
    <w:p w14:paraId="016D17C7" w14:textId="488E7088"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sz w:val="18"/>
          <w:szCs w:val="18"/>
          <w:lang w:val="en-GB" w:eastAsia="en-GB"/>
        </w:rPr>
        <w:t xml:space="preserve">      </w:t>
      </w:r>
      <w:r w:rsidRPr="00BE1C9B">
        <w:rPr>
          <w:rFonts w:ascii="Courier New" w:eastAsia="Times New Roman" w:hAnsi="Courier New" w:cs="Courier New"/>
          <w:noProof/>
          <w:color w:val="538135" w:themeColor="accent6" w:themeShade="BF"/>
          <w:sz w:val="18"/>
          <w:szCs w:val="18"/>
          <w:lang w:val="en-GB" w:eastAsia="en-GB"/>
        </w:rPr>
        <w:t xml:space="preserve">&lt;!-- Merit Endorsement is a separate </w:t>
      </w:r>
      <w:r>
        <w:rPr>
          <w:rFonts w:ascii="Courier New" w:eastAsia="Times New Roman" w:hAnsi="Courier New" w:cs="Courier New"/>
          <w:noProof/>
          <w:color w:val="538135" w:themeColor="accent6" w:themeShade="BF"/>
          <w:sz w:val="18"/>
          <w:szCs w:val="18"/>
          <w:lang w:val="en-GB" w:eastAsia="en-GB"/>
        </w:rPr>
        <w:t>C</w:t>
      </w:r>
      <w:r w:rsidRPr="00BE1C9B">
        <w:rPr>
          <w:rFonts w:ascii="Courier New" w:eastAsia="Times New Roman" w:hAnsi="Courier New" w:cs="Courier New"/>
          <w:noProof/>
          <w:color w:val="538135" w:themeColor="accent6" w:themeShade="BF"/>
          <w:sz w:val="18"/>
          <w:szCs w:val="18"/>
          <w:lang w:val="en-GB" w:eastAsia="en-GB"/>
        </w:rPr>
        <w:t>redential</w:t>
      </w:r>
      <w:r>
        <w:rPr>
          <w:rFonts w:ascii="Courier New" w:eastAsia="Times New Roman" w:hAnsi="Courier New" w:cs="Courier New"/>
          <w:noProof/>
          <w:color w:val="538135" w:themeColor="accent6" w:themeShade="BF"/>
          <w:sz w:val="18"/>
          <w:szCs w:val="18"/>
          <w:lang w:val="en-GB" w:eastAsia="en-GB"/>
        </w:rPr>
        <w:t>, with slightly different Attainment List</w:t>
      </w:r>
      <w:r w:rsidRPr="00BE1C9B">
        <w:rPr>
          <w:rFonts w:ascii="Courier New" w:eastAsia="Times New Roman" w:hAnsi="Courier New" w:cs="Courier New"/>
          <w:noProof/>
          <w:color w:val="538135" w:themeColor="accent6" w:themeShade="BF"/>
          <w:sz w:val="18"/>
          <w:szCs w:val="18"/>
          <w:lang w:val="en-GB" w:eastAsia="en-GB"/>
        </w:rPr>
        <w:t xml:space="preserve"> --&gt;</w:t>
      </w:r>
    </w:p>
    <w:p w14:paraId="5135D65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196D293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&lt;TaskRefId&gt;f000000008&lt;/TaskRefId&gt;</w:t>
      </w:r>
    </w:p>
    <w:p w14:paraId="0BD3053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Credential</w:t>
      </w:r>
      <w:r w:rsidRPr="00BE1C9B">
        <w:rPr>
          <w:rFonts w:ascii="Courier New" w:eastAsia="Times New Roman" w:hAnsi="Courier New" w:cs="Courier New"/>
          <w:noProof/>
          <w:sz w:val="18"/>
          <w:szCs w:val="18"/>
          <w:lang w:val="en-GB" w:eastAsia="en-GB"/>
        </w:rPr>
        <w:t>&lt;/TaskType&gt;</w:t>
      </w:r>
    </w:p>
    <w:p w14:paraId="397BC77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5CA06B8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&lt;Credential credentialRefId="NCEA-1M"&gt;</w:t>
      </w:r>
    </w:p>
    <w:p w14:paraId="1149526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&lt;Name&gt;NCEA Level 1 Endorsed with Merit&lt;/Name&gt;</w:t>
      </w:r>
    </w:p>
    <w:p w14:paraId="44EB6D7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&lt;/Credential&gt;</w:t>
      </w:r>
    </w:p>
    <w:p w14:paraId="16D380F1"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&lt;AttainmentList&gt;</w:t>
      </w:r>
    </w:p>
    <w:p w14:paraId="4B066A0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taskRefId="f000000001"/&gt;</w:t>
      </w:r>
    </w:p>
    <w:p w14:paraId="501F600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taskRefId="f000000003"/&gt;</w:t>
      </w:r>
    </w:p>
    <w:p w14:paraId="5EB37DDA"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taskRefId="f000000004"/&gt;</w:t>
      </w:r>
    </w:p>
    <w:p w14:paraId="26EFEC76"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taskRefId="f000000006"/&gt;</w:t>
      </w:r>
    </w:p>
    <w:p w14:paraId="5D4F43A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&lt;/AttainmentList&gt;</w:t>
      </w:r>
    </w:p>
    <w:p w14:paraId="44E3673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62FC5584"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w:t>
      </w:r>
    </w:p>
    <w:p w14:paraId="321522C1" w14:textId="77777777" w:rsidR="0036325F"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&lt;!-- Name of Course Endorsement Credential is derived from </w:t>
      </w:r>
    </w:p>
    <w:p w14:paraId="0569984D" w14:textId="7414AA6D" w:rsidR="00B4255E" w:rsidRPr="00BE1C9B" w:rsidRDefault="0036325F"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BE1C9B">
        <w:rPr>
          <w:rFonts w:ascii="Courier New" w:eastAsia="Times New Roman" w:hAnsi="Courier New" w:cs="Courier New"/>
          <w:noProof/>
          <w:color w:val="538135" w:themeColor="accent6" w:themeShade="BF"/>
          <w:sz w:val="18"/>
          <w:szCs w:val="18"/>
          <w:lang w:val="en-GB" w:eastAsia="en-GB"/>
        </w:rPr>
        <w:t xml:space="preserve">           </w:t>
      </w:r>
      <w:r w:rsidR="00B4255E" w:rsidRPr="00BE1C9B">
        <w:rPr>
          <w:rFonts w:ascii="Courier New" w:eastAsia="Times New Roman" w:hAnsi="Courier New" w:cs="Courier New"/>
          <w:noProof/>
          <w:color w:val="538135" w:themeColor="accent6" w:themeShade="BF"/>
          <w:sz w:val="18"/>
          <w:szCs w:val="18"/>
          <w:lang w:val="en-GB" w:eastAsia="en-GB"/>
        </w:rPr>
        <w:t>SchoolCourseLocalId from original Registration --&gt;</w:t>
      </w:r>
    </w:p>
    <w:p w14:paraId="3F04724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28A1D3E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&lt;TaskRefId&gt;f000000009&lt;/TaskRefId&gt;</w:t>
      </w:r>
    </w:p>
    <w:p w14:paraId="634A4BC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&lt;TaskType&gt;</w:t>
      </w:r>
      <w:r w:rsidRPr="00BE1C9B">
        <w:rPr>
          <w:rFonts w:ascii="Courier New" w:eastAsia="Times New Roman" w:hAnsi="Courier New" w:cs="Courier New"/>
          <w:b/>
          <w:noProof/>
          <w:sz w:val="18"/>
          <w:szCs w:val="18"/>
          <w:lang w:val="en-GB" w:eastAsia="en-GB"/>
        </w:rPr>
        <w:t>Credential</w:t>
      </w:r>
      <w:r w:rsidRPr="00BE1C9B">
        <w:rPr>
          <w:rFonts w:ascii="Courier New" w:eastAsia="Times New Roman" w:hAnsi="Courier New" w:cs="Courier New"/>
          <w:noProof/>
          <w:sz w:val="18"/>
          <w:szCs w:val="18"/>
          <w:lang w:val="en-GB" w:eastAsia="en-GB"/>
        </w:rPr>
        <w:t>&lt;/TaskType&gt;</w:t>
      </w:r>
    </w:p>
    <w:p w14:paraId="3449365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&lt;AuthorityProviderRefId&gt;NZQA&lt;/AuthorityProviderRefId&gt;</w:t>
      </w:r>
    </w:p>
    <w:p w14:paraId="77B62115"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&lt;Credential credentialRefId="WellingtonCollege-Y11MA-M"&gt;</w:t>
      </w:r>
    </w:p>
    <w:p w14:paraId="21202A67"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&lt;Name&gt;NCEA Level 1 Maths Endorsed with Merit&lt;/Name&gt;</w:t>
      </w:r>
    </w:p>
    <w:p w14:paraId="6A0769FD"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&lt;/Credential&gt;</w:t>
      </w:r>
    </w:p>
    <w:p w14:paraId="3979EE12"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&lt;AttainmentList&gt;</w:t>
      </w:r>
    </w:p>
    <w:p w14:paraId="15AEF63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taskRefId="f000000001"/&gt;</w:t>
      </w:r>
    </w:p>
    <w:p w14:paraId="742969DC"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taskRefId="f000000003"/&gt;</w:t>
      </w:r>
    </w:p>
    <w:p w14:paraId="73CF05BE"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ab/>
        <w:t xml:space="preserve">    &lt;Attainment taskRefId="f000000004"/&gt;</w:t>
      </w:r>
    </w:p>
    <w:p w14:paraId="681C4EB8"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&lt;/AttainmentList&gt;</w:t>
      </w:r>
    </w:p>
    <w:p w14:paraId="2104DD0F"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&lt;/Attainment&gt;</w:t>
      </w:r>
    </w:p>
    <w:p w14:paraId="52A157B9" w14:textId="77777777" w:rsidR="00B4255E"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 xml:space="preserve">   &lt;/AttainmentSet&gt;</w:t>
      </w:r>
    </w:p>
    <w:p w14:paraId="573E11BA" w14:textId="37E637DF" w:rsidR="000A2CA6" w:rsidRPr="00BE1C9B" w:rsidRDefault="00B4255E" w:rsidP="00BE1C9B">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BE1C9B">
        <w:rPr>
          <w:rFonts w:ascii="Courier New" w:eastAsia="Times New Roman" w:hAnsi="Courier New" w:cs="Courier New"/>
          <w:noProof/>
          <w:sz w:val="18"/>
          <w:szCs w:val="18"/>
          <w:lang w:val="en-GB" w:eastAsia="en-GB"/>
        </w:rPr>
        <w:t>&lt;/StudentTranscript&gt;</w:t>
      </w:r>
    </w:p>
    <w:p w14:paraId="649C5A44" w14:textId="77777777" w:rsidR="004E5A44" w:rsidRDefault="004E5A44" w:rsidP="004E5A44">
      <w:pPr>
        <w:pStyle w:val="2"/>
      </w:pPr>
      <w:bookmarkStart w:id="516" w:name="_Toc497142431"/>
      <w:bookmarkStart w:id="517" w:name="_Toc498607925"/>
      <w:r>
        <w:lastRenderedPageBreak/>
        <w:t>Workflows</w:t>
      </w:r>
      <w:bookmarkEnd w:id="516"/>
      <w:bookmarkEnd w:id="517"/>
    </w:p>
    <w:p w14:paraId="42AF25B1" w14:textId="4B61E173" w:rsidR="009C4624" w:rsidRDefault="009C4624" w:rsidP="002C3431">
      <w:pPr>
        <w:pStyle w:val="3"/>
      </w:pPr>
      <w:bookmarkStart w:id="518" w:name="_Toc498607926"/>
      <w:r w:rsidRPr="00FD6FCE">
        <w:t xml:space="preserve">Enrolment in </w:t>
      </w:r>
      <w:del w:id="519" w:author="Nick Nicholas" w:date="2018-02-14T14:35:00Z">
        <w:r w:rsidDel="002C3431">
          <w:delText>class</w:delText>
        </w:r>
      </w:del>
      <w:ins w:id="520" w:author="Nick Nicholas" w:date="2018-02-14T14:35:00Z">
        <w:r w:rsidR="002C3431">
          <w:t>TeachingGroup</w:t>
        </w:r>
      </w:ins>
      <w:r w:rsidRPr="00FD6FCE">
        <w:t>:</w:t>
      </w:r>
      <w:bookmarkEnd w:id="518"/>
    </w:p>
    <w:p w14:paraId="04D632C7" w14:textId="77777777" w:rsidR="009C4624" w:rsidRDefault="009C4624" w:rsidP="009C4624">
      <w:r>
        <w:t>Input:</w:t>
      </w:r>
    </w:p>
    <w:p w14:paraId="28669C37" w14:textId="77777777" w:rsidR="009C4624" w:rsidRDefault="009C4624" w:rsidP="009C4624">
      <w:pPr>
        <w:pStyle w:val="a3"/>
        <w:numPr>
          <w:ilvl w:val="0"/>
          <w:numId w:val="24"/>
        </w:numPr>
      </w:pPr>
      <w:r>
        <w:t>Student</w:t>
      </w:r>
    </w:p>
    <w:p w14:paraId="6D6A0A16" w14:textId="223D1C0C" w:rsidR="009C4624" w:rsidRDefault="009C4624" w:rsidP="009C4624">
      <w:pPr>
        <w:pStyle w:val="a3"/>
        <w:numPr>
          <w:ilvl w:val="0"/>
          <w:numId w:val="24"/>
        </w:numPr>
      </w:pPr>
      <w:del w:id="521" w:author="Nick Nicholas" w:date="2018-02-14T14:35:00Z">
        <w:r w:rsidDel="002C3431">
          <w:delText>Class</w:delText>
        </w:r>
      </w:del>
      <w:ins w:id="522" w:author="Nick Nicholas" w:date="2018-02-14T14:35:00Z">
        <w:r w:rsidR="002C3431">
          <w:t>TeachingGroup</w:t>
        </w:r>
      </w:ins>
    </w:p>
    <w:p w14:paraId="2A8D39EB" w14:textId="2B320908" w:rsidR="003A0293" w:rsidRDefault="003A0293" w:rsidP="003A0293">
      <w:pPr>
        <w:pStyle w:val="a3"/>
        <w:numPr>
          <w:ilvl w:val="1"/>
          <w:numId w:val="24"/>
        </w:numPr>
      </w:pPr>
      <w:r>
        <w:t>Learning Standards</w:t>
      </w:r>
    </w:p>
    <w:p w14:paraId="1811CD87" w14:textId="77777777" w:rsidR="009C4624" w:rsidRDefault="009C4624" w:rsidP="009C4624">
      <w:pPr>
        <w:pStyle w:val="a3"/>
        <w:numPr>
          <w:ilvl w:val="0"/>
          <w:numId w:val="24"/>
        </w:numPr>
      </w:pPr>
      <w:r>
        <w:t>Learning Standard</w:t>
      </w:r>
    </w:p>
    <w:p w14:paraId="1FBE365C" w14:textId="5F383DAA" w:rsidR="009023E3" w:rsidRDefault="009023E3" w:rsidP="009C4624">
      <w:pPr>
        <w:pStyle w:val="a3"/>
        <w:numPr>
          <w:ilvl w:val="0"/>
          <w:numId w:val="24"/>
        </w:numPr>
      </w:pPr>
      <w:r>
        <w:t>Staff</w:t>
      </w:r>
    </w:p>
    <w:p w14:paraId="7E067E4B" w14:textId="77777777" w:rsidR="009C4624" w:rsidRDefault="009C4624" w:rsidP="009C4624">
      <w:r>
        <w:t>Output:</w:t>
      </w:r>
    </w:p>
    <w:p w14:paraId="4C21C436" w14:textId="0C8DFFD8" w:rsidR="009C4624" w:rsidRDefault="009C4624" w:rsidP="009C4624">
      <w:pPr>
        <w:pStyle w:val="a3"/>
        <w:numPr>
          <w:ilvl w:val="0"/>
          <w:numId w:val="24"/>
        </w:numPr>
      </w:pPr>
      <w:r>
        <w:t>StudentClassEnrollment (</w:t>
      </w:r>
      <w:ins w:id="523" w:author="Nick Nicholas" w:date="2018-02-14T14:35:00Z">
        <w:r w:rsidR="002C3431">
          <w:t xml:space="preserve">= </w:t>
        </w:r>
      </w:ins>
      <w:r>
        <w:t>TeachingGroup)</w:t>
      </w:r>
    </w:p>
    <w:p w14:paraId="46712694" w14:textId="77777777" w:rsidR="009C4624" w:rsidRDefault="009C4624" w:rsidP="009C4624">
      <w:pPr>
        <w:pStyle w:val="a3"/>
        <w:numPr>
          <w:ilvl w:val="0"/>
          <w:numId w:val="24"/>
        </w:numPr>
      </w:pPr>
      <w:r>
        <w:t>Grade</w:t>
      </w:r>
    </w:p>
    <w:p w14:paraId="06A89179" w14:textId="64363AED" w:rsidR="003A1FBA" w:rsidRDefault="003A1FBA" w:rsidP="003A1FBA">
      <w:pPr>
        <w:pStyle w:val="a3"/>
        <w:numPr>
          <w:ilvl w:val="1"/>
          <w:numId w:val="24"/>
        </w:numPr>
      </w:pPr>
      <w:r>
        <w:t>Learning Standard breakdown of Grade</w:t>
      </w:r>
    </w:p>
    <w:p w14:paraId="32D7BDD8" w14:textId="237C4647" w:rsidR="000057C4" w:rsidRDefault="00F91D7E" w:rsidP="007A6448">
      <w:pPr>
        <w:pStyle w:val="a3"/>
        <w:numPr>
          <w:ilvl w:val="0"/>
          <w:numId w:val="24"/>
        </w:numPr>
      </w:pPr>
      <w:ins w:id="524" w:author="Nick Nicholas" w:date="2018-02-14T14:36:00Z">
        <w:r>
          <w:t>Student</w:t>
        </w:r>
      </w:ins>
      <w:r w:rsidR="000057C4">
        <w:t>Attainment</w:t>
      </w:r>
    </w:p>
    <w:p w14:paraId="7DE1E93B" w14:textId="77777777" w:rsidR="009C4624" w:rsidRDefault="009C4624" w:rsidP="009C4624">
      <w:r>
        <w:t>Steps:</w:t>
      </w:r>
    </w:p>
    <w:p w14:paraId="142179EC" w14:textId="0B83B5EB" w:rsidR="009C4624" w:rsidRDefault="009C4624" w:rsidP="009C4624">
      <w:pPr>
        <w:pStyle w:val="a3"/>
        <w:numPr>
          <w:ilvl w:val="0"/>
          <w:numId w:val="24"/>
        </w:numPr>
      </w:pPr>
      <w:r>
        <w:t xml:space="preserve">Student enrolls in </w:t>
      </w:r>
      <w:del w:id="525" w:author="Nick Nicholas" w:date="2018-02-14T14:35:00Z">
        <w:r w:rsidR="008F5AB4" w:rsidDel="002C3431">
          <w:delText>Class</w:delText>
        </w:r>
      </w:del>
      <w:ins w:id="526" w:author="Nick Nicholas" w:date="2018-02-14T14:35:00Z">
        <w:r w:rsidR="002C3431">
          <w:t>TeachingGroup</w:t>
        </w:r>
      </w:ins>
    </w:p>
    <w:p w14:paraId="1CA30364" w14:textId="47664F9C" w:rsidR="00EA1805" w:rsidRDefault="008F5AB4" w:rsidP="00EA1805">
      <w:pPr>
        <w:pStyle w:val="a3"/>
        <w:numPr>
          <w:ilvl w:val="0"/>
          <w:numId w:val="24"/>
        </w:numPr>
      </w:pPr>
      <w:r>
        <w:t xml:space="preserve">Student completes </w:t>
      </w:r>
      <w:ins w:id="527" w:author="Nick Nicholas" w:date="2018-02-14T14:35:00Z">
        <w:r w:rsidR="002C3431">
          <w:t>TeachingGroup</w:t>
        </w:r>
      </w:ins>
      <w:del w:id="528" w:author="Nick Nicholas" w:date="2018-02-14T14:35:00Z">
        <w:r w:rsidDel="002C3431">
          <w:delText>Class</w:delText>
        </w:r>
      </w:del>
      <w:r>
        <w:t>, and all related Assessm</w:t>
      </w:r>
      <w:r w:rsidR="00A2413E">
        <w:t>ents</w:t>
      </w:r>
    </w:p>
    <w:p w14:paraId="6B7FC53A" w14:textId="2B292B7E" w:rsidR="009023E3" w:rsidRDefault="003A1FBA" w:rsidP="009C4624">
      <w:pPr>
        <w:pStyle w:val="a3"/>
        <w:numPr>
          <w:ilvl w:val="0"/>
          <w:numId w:val="24"/>
        </w:numPr>
      </w:pPr>
      <w:r>
        <w:t>Staff awards Student with Grade</w:t>
      </w:r>
    </w:p>
    <w:p w14:paraId="0F7F8BF7" w14:textId="4678FCF6" w:rsidR="003A1FBA" w:rsidRDefault="003A1FBA" w:rsidP="003A1FBA">
      <w:pPr>
        <w:pStyle w:val="a3"/>
        <w:numPr>
          <w:ilvl w:val="1"/>
          <w:numId w:val="24"/>
        </w:numPr>
      </w:pPr>
      <w:r>
        <w:t xml:space="preserve">Grade contains breakdown of </w:t>
      </w:r>
      <w:r w:rsidR="003A0293">
        <w:t>G</w:t>
      </w:r>
      <w:r>
        <w:t xml:space="preserve">rade mark by </w:t>
      </w:r>
      <w:r w:rsidR="003A0293">
        <w:t>L</w:t>
      </w:r>
      <w:r>
        <w:t xml:space="preserve">earning </w:t>
      </w:r>
      <w:r w:rsidR="003A0293">
        <w:t>S</w:t>
      </w:r>
      <w:r>
        <w:t>tandards</w:t>
      </w:r>
    </w:p>
    <w:p w14:paraId="3A010A15" w14:textId="427A0754" w:rsidR="0055112E" w:rsidRDefault="0055112E" w:rsidP="003A1FBA">
      <w:pPr>
        <w:pStyle w:val="a3"/>
        <w:numPr>
          <w:ilvl w:val="1"/>
          <w:numId w:val="24"/>
        </w:numPr>
      </w:pPr>
      <w:r>
        <w:t xml:space="preserve">Grade can also be expressed as </w:t>
      </w:r>
      <w:ins w:id="529" w:author="Nick Nicholas" w:date="2018-02-14T14:36:00Z">
        <w:r w:rsidR="00F91D7E">
          <w:t>Student</w:t>
        </w:r>
      </w:ins>
      <w:r>
        <w:t xml:space="preserve">Attainment, </w:t>
      </w:r>
      <w:r w:rsidR="00D74CAC">
        <w:t xml:space="preserve">which </w:t>
      </w:r>
      <w:r w:rsidR="004F4B3F">
        <w:t>associates successful completion of Class with credits, and potentially with one or more Credentials</w:t>
      </w:r>
    </w:p>
    <w:p w14:paraId="3F0C8418" w14:textId="1BAE295B" w:rsidR="00EA1805" w:rsidRDefault="00EA1805" w:rsidP="00EA1805">
      <w:pPr>
        <w:pStyle w:val="a3"/>
        <w:numPr>
          <w:ilvl w:val="0"/>
          <w:numId w:val="24"/>
        </w:numPr>
      </w:pPr>
      <w:r>
        <w:t>Alt 1:</w:t>
      </w:r>
    </w:p>
    <w:p w14:paraId="5E346907" w14:textId="6ACC574F" w:rsidR="00EA1805" w:rsidRDefault="00EA1805" w:rsidP="00EA1805">
      <w:pPr>
        <w:pStyle w:val="a3"/>
        <w:numPr>
          <w:ilvl w:val="1"/>
          <w:numId w:val="24"/>
        </w:numPr>
      </w:pPr>
      <w:r>
        <w:t xml:space="preserve">Student unenrolls in </w:t>
      </w:r>
      <w:ins w:id="530" w:author="Nick Nicholas" w:date="2018-02-14T14:35:00Z">
        <w:r w:rsidR="002C3431">
          <w:t>TeachingGroup</w:t>
        </w:r>
      </w:ins>
      <w:del w:id="531" w:author="Nick Nicholas" w:date="2018-02-14T14:35:00Z">
        <w:r w:rsidDel="002C3431">
          <w:delText>Class</w:delText>
        </w:r>
        <w:r w:rsidR="00704759" w:rsidDel="002C3431">
          <w:delText xml:space="preserve"> </w:delText>
        </w:r>
      </w:del>
      <w:r w:rsidR="00704759">
        <w:t>before any applicable census cutoff</w:t>
      </w:r>
    </w:p>
    <w:p w14:paraId="03754C8C" w14:textId="16DCFD6E" w:rsidR="00EA1805" w:rsidRDefault="00EA1805" w:rsidP="00EA1805">
      <w:pPr>
        <w:pStyle w:val="a3"/>
        <w:numPr>
          <w:ilvl w:val="1"/>
          <w:numId w:val="24"/>
        </w:numPr>
      </w:pPr>
      <w:r>
        <w:t xml:space="preserve">Student is not awarded Grade for </w:t>
      </w:r>
      <w:ins w:id="532" w:author="Nick Nicholas" w:date="2018-02-14T14:35:00Z">
        <w:r w:rsidR="002C3431">
          <w:t>TeachingGroup</w:t>
        </w:r>
      </w:ins>
      <w:del w:id="533" w:author="Nick Nicholas" w:date="2018-02-14T14:35:00Z">
        <w:r w:rsidDel="002C3431">
          <w:delText>Class</w:delText>
        </w:r>
      </w:del>
    </w:p>
    <w:p w14:paraId="6FA2690F" w14:textId="15306DBB" w:rsidR="007E179F" w:rsidRDefault="007E179F" w:rsidP="007E179F">
      <w:pPr>
        <w:pStyle w:val="a3"/>
        <w:numPr>
          <w:ilvl w:val="0"/>
          <w:numId w:val="24"/>
        </w:numPr>
      </w:pPr>
      <w:r>
        <w:t>Alt 2:</w:t>
      </w:r>
    </w:p>
    <w:p w14:paraId="44A55165" w14:textId="1BC6E601" w:rsidR="007E179F" w:rsidRDefault="007E179F" w:rsidP="007E179F">
      <w:pPr>
        <w:pStyle w:val="a3"/>
        <w:numPr>
          <w:ilvl w:val="1"/>
          <w:numId w:val="24"/>
        </w:numPr>
      </w:pPr>
      <w:r>
        <w:t xml:space="preserve">Student does not complete </w:t>
      </w:r>
      <w:ins w:id="534" w:author="Nick Nicholas" w:date="2018-02-14T14:35:00Z">
        <w:r w:rsidR="002C3431">
          <w:t>TeachingGroup</w:t>
        </w:r>
      </w:ins>
      <w:del w:id="535" w:author="Nick Nicholas" w:date="2018-02-14T14:35:00Z">
        <w:r w:rsidDel="002C3431">
          <w:delText>Class</w:delText>
        </w:r>
      </w:del>
    </w:p>
    <w:p w14:paraId="0F6C16DD" w14:textId="386744F6" w:rsidR="007E179F" w:rsidRDefault="007E179F" w:rsidP="007E179F">
      <w:pPr>
        <w:pStyle w:val="a3"/>
        <w:numPr>
          <w:ilvl w:val="1"/>
          <w:numId w:val="24"/>
        </w:numPr>
      </w:pPr>
      <w:r>
        <w:t xml:space="preserve">Student is awarded Grade for </w:t>
      </w:r>
      <w:ins w:id="536" w:author="Nick Nicholas" w:date="2018-02-14T14:35:00Z">
        <w:r w:rsidR="002C3431">
          <w:t>TeachingGroup</w:t>
        </w:r>
      </w:ins>
      <w:del w:id="537" w:author="Nick Nicholas" w:date="2018-02-14T14:35:00Z">
        <w:r w:rsidDel="002C3431">
          <w:delText>Class</w:delText>
        </w:r>
      </w:del>
      <w:r>
        <w:t xml:space="preserve">, reflecting the </w:t>
      </w:r>
      <w:r w:rsidR="00EA7EC1">
        <w:t>progress</w:t>
      </w:r>
      <w:r>
        <w:t xml:space="preserve"> they have </w:t>
      </w:r>
      <w:r w:rsidR="00EA7EC1">
        <w:t>demonstrated</w:t>
      </w:r>
    </w:p>
    <w:p w14:paraId="20B3F158" w14:textId="77777777" w:rsidR="009C4624" w:rsidRPr="007A6448" w:rsidRDefault="009C4624" w:rsidP="009C4624">
      <w:pPr>
        <w:rPr>
          <w:i/>
          <w:lang w:val="en-US"/>
        </w:rPr>
      </w:pPr>
    </w:p>
    <w:p w14:paraId="107B72A0" w14:textId="77777777" w:rsidR="00E60D03" w:rsidRPr="00FD6FCE" w:rsidRDefault="00E60D03">
      <w:pPr>
        <w:pStyle w:val="3"/>
      </w:pPr>
      <w:bookmarkStart w:id="538" w:name="_Toc498607927"/>
      <w:r w:rsidRPr="00FD6FCE">
        <w:t xml:space="preserve">Enrolment in </w:t>
      </w:r>
      <w:r>
        <w:t>assessment</w:t>
      </w:r>
      <w:r w:rsidRPr="00FD6FCE">
        <w:t>:</w:t>
      </w:r>
      <w:bookmarkEnd w:id="538"/>
    </w:p>
    <w:p w14:paraId="6AE919D9" w14:textId="77777777" w:rsidR="00E60D03" w:rsidRDefault="00E60D03" w:rsidP="00E60D03">
      <w:r>
        <w:t>Input:</w:t>
      </w:r>
    </w:p>
    <w:p w14:paraId="0B917CBE" w14:textId="77777777" w:rsidR="00E60D03" w:rsidRDefault="00E60D03" w:rsidP="00E60D03">
      <w:pPr>
        <w:pStyle w:val="a3"/>
        <w:numPr>
          <w:ilvl w:val="0"/>
          <w:numId w:val="24"/>
        </w:numPr>
      </w:pPr>
      <w:r>
        <w:t>Student</w:t>
      </w:r>
    </w:p>
    <w:p w14:paraId="676B2F81" w14:textId="77777777" w:rsidR="00E60D03" w:rsidRDefault="00E60D03" w:rsidP="00E60D03">
      <w:pPr>
        <w:pStyle w:val="a3"/>
        <w:numPr>
          <w:ilvl w:val="0"/>
          <w:numId w:val="24"/>
        </w:numPr>
      </w:pPr>
      <w:r>
        <w:t>Assessment</w:t>
      </w:r>
    </w:p>
    <w:p w14:paraId="160A67B2" w14:textId="77777777" w:rsidR="00E60D03" w:rsidRDefault="00E60D03" w:rsidP="00E60D03">
      <w:pPr>
        <w:pStyle w:val="a3"/>
        <w:numPr>
          <w:ilvl w:val="0"/>
          <w:numId w:val="24"/>
        </w:numPr>
      </w:pPr>
      <w:r>
        <w:t>Course</w:t>
      </w:r>
    </w:p>
    <w:p w14:paraId="2838C67F" w14:textId="77777777" w:rsidR="00E60D03" w:rsidRDefault="00E60D03" w:rsidP="00E60D03">
      <w:pPr>
        <w:pStyle w:val="a3"/>
        <w:numPr>
          <w:ilvl w:val="1"/>
          <w:numId w:val="24"/>
        </w:numPr>
      </w:pPr>
      <w:r>
        <w:t>Assessment</w:t>
      </w:r>
    </w:p>
    <w:p w14:paraId="2523BDC5" w14:textId="77777777" w:rsidR="00E60D03" w:rsidRDefault="00E60D03" w:rsidP="00E60D03">
      <w:pPr>
        <w:pStyle w:val="a3"/>
        <w:numPr>
          <w:ilvl w:val="1"/>
          <w:numId w:val="24"/>
        </w:numPr>
      </w:pPr>
      <w:commentRangeStart w:id="539"/>
      <w:commentRangeStart w:id="540"/>
      <w:r>
        <w:t>Learning Standards per Assessment</w:t>
      </w:r>
      <w:commentRangeEnd w:id="539"/>
      <w:r w:rsidR="009719E6">
        <w:rPr>
          <w:rStyle w:val="a6"/>
        </w:rPr>
        <w:commentReference w:id="539"/>
      </w:r>
      <w:commentRangeEnd w:id="540"/>
      <w:r w:rsidR="001D486D">
        <w:rPr>
          <w:rStyle w:val="a6"/>
        </w:rPr>
        <w:commentReference w:id="540"/>
      </w:r>
    </w:p>
    <w:p w14:paraId="605B3534" w14:textId="2614FF48" w:rsidR="003C3C52" w:rsidRDefault="003C3C52" w:rsidP="003C3C52">
      <w:pPr>
        <w:pStyle w:val="a3"/>
        <w:numPr>
          <w:ilvl w:val="0"/>
          <w:numId w:val="24"/>
        </w:numPr>
      </w:pPr>
      <w:r>
        <w:t>WellbeingCharacteristic</w:t>
      </w:r>
    </w:p>
    <w:p w14:paraId="0BF97A37" w14:textId="77777777" w:rsidR="00E60D03" w:rsidRDefault="00E60D03" w:rsidP="00E60D03">
      <w:r>
        <w:t>Output:</w:t>
      </w:r>
    </w:p>
    <w:p w14:paraId="7CD24121" w14:textId="77777777" w:rsidR="00E60D03" w:rsidRDefault="00E60D03" w:rsidP="00E60D03">
      <w:pPr>
        <w:pStyle w:val="a3"/>
        <w:numPr>
          <w:ilvl w:val="0"/>
          <w:numId w:val="24"/>
        </w:numPr>
      </w:pPr>
      <w:r>
        <w:t>StudentAssessmentRegistration</w:t>
      </w:r>
    </w:p>
    <w:p w14:paraId="29199530" w14:textId="77777777" w:rsidR="00E60D03" w:rsidRDefault="00E60D03" w:rsidP="00E60D03">
      <w:pPr>
        <w:pStyle w:val="a3"/>
        <w:numPr>
          <w:ilvl w:val="0"/>
          <w:numId w:val="24"/>
        </w:numPr>
      </w:pPr>
      <w:r>
        <w:t>StudentAssessmentScoreSet</w:t>
      </w:r>
    </w:p>
    <w:p w14:paraId="557D1233" w14:textId="77777777" w:rsidR="00E60D03" w:rsidRDefault="00E60D03" w:rsidP="00E60D03">
      <w:pPr>
        <w:pStyle w:val="a3"/>
        <w:numPr>
          <w:ilvl w:val="1"/>
          <w:numId w:val="24"/>
        </w:numPr>
      </w:pPr>
      <w:r>
        <w:t>Score breakdown by Learning Standard</w:t>
      </w:r>
    </w:p>
    <w:p w14:paraId="235E85B7" w14:textId="0435B6B1" w:rsidR="008C2D01" w:rsidRDefault="00F91D7E" w:rsidP="007A6448">
      <w:pPr>
        <w:pStyle w:val="a3"/>
        <w:numPr>
          <w:ilvl w:val="0"/>
          <w:numId w:val="24"/>
        </w:numPr>
      </w:pPr>
      <w:ins w:id="541" w:author="Nick Nicholas" w:date="2018-02-14T14:36:00Z">
        <w:r>
          <w:t>Student</w:t>
        </w:r>
      </w:ins>
      <w:r w:rsidR="008C2D01">
        <w:t>Attainment</w:t>
      </w:r>
    </w:p>
    <w:p w14:paraId="3A301E79" w14:textId="77777777" w:rsidR="00E60D03" w:rsidRDefault="00E60D03" w:rsidP="00E60D03">
      <w:r>
        <w:t>Steps:</w:t>
      </w:r>
    </w:p>
    <w:p w14:paraId="630DC9AB" w14:textId="77777777" w:rsidR="00E60D03" w:rsidRDefault="00E60D03" w:rsidP="00E60D03">
      <w:pPr>
        <w:pStyle w:val="a3"/>
        <w:numPr>
          <w:ilvl w:val="0"/>
          <w:numId w:val="24"/>
        </w:numPr>
      </w:pPr>
      <w:r>
        <w:t>Student registers to do Assessment</w:t>
      </w:r>
    </w:p>
    <w:p w14:paraId="2F505C2E" w14:textId="6E48047E" w:rsidR="00F007BB" w:rsidRDefault="00F007BB" w:rsidP="00F007BB">
      <w:pPr>
        <w:pStyle w:val="a3"/>
        <w:numPr>
          <w:ilvl w:val="0"/>
          <w:numId w:val="24"/>
        </w:numPr>
      </w:pPr>
      <w:r>
        <w:t xml:space="preserve">Relevant WellbeingCharacteristic information </w:t>
      </w:r>
      <w:r w:rsidR="0054328C">
        <w:t xml:space="preserve">(special circumstances) </w:t>
      </w:r>
      <w:r>
        <w:t>is provided in the registration</w:t>
      </w:r>
    </w:p>
    <w:p w14:paraId="22FE8A6D" w14:textId="18EC4819" w:rsidR="00E60D03" w:rsidRDefault="00E60D03" w:rsidP="00E60D03">
      <w:pPr>
        <w:pStyle w:val="a3"/>
        <w:numPr>
          <w:ilvl w:val="0"/>
          <w:numId w:val="24"/>
        </w:numPr>
      </w:pPr>
      <w:r>
        <w:t>Student undergoes Assessment</w:t>
      </w:r>
      <w:r w:rsidR="00AB51DE">
        <w:t xml:space="preserve">, with the assessment form adjusted to </w:t>
      </w:r>
      <w:r w:rsidR="007370F5">
        <w:t>account for personal needs &amp; preferences covered by the WellbeingCharacteristics</w:t>
      </w:r>
    </w:p>
    <w:p w14:paraId="1A114141" w14:textId="19BDF22C" w:rsidR="00E60D03" w:rsidRDefault="00E60D03" w:rsidP="00E60D03">
      <w:pPr>
        <w:pStyle w:val="a3"/>
        <w:numPr>
          <w:ilvl w:val="0"/>
          <w:numId w:val="24"/>
        </w:numPr>
      </w:pPr>
      <w:r>
        <w:t xml:space="preserve">Student </w:t>
      </w:r>
      <w:r w:rsidR="00EC6D63">
        <w:t>receives</w:t>
      </w:r>
      <w:r>
        <w:t xml:space="preserve"> Score for Asses</w:t>
      </w:r>
      <w:r w:rsidR="00894485">
        <w:t>s</w:t>
      </w:r>
      <w:r>
        <w:t>ment</w:t>
      </w:r>
      <w:r w:rsidR="00173B63">
        <w:t>. This typically involves breakdown of score by individual test items within the Assessment, and details of score scaling.</w:t>
      </w:r>
    </w:p>
    <w:p w14:paraId="72F55990" w14:textId="77777777" w:rsidR="00EC6D63" w:rsidRDefault="00E60D03" w:rsidP="00EC6D63">
      <w:pPr>
        <w:pStyle w:val="a3"/>
        <w:numPr>
          <w:ilvl w:val="1"/>
          <w:numId w:val="24"/>
        </w:numPr>
      </w:pPr>
      <w:r>
        <w:t>Optional: Score includes breakdown per Learning Standard</w:t>
      </w:r>
    </w:p>
    <w:p w14:paraId="532B714F" w14:textId="5CDC47E6" w:rsidR="008C2D01" w:rsidRDefault="008C2D01" w:rsidP="008C2D01">
      <w:pPr>
        <w:pStyle w:val="a3"/>
        <w:numPr>
          <w:ilvl w:val="1"/>
          <w:numId w:val="24"/>
        </w:numPr>
      </w:pPr>
      <w:r>
        <w:lastRenderedPageBreak/>
        <w:t xml:space="preserve">Score can also be expressed at a high summary level as </w:t>
      </w:r>
      <w:ins w:id="542" w:author="Nick Nicholas" w:date="2018-02-14T14:36:00Z">
        <w:r w:rsidR="00F91D7E">
          <w:t>Student</w:t>
        </w:r>
      </w:ins>
      <w:r>
        <w:t xml:space="preserve">Attainment, which associates successful completion of </w:t>
      </w:r>
      <w:r w:rsidR="00622FC2">
        <w:t>Assessment</w:t>
      </w:r>
      <w:r>
        <w:t xml:space="preserve"> with credits, and potentially with one or more Credentials</w:t>
      </w:r>
    </w:p>
    <w:p w14:paraId="6E0D5B4F" w14:textId="4979D309" w:rsidR="00EC6D63" w:rsidRDefault="00EC6D63" w:rsidP="00EC6D63">
      <w:pPr>
        <w:pStyle w:val="a3"/>
        <w:numPr>
          <w:ilvl w:val="0"/>
          <w:numId w:val="24"/>
        </w:numPr>
      </w:pPr>
      <w:r>
        <w:t>Alt: Student unregisters from Assessment. Student does not receive Score for Assessment</w:t>
      </w:r>
    </w:p>
    <w:p w14:paraId="61A1E57F" w14:textId="77777777" w:rsidR="00EC6D63" w:rsidRPr="007A6448" w:rsidRDefault="00EC6D63" w:rsidP="00852ADC">
      <w:pPr>
        <w:rPr>
          <w:i/>
          <w:lang w:val="en-US"/>
        </w:rPr>
      </w:pPr>
    </w:p>
    <w:p w14:paraId="768E3811" w14:textId="4DCDB1CE" w:rsidR="007C39C3" w:rsidRPr="00FD6FCE" w:rsidRDefault="00FD6FCE">
      <w:pPr>
        <w:pStyle w:val="3"/>
      </w:pPr>
      <w:bookmarkStart w:id="543" w:name="_Toc498607928"/>
      <w:r w:rsidRPr="00FD6FCE">
        <w:t>Enrolment in course:</w:t>
      </w:r>
      <w:bookmarkEnd w:id="543"/>
    </w:p>
    <w:p w14:paraId="1272810E" w14:textId="6E226262" w:rsidR="00FD6FCE" w:rsidRDefault="00172D63" w:rsidP="00852ADC">
      <w:r>
        <w:t>Input:</w:t>
      </w:r>
    </w:p>
    <w:p w14:paraId="58AC8976" w14:textId="1EC55E3A" w:rsidR="00172D63" w:rsidRDefault="0035199F" w:rsidP="00172D63">
      <w:pPr>
        <w:pStyle w:val="a3"/>
        <w:numPr>
          <w:ilvl w:val="0"/>
          <w:numId w:val="24"/>
        </w:numPr>
      </w:pPr>
      <w:r>
        <w:t>Student</w:t>
      </w:r>
    </w:p>
    <w:p w14:paraId="58969B45" w14:textId="24CF7FD5" w:rsidR="00225231" w:rsidRDefault="00225231" w:rsidP="00172D63">
      <w:pPr>
        <w:pStyle w:val="a3"/>
        <w:numPr>
          <w:ilvl w:val="0"/>
          <w:numId w:val="24"/>
        </w:numPr>
      </w:pPr>
      <w:r>
        <w:t>Course</w:t>
      </w:r>
    </w:p>
    <w:p w14:paraId="5A097A3C" w14:textId="3049095C" w:rsidR="003703D6" w:rsidRDefault="003703D6" w:rsidP="003703D6">
      <w:pPr>
        <w:pStyle w:val="a3"/>
        <w:numPr>
          <w:ilvl w:val="1"/>
          <w:numId w:val="24"/>
        </w:numPr>
      </w:pPr>
      <w:del w:id="544" w:author="Nick Nicholas" w:date="2018-02-14T14:36:00Z">
        <w:r w:rsidDel="00F91D7E">
          <w:delText>Class</w:delText>
        </w:r>
      </w:del>
      <w:ins w:id="545" w:author="Nick Nicholas" w:date="2018-02-14T14:36:00Z">
        <w:r w:rsidR="00F91D7E">
          <w:t>TeachingGroup</w:t>
        </w:r>
      </w:ins>
    </w:p>
    <w:p w14:paraId="1F088FFD" w14:textId="79559847" w:rsidR="00026572" w:rsidRDefault="00026572" w:rsidP="003703D6">
      <w:pPr>
        <w:pStyle w:val="a3"/>
        <w:numPr>
          <w:ilvl w:val="1"/>
          <w:numId w:val="24"/>
        </w:numPr>
      </w:pPr>
      <w:r>
        <w:t xml:space="preserve">Learning Standards per </w:t>
      </w:r>
      <w:del w:id="546" w:author="Nick Nicholas" w:date="2018-02-14T14:37:00Z">
        <w:r w:rsidDel="00F91D7E">
          <w:delText>Class</w:delText>
        </w:r>
      </w:del>
      <w:ins w:id="547" w:author="Nick Nicholas" w:date="2018-02-14T14:37:00Z">
        <w:r w:rsidR="00F91D7E">
          <w:t>TeachingGroup</w:t>
        </w:r>
      </w:ins>
    </w:p>
    <w:p w14:paraId="582D7006" w14:textId="622F6A3F" w:rsidR="00894485" w:rsidRDefault="00894485" w:rsidP="003703D6">
      <w:pPr>
        <w:pStyle w:val="a3"/>
        <w:numPr>
          <w:ilvl w:val="1"/>
          <w:numId w:val="24"/>
        </w:numPr>
      </w:pPr>
      <w:r>
        <w:t>Assessments</w:t>
      </w:r>
    </w:p>
    <w:p w14:paraId="651AA6BB" w14:textId="7C90CA4E" w:rsidR="00DF3B30" w:rsidRDefault="00DF3B30" w:rsidP="003703D6">
      <w:pPr>
        <w:pStyle w:val="a3"/>
        <w:numPr>
          <w:ilvl w:val="1"/>
          <w:numId w:val="24"/>
        </w:numPr>
      </w:pPr>
      <w:r>
        <w:t>Learning Standards per Assessment</w:t>
      </w:r>
    </w:p>
    <w:p w14:paraId="4C6218EF" w14:textId="53CBCB36" w:rsidR="002640D4" w:rsidRDefault="00957CFA" w:rsidP="00DF3B30">
      <w:pPr>
        <w:pStyle w:val="a3"/>
        <w:numPr>
          <w:ilvl w:val="1"/>
          <w:numId w:val="24"/>
        </w:numPr>
        <w:rPr>
          <w:ins w:id="548" w:author="Stuart McGrigor" w:date="2018-01-31T16:38:00Z"/>
        </w:rPr>
      </w:pPr>
      <w:r>
        <w:t>Credential</w:t>
      </w:r>
    </w:p>
    <w:p w14:paraId="0678B269" w14:textId="2B31F9A9" w:rsidR="009719E6" w:rsidRDefault="009719E6" w:rsidP="00DF3B30">
      <w:pPr>
        <w:pStyle w:val="a3"/>
        <w:numPr>
          <w:ilvl w:val="1"/>
          <w:numId w:val="24"/>
        </w:numPr>
        <w:rPr>
          <w:ins w:id="549" w:author="Stuart McGrigor" w:date="2018-01-31T16:38:00Z"/>
        </w:rPr>
      </w:pPr>
      <w:commentRangeStart w:id="550"/>
      <w:ins w:id="551" w:author="Stuart McGrigor" w:date="2018-01-31T16:38:00Z">
        <w:r>
          <w:t>SchoolLocalId</w:t>
        </w:r>
      </w:ins>
    </w:p>
    <w:p w14:paraId="5F611A11" w14:textId="3743890F" w:rsidR="009719E6" w:rsidRDefault="009719E6" w:rsidP="00DF3B30">
      <w:pPr>
        <w:pStyle w:val="a3"/>
        <w:numPr>
          <w:ilvl w:val="1"/>
          <w:numId w:val="24"/>
        </w:numPr>
        <w:rPr>
          <w:ins w:id="552" w:author="Stuart McGrigor" w:date="2018-01-31T16:38:00Z"/>
        </w:rPr>
      </w:pPr>
      <w:ins w:id="553" w:author="Stuart McGrigor" w:date="2018-01-31T16:38:00Z">
        <w:r>
          <w:t>SchoolLocalName</w:t>
        </w:r>
      </w:ins>
    </w:p>
    <w:p w14:paraId="13314C15" w14:textId="6540740E" w:rsidR="009719E6" w:rsidRDefault="009719E6" w:rsidP="00DF3B30">
      <w:pPr>
        <w:pStyle w:val="a3"/>
        <w:numPr>
          <w:ilvl w:val="1"/>
          <w:numId w:val="24"/>
        </w:numPr>
        <w:rPr>
          <w:ins w:id="554" w:author="Stuart McGrigor" w:date="2018-01-31T16:38:00Z"/>
        </w:rPr>
      </w:pPr>
      <w:ins w:id="555" w:author="Stuart McGrigor" w:date="2018-01-31T16:38:00Z">
        <w:r>
          <w:t>LearningStandards per course</w:t>
        </w:r>
        <w:commentRangeEnd w:id="550"/>
        <w:r>
          <w:rPr>
            <w:rStyle w:val="a6"/>
          </w:rPr>
          <w:commentReference w:id="550"/>
        </w:r>
      </w:ins>
    </w:p>
    <w:p w14:paraId="34EDD4EC" w14:textId="2CAD6610" w:rsidR="009719E6" w:rsidDel="009719E6" w:rsidRDefault="009719E6" w:rsidP="00DF3B30">
      <w:pPr>
        <w:pStyle w:val="a3"/>
        <w:numPr>
          <w:ilvl w:val="1"/>
          <w:numId w:val="24"/>
        </w:numPr>
        <w:rPr>
          <w:del w:id="556" w:author="Stuart McGrigor" w:date="2018-01-31T16:38:00Z"/>
        </w:rPr>
      </w:pPr>
      <w:ins w:id="557" w:author="Stuart McGrigor" w:date="2018-01-31T16:38:00Z">
        <w:r w:rsidDel="009719E6">
          <w:t xml:space="preserve"> </w:t>
        </w:r>
      </w:ins>
    </w:p>
    <w:p w14:paraId="04DB515A" w14:textId="4C3FB2B4" w:rsidR="00541B39" w:rsidRDefault="00A36CFD" w:rsidP="00172D63">
      <w:pPr>
        <w:pStyle w:val="a3"/>
        <w:numPr>
          <w:ilvl w:val="0"/>
          <w:numId w:val="24"/>
        </w:numPr>
        <w:rPr>
          <w:ins w:id="558" w:author="Stuart McGrigor" w:date="2018-01-31T16:37:00Z"/>
        </w:rPr>
      </w:pPr>
      <w:r>
        <w:t xml:space="preserve">(Course) </w:t>
      </w:r>
      <w:r w:rsidR="00957CFA">
        <w:t xml:space="preserve">Credential </w:t>
      </w:r>
      <w:r w:rsidR="000F3002">
        <w:t xml:space="preserve"> (“Course Endorsement”)</w:t>
      </w:r>
    </w:p>
    <w:p w14:paraId="487BB019" w14:textId="0E73AB20" w:rsidR="009719E6" w:rsidRDefault="009719E6" w:rsidP="00F91D7E">
      <w:pPr>
        <w:pStyle w:val="a3"/>
        <w:numPr>
          <w:ilvl w:val="1"/>
          <w:numId w:val="24"/>
        </w:numPr>
      </w:pPr>
      <w:ins w:id="559" w:author="Stuart McGrigor" w:date="2018-01-31T16:37:00Z">
        <w:r>
          <w:t>Learning Standards for the course</w:t>
        </w:r>
      </w:ins>
    </w:p>
    <w:p w14:paraId="7B53EA02" w14:textId="42B7864C" w:rsidR="003C777E" w:rsidRDefault="003C777E" w:rsidP="003C777E">
      <w:pPr>
        <w:pStyle w:val="a3"/>
        <w:numPr>
          <w:ilvl w:val="1"/>
          <w:numId w:val="24"/>
        </w:numPr>
      </w:pPr>
      <w:r>
        <w:t xml:space="preserve">Credits towards Course </w:t>
      </w:r>
      <w:r w:rsidR="00957CFA">
        <w:t xml:space="preserve">Credential </w:t>
      </w:r>
    </w:p>
    <w:p w14:paraId="5D453AD9" w14:textId="3D8BCC37" w:rsidR="003C777E" w:rsidRDefault="003C777E" w:rsidP="003C777E">
      <w:pPr>
        <w:pStyle w:val="a3"/>
        <w:numPr>
          <w:ilvl w:val="2"/>
          <w:numId w:val="24"/>
        </w:numPr>
      </w:pPr>
      <w:r>
        <w:t xml:space="preserve">Credits per </w:t>
      </w:r>
      <w:del w:id="560" w:author="Nick Nicholas" w:date="2018-02-14T14:37:00Z">
        <w:r w:rsidDel="00F91D7E">
          <w:delText>Class</w:delText>
        </w:r>
      </w:del>
      <w:ins w:id="561" w:author="Nick Nicholas" w:date="2018-02-14T14:37:00Z">
        <w:r w:rsidR="00F91D7E">
          <w:t>TeachingGroup</w:t>
        </w:r>
      </w:ins>
    </w:p>
    <w:p w14:paraId="43EF74DE" w14:textId="77777777" w:rsidR="003C777E" w:rsidRDefault="003C777E" w:rsidP="003C777E">
      <w:pPr>
        <w:pStyle w:val="a3"/>
        <w:numPr>
          <w:ilvl w:val="2"/>
          <w:numId w:val="24"/>
        </w:numPr>
      </w:pPr>
      <w:r>
        <w:t>Credits per Assessment</w:t>
      </w:r>
    </w:p>
    <w:p w14:paraId="546340EA" w14:textId="77777777" w:rsidR="003C777E" w:rsidRDefault="003C777E" w:rsidP="003C777E">
      <w:pPr>
        <w:pStyle w:val="a3"/>
        <w:numPr>
          <w:ilvl w:val="2"/>
          <w:numId w:val="24"/>
        </w:numPr>
      </w:pPr>
      <w:r>
        <w:t>Credits per Learning Standard</w:t>
      </w:r>
    </w:p>
    <w:p w14:paraId="1B8A2BF7" w14:textId="36A3D2C7" w:rsidR="0035199F" w:rsidRDefault="0035199F" w:rsidP="00172D63">
      <w:pPr>
        <w:pStyle w:val="a3"/>
        <w:numPr>
          <w:ilvl w:val="0"/>
          <w:numId w:val="24"/>
        </w:numPr>
      </w:pPr>
      <w:del w:id="562" w:author="Nick Nicholas" w:date="2018-02-14T14:37:00Z">
        <w:r w:rsidDel="00F91D7E">
          <w:delText>Class</w:delText>
        </w:r>
      </w:del>
      <w:ins w:id="563" w:author="Nick Nicholas" w:date="2018-02-14T14:37:00Z">
        <w:r w:rsidR="00F91D7E">
          <w:t>TeachingGroup</w:t>
        </w:r>
      </w:ins>
    </w:p>
    <w:p w14:paraId="279A894B" w14:textId="6E91CD19" w:rsidR="00A4251B" w:rsidRDefault="00A4251B" w:rsidP="00172D63">
      <w:pPr>
        <w:pStyle w:val="a3"/>
        <w:numPr>
          <w:ilvl w:val="0"/>
          <w:numId w:val="24"/>
        </w:numPr>
      </w:pPr>
      <w:r>
        <w:t>Assessment</w:t>
      </w:r>
    </w:p>
    <w:p w14:paraId="14BC9317" w14:textId="2F9C9320" w:rsidR="0035199F" w:rsidRDefault="00573CC7" w:rsidP="00172D63">
      <w:pPr>
        <w:pStyle w:val="a3"/>
        <w:numPr>
          <w:ilvl w:val="0"/>
          <w:numId w:val="24"/>
        </w:numPr>
      </w:pPr>
      <w:r>
        <w:t>Learning Standard</w:t>
      </w:r>
    </w:p>
    <w:p w14:paraId="4C6C9BC4" w14:textId="218A205B" w:rsidR="00172D63" w:rsidRDefault="00172D63" w:rsidP="00172D63">
      <w:r>
        <w:t>Output:</w:t>
      </w:r>
    </w:p>
    <w:p w14:paraId="22BF8F83" w14:textId="29F1509C" w:rsidR="009062AF" w:rsidRDefault="009062AF" w:rsidP="00172D63">
      <w:pPr>
        <w:pStyle w:val="a3"/>
        <w:numPr>
          <w:ilvl w:val="0"/>
          <w:numId w:val="24"/>
        </w:numPr>
      </w:pPr>
      <w:r>
        <w:t>StudentCourseEnrollment</w:t>
      </w:r>
    </w:p>
    <w:p w14:paraId="5E91F98D" w14:textId="6E11A3B0" w:rsidR="00C311C8" w:rsidRDefault="00C311C8" w:rsidP="00172D63">
      <w:pPr>
        <w:pStyle w:val="a3"/>
        <w:numPr>
          <w:ilvl w:val="0"/>
          <w:numId w:val="24"/>
        </w:numPr>
      </w:pPr>
      <w:r>
        <w:t>StudentClassEnrollment</w:t>
      </w:r>
      <w:r w:rsidR="004C015B">
        <w:t xml:space="preserve"> (TeachingGroup)</w:t>
      </w:r>
    </w:p>
    <w:p w14:paraId="713CE136" w14:textId="77777777" w:rsidR="0023255D" w:rsidRDefault="00573CC7" w:rsidP="0023255D">
      <w:pPr>
        <w:pStyle w:val="a3"/>
        <w:numPr>
          <w:ilvl w:val="0"/>
          <w:numId w:val="24"/>
        </w:numPr>
      </w:pPr>
      <w:r>
        <w:t>Grade</w:t>
      </w:r>
      <w:r w:rsidR="0023255D" w:rsidRPr="0023255D">
        <w:t xml:space="preserve"> </w:t>
      </w:r>
    </w:p>
    <w:p w14:paraId="65950914" w14:textId="18D81592" w:rsidR="00172D63" w:rsidRDefault="0023255D" w:rsidP="0023255D">
      <w:pPr>
        <w:pStyle w:val="a3"/>
        <w:numPr>
          <w:ilvl w:val="0"/>
          <w:numId w:val="24"/>
        </w:numPr>
      </w:pPr>
      <w:r>
        <w:t>StudentAssessmentScoreSet</w:t>
      </w:r>
    </w:p>
    <w:p w14:paraId="09ED1FC5" w14:textId="6EDC6075" w:rsidR="00767ECE" w:rsidRDefault="004524E3" w:rsidP="0023255D">
      <w:pPr>
        <w:pStyle w:val="a3"/>
        <w:numPr>
          <w:ilvl w:val="0"/>
          <w:numId w:val="24"/>
        </w:numPr>
      </w:pPr>
      <w:ins w:id="564" w:author="Nick Nicholas" w:date="2018-02-14T14:37:00Z">
        <w:r>
          <w:t>Student</w:t>
        </w:r>
      </w:ins>
      <w:r w:rsidR="00767ECE">
        <w:t>Attainment</w:t>
      </w:r>
    </w:p>
    <w:p w14:paraId="2EABA189" w14:textId="498A3E33" w:rsidR="00B75435" w:rsidRDefault="002474FD" w:rsidP="00172D63">
      <w:pPr>
        <w:pStyle w:val="a3"/>
        <w:numPr>
          <w:ilvl w:val="0"/>
          <w:numId w:val="24"/>
        </w:numPr>
      </w:pPr>
      <w:r>
        <w:t>Student</w:t>
      </w:r>
      <w:ins w:id="565" w:author="Nick Nicholas" w:date="2018-02-14T14:37:00Z">
        <w:r w:rsidR="004524E3">
          <w:t>Credential</w:t>
        </w:r>
      </w:ins>
      <w:r>
        <w:t>Attainment</w:t>
      </w:r>
      <w:del w:id="566" w:author="Nick Nicholas" w:date="2018-02-14T14:37:00Z">
        <w:r w:rsidDel="004524E3">
          <w:delText>Achievement</w:delText>
        </w:r>
      </w:del>
    </w:p>
    <w:p w14:paraId="70179C20" w14:textId="54CD5CB4" w:rsidR="00B75435" w:rsidRDefault="00B75435" w:rsidP="00B75435">
      <w:pPr>
        <w:pStyle w:val="a3"/>
        <w:numPr>
          <w:ilvl w:val="1"/>
          <w:numId w:val="24"/>
        </w:numPr>
      </w:pPr>
      <w:r>
        <w:t>Credits breakdown</w:t>
      </w:r>
    </w:p>
    <w:p w14:paraId="5F5CD90E" w14:textId="00433685" w:rsidR="00A61DCC" w:rsidRDefault="00A61DCC" w:rsidP="00A61DCC">
      <w:pPr>
        <w:pStyle w:val="a3"/>
        <w:numPr>
          <w:ilvl w:val="2"/>
          <w:numId w:val="24"/>
        </w:numPr>
      </w:pPr>
      <w:del w:id="567" w:author="Nick Nicholas" w:date="2018-02-14T14:37:00Z">
        <w:r w:rsidDel="004524E3">
          <w:delText>Class</w:delText>
        </w:r>
      </w:del>
      <w:ins w:id="568" w:author="Nick Nicholas" w:date="2018-02-14T14:37:00Z">
        <w:r w:rsidR="004524E3">
          <w:t>TeachingGroup</w:t>
        </w:r>
      </w:ins>
      <w:r>
        <w:t>, Assessment</w:t>
      </w:r>
    </w:p>
    <w:p w14:paraId="483F5B70" w14:textId="41A3C528" w:rsidR="00A42FB1" w:rsidRDefault="00A42FB1" w:rsidP="00B75435">
      <w:pPr>
        <w:pStyle w:val="a3"/>
        <w:numPr>
          <w:ilvl w:val="1"/>
          <w:numId w:val="24"/>
        </w:numPr>
      </w:pPr>
      <w:r>
        <w:t>Learning Standards</w:t>
      </w:r>
    </w:p>
    <w:p w14:paraId="74B16055" w14:textId="53C9815B" w:rsidR="006161B0" w:rsidRDefault="006161B0" w:rsidP="00B75435">
      <w:pPr>
        <w:pStyle w:val="a3"/>
        <w:numPr>
          <w:ilvl w:val="1"/>
          <w:numId w:val="24"/>
        </w:numPr>
      </w:pPr>
      <w:r>
        <w:t>Learnings Standards Credits breakdown</w:t>
      </w:r>
    </w:p>
    <w:p w14:paraId="26946957" w14:textId="7E89CAE0" w:rsidR="00172D63" w:rsidRDefault="00172D63" w:rsidP="00172D63">
      <w:r>
        <w:t>Steps:</w:t>
      </w:r>
    </w:p>
    <w:p w14:paraId="7209D6FE" w14:textId="34BE3F4F" w:rsidR="00172D63" w:rsidRDefault="008E6CBF" w:rsidP="00172D63">
      <w:pPr>
        <w:pStyle w:val="a3"/>
        <w:numPr>
          <w:ilvl w:val="0"/>
          <w:numId w:val="24"/>
        </w:numPr>
      </w:pPr>
      <w:r>
        <w:t xml:space="preserve">Student enrolls in </w:t>
      </w:r>
      <w:r w:rsidR="00EA291C">
        <w:t>Course</w:t>
      </w:r>
    </w:p>
    <w:p w14:paraId="0149AF75" w14:textId="119C21B9" w:rsidR="008E6CBF" w:rsidRDefault="00C311C8" w:rsidP="00172D63">
      <w:pPr>
        <w:pStyle w:val="a3"/>
        <w:numPr>
          <w:ilvl w:val="0"/>
          <w:numId w:val="24"/>
        </w:numPr>
      </w:pPr>
      <w:r>
        <w:t xml:space="preserve">Student selects </w:t>
      </w:r>
      <w:del w:id="569" w:author="Nick Nicholas" w:date="2018-02-14T14:38:00Z">
        <w:r w:rsidDel="004524E3">
          <w:delText xml:space="preserve">Classes </w:delText>
        </w:r>
      </w:del>
      <w:ins w:id="570" w:author="Nick Nicholas" w:date="2018-02-14T14:38:00Z">
        <w:r w:rsidR="004524E3">
          <w:t xml:space="preserve">TeachingGroups </w:t>
        </w:r>
      </w:ins>
      <w:r>
        <w:t xml:space="preserve">that are part of </w:t>
      </w:r>
      <w:r w:rsidR="00D60AE6">
        <w:t>Course</w:t>
      </w:r>
    </w:p>
    <w:p w14:paraId="43D0808E" w14:textId="422B17E3" w:rsidR="00D60AE6" w:rsidRDefault="00D60AE6" w:rsidP="00D60AE6">
      <w:pPr>
        <w:pStyle w:val="a3"/>
        <w:numPr>
          <w:ilvl w:val="1"/>
          <w:numId w:val="24"/>
        </w:numPr>
      </w:pPr>
      <w:r>
        <w:t xml:space="preserve">Alt: </w:t>
      </w:r>
      <w:r w:rsidR="00364236">
        <w:t xml:space="preserve">Student has no option: all </w:t>
      </w:r>
      <w:ins w:id="571" w:author="Nick Nicholas" w:date="2018-02-14T14:38:00Z">
        <w:r w:rsidR="004524E3">
          <w:t xml:space="preserve">TeachingGroups </w:t>
        </w:r>
      </w:ins>
      <w:del w:id="572" w:author="Nick Nicholas" w:date="2018-02-14T14:38:00Z">
        <w:r w:rsidR="00364236" w:rsidDel="004524E3">
          <w:delText xml:space="preserve">Classes </w:delText>
        </w:r>
      </w:del>
      <w:r w:rsidR="00364236">
        <w:t>that are part of Course must be undertaken</w:t>
      </w:r>
    </w:p>
    <w:p w14:paraId="6260BE1A" w14:textId="09152619" w:rsidR="003703D6" w:rsidRDefault="003703D6" w:rsidP="003703D6">
      <w:pPr>
        <w:pStyle w:val="a3"/>
        <w:numPr>
          <w:ilvl w:val="0"/>
          <w:numId w:val="24"/>
        </w:numPr>
      </w:pPr>
      <w:r>
        <w:t xml:space="preserve">For each </w:t>
      </w:r>
      <w:ins w:id="573" w:author="Nick Nicholas" w:date="2018-02-14T14:38:00Z">
        <w:r w:rsidR="004524E3">
          <w:t>TeachingGroups</w:t>
        </w:r>
      </w:ins>
      <w:del w:id="574" w:author="Nick Nicholas" w:date="2018-02-14T14:38:00Z">
        <w:r w:rsidDel="004524E3">
          <w:delText>Class</w:delText>
        </w:r>
      </w:del>
    </w:p>
    <w:p w14:paraId="43C0DFCA" w14:textId="30FF0587" w:rsidR="00494FE8" w:rsidRDefault="003703D6" w:rsidP="003703D6">
      <w:pPr>
        <w:pStyle w:val="a3"/>
        <w:numPr>
          <w:ilvl w:val="1"/>
          <w:numId w:val="24"/>
        </w:numPr>
      </w:pPr>
      <w:r>
        <w:t xml:space="preserve">Student enrolls in </w:t>
      </w:r>
      <w:ins w:id="575" w:author="Nick Nicholas" w:date="2018-02-14T14:38:00Z">
        <w:r w:rsidR="004524E3">
          <w:t xml:space="preserve">TeachingGroups </w:t>
        </w:r>
      </w:ins>
      <w:del w:id="576" w:author="Nick Nicholas" w:date="2018-02-14T14:38:00Z">
        <w:r w:rsidDel="004524E3">
          <w:delText>Class</w:delText>
        </w:r>
        <w:r w:rsidR="00494FE8" w:rsidDel="004524E3">
          <w:delText xml:space="preserve"> </w:delText>
        </w:r>
      </w:del>
      <w:r w:rsidR="00494FE8">
        <w:t>relating to Course</w:t>
      </w:r>
      <w:r>
        <w:t xml:space="preserve">, and is awarded </w:t>
      </w:r>
      <w:r w:rsidR="00961591">
        <w:t>G</w:t>
      </w:r>
      <w:r>
        <w:t>rade</w:t>
      </w:r>
    </w:p>
    <w:p w14:paraId="716258E3" w14:textId="2D7A196F" w:rsidR="00961591" w:rsidRDefault="00556BF6">
      <w:pPr>
        <w:pStyle w:val="a3"/>
        <w:numPr>
          <w:ilvl w:val="1"/>
          <w:numId w:val="24"/>
        </w:numPr>
      </w:pPr>
      <w:r>
        <w:t xml:space="preserve">Grade is expressed as </w:t>
      </w:r>
      <w:ins w:id="577" w:author="Nick Nicholas" w:date="2018-02-14T14:38:00Z">
        <w:r w:rsidR="004524E3">
          <w:t>Student</w:t>
        </w:r>
      </w:ins>
      <w:r>
        <w:t xml:space="preserve">Attainment record, linking back to the Course, and also </w:t>
      </w:r>
      <w:r w:rsidR="006109F9">
        <w:t xml:space="preserve">providing the </w:t>
      </w:r>
      <w:r w:rsidR="00961591">
        <w:t xml:space="preserve">credits </w:t>
      </w:r>
      <w:r w:rsidR="006109F9">
        <w:t xml:space="preserve">accumulated by the Student </w:t>
      </w:r>
      <w:r w:rsidR="00961591">
        <w:t xml:space="preserve">towards </w:t>
      </w:r>
      <w:r w:rsidR="006109F9">
        <w:t xml:space="preserve">the </w:t>
      </w:r>
      <w:r w:rsidR="00961591">
        <w:t>Course</w:t>
      </w:r>
      <w:r w:rsidR="00606F53">
        <w:t xml:space="preserve"> </w:t>
      </w:r>
      <w:r w:rsidR="00957CFA">
        <w:t>Credential</w:t>
      </w:r>
      <w:r w:rsidR="00AB0449">
        <w:t xml:space="preserve">, as described in </w:t>
      </w:r>
      <w:r w:rsidR="00957CFA">
        <w:t xml:space="preserve">Credential </w:t>
      </w:r>
      <w:r w:rsidR="009550FD">
        <w:t>/</w:t>
      </w:r>
      <w:ins w:id="578" w:author="Nick Nicholas" w:date="2018-02-14T14:38:00Z">
        <w:r w:rsidR="004524E3" w:rsidRPr="004524E3">
          <w:t xml:space="preserve"> </w:t>
        </w:r>
        <w:r w:rsidR="004524E3">
          <w:t xml:space="preserve">TeachingGroups </w:t>
        </w:r>
      </w:ins>
      <w:del w:id="579" w:author="Nick Nicholas" w:date="2018-02-14T14:38:00Z">
        <w:r w:rsidR="009550FD" w:rsidDel="004524E3">
          <w:delText>Class</w:delText>
        </w:r>
      </w:del>
      <w:r w:rsidR="009550FD">
        <w:t>/Credits</w:t>
      </w:r>
    </w:p>
    <w:p w14:paraId="2E276800" w14:textId="00BC3909" w:rsidR="00F86DD4" w:rsidRDefault="004524E3" w:rsidP="003703D6">
      <w:pPr>
        <w:pStyle w:val="a3"/>
        <w:numPr>
          <w:ilvl w:val="1"/>
          <w:numId w:val="24"/>
        </w:numPr>
      </w:pPr>
      <w:ins w:id="580" w:author="Nick Nicholas" w:date="2018-02-14T14:38:00Z">
        <w:r>
          <w:t>Student</w:t>
        </w:r>
      </w:ins>
      <w:r w:rsidR="006109F9">
        <w:t xml:space="preserve">Attainment documents </w:t>
      </w:r>
      <w:r w:rsidR="00F86DD4">
        <w:t>competence of Student against LearningStandard</w:t>
      </w:r>
      <w:r w:rsidR="00350028">
        <w:t xml:space="preserve"> that has been established through the Class</w:t>
      </w:r>
      <w:r w:rsidR="00F86DD4">
        <w:t xml:space="preserve">, as described in </w:t>
      </w:r>
      <w:r w:rsidR="00957CFA">
        <w:t xml:space="preserve">Credential </w:t>
      </w:r>
      <w:r w:rsidR="00F86DD4">
        <w:t>/</w:t>
      </w:r>
      <w:ins w:id="581" w:author="Nick Nicholas" w:date="2018-02-14T14:38:00Z">
        <w:r w:rsidRPr="004524E3">
          <w:t xml:space="preserve"> </w:t>
        </w:r>
        <w:r>
          <w:t xml:space="preserve">TeachingGroups </w:t>
        </w:r>
      </w:ins>
      <w:del w:id="582" w:author="Nick Nicholas" w:date="2018-02-14T14:38:00Z">
        <w:r w:rsidR="00F86DD4" w:rsidDel="004524E3">
          <w:delText>Class</w:delText>
        </w:r>
      </w:del>
      <w:r w:rsidR="00F86DD4">
        <w:t>/LearningStandard</w:t>
      </w:r>
    </w:p>
    <w:p w14:paraId="79128818" w14:textId="1641177D" w:rsidR="003C7280" w:rsidRDefault="003C7280" w:rsidP="003703D6">
      <w:pPr>
        <w:pStyle w:val="a3"/>
        <w:numPr>
          <w:ilvl w:val="1"/>
          <w:numId w:val="24"/>
        </w:numPr>
      </w:pPr>
      <w:r>
        <w:t xml:space="preserve">Optional: </w:t>
      </w:r>
      <w:ins w:id="583" w:author="Nick Nicholas" w:date="2018-02-14T14:38:00Z">
        <w:r w:rsidR="004524E3">
          <w:t>Student</w:t>
        </w:r>
      </w:ins>
      <w:r w:rsidR="001534A2">
        <w:t xml:space="preserve">Attainment </w:t>
      </w:r>
      <w:r>
        <w:t xml:space="preserve">accumulates for Student a number of credits towards LearningStandard, as described in </w:t>
      </w:r>
      <w:r w:rsidR="00957CFA">
        <w:t xml:space="preserve">Credential </w:t>
      </w:r>
      <w:r>
        <w:t>/</w:t>
      </w:r>
      <w:r w:rsidR="00CA283C">
        <w:t>Credits</w:t>
      </w:r>
      <w:r>
        <w:t>/LearningStandard</w:t>
      </w:r>
      <w:r w:rsidR="00A43BF6">
        <w:t>/</w:t>
      </w:r>
      <w:ins w:id="584" w:author="Nick Nicholas" w:date="2018-02-14T14:38:00Z">
        <w:r w:rsidR="004524E3" w:rsidRPr="004524E3">
          <w:t xml:space="preserve"> </w:t>
        </w:r>
        <w:r w:rsidR="004524E3">
          <w:t>TeachingGroups</w:t>
        </w:r>
      </w:ins>
      <w:del w:id="585" w:author="Nick Nicholas" w:date="2018-02-14T14:38:00Z">
        <w:r w:rsidR="00CA283C" w:rsidDel="004524E3">
          <w:delText>Class</w:delText>
        </w:r>
      </w:del>
    </w:p>
    <w:p w14:paraId="193BA12E" w14:textId="14FA2047" w:rsidR="0023255D" w:rsidRDefault="0023255D" w:rsidP="0023255D">
      <w:pPr>
        <w:pStyle w:val="a3"/>
        <w:numPr>
          <w:ilvl w:val="0"/>
          <w:numId w:val="24"/>
        </w:numPr>
      </w:pPr>
      <w:r>
        <w:lastRenderedPageBreak/>
        <w:t>For each Assessment</w:t>
      </w:r>
    </w:p>
    <w:p w14:paraId="1FA32958" w14:textId="6D6AD456" w:rsidR="0023255D" w:rsidRDefault="0023255D" w:rsidP="0023255D">
      <w:pPr>
        <w:pStyle w:val="a3"/>
        <w:numPr>
          <w:ilvl w:val="1"/>
          <w:numId w:val="24"/>
        </w:numPr>
      </w:pPr>
      <w:r>
        <w:t>Student enrolls in Assessment relating to Course, and is awarded StudentAssessmentScoreSet</w:t>
      </w:r>
    </w:p>
    <w:p w14:paraId="2DE42166" w14:textId="0922C2C0" w:rsidR="00CE3821" w:rsidRDefault="00CE3821" w:rsidP="00CE3821">
      <w:pPr>
        <w:pStyle w:val="a3"/>
        <w:numPr>
          <w:ilvl w:val="1"/>
          <w:numId w:val="24"/>
        </w:numPr>
      </w:pPr>
      <w:r>
        <w:t xml:space="preserve">StudentAssessmentScoreSet is expressed at a summary level as </w:t>
      </w:r>
      <w:ins w:id="586" w:author="Nick Nicholas" w:date="2018-02-14T14:38:00Z">
        <w:r w:rsidR="004524E3">
          <w:t>Student</w:t>
        </w:r>
      </w:ins>
      <w:r>
        <w:t>Attainment record, linking back to the Course, and also providing the credits accumulated by the Student towards the Course Credential, as described in Credential /</w:t>
      </w:r>
      <w:r w:rsidR="00811771" w:rsidRPr="00811771">
        <w:t xml:space="preserve"> </w:t>
      </w:r>
      <w:r w:rsidR="00811771">
        <w:t xml:space="preserve">Assessment </w:t>
      </w:r>
      <w:r>
        <w:t>/Credits</w:t>
      </w:r>
    </w:p>
    <w:p w14:paraId="23E20958" w14:textId="044A77C9" w:rsidR="00CE3821" w:rsidRDefault="004524E3" w:rsidP="00CE3821">
      <w:pPr>
        <w:pStyle w:val="a3"/>
        <w:numPr>
          <w:ilvl w:val="1"/>
          <w:numId w:val="24"/>
        </w:numPr>
      </w:pPr>
      <w:ins w:id="587" w:author="Nick Nicholas" w:date="2018-02-14T14:38:00Z">
        <w:r>
          <w:t>Student</w:t>
        </w:r>
      </w:ins>
      <w:r w:rsidR="00CE3821">
        <w:t xml:space="preserve">Attainment documents competence of Student against LearningStandard that has been established through the </w:t>
      </w:r>
      <w:r w:rsidR="00811771">
        <w:t>Assessment</w:t>
      </w:r>
      <w:r w:rsidR="00CE3821">
        <w:t>, as described in Credential /</w:t>
      </w:r>
      <w:r w:rsidR="00811771" w:rsidRPr="00811771">
        <w:t xml:space="preserve"> </w:t>
      </w:r>
      <w:r w:rsidR="00811771">
        <w:t xml:space="preserve">Assessment </w:t>
      </w:r>
      <w:r w:rsidR="00CE3821">
        <w:t>/LearningStandard</w:t>
      </w:r>
    </w:p>
    <w:p w14:paraId="318D2CCB" w14:textId="29FBB872" w:rsidR="00CE3821" w:rsidRDefault="00CE3821" w:rsidP="00CE3821">
      <w:pPr>
        <w:pStyle w:val="a3"/>
        <w:numPr>
          <w:ilvl w:val="1"/>
          <w:numId w:val="24"/>
        </w:numPr>
      </w:pPr>
      <w:r>
        <w:t xml:space="preserve">Optional: </w:t>
      </w:r>
      <w:ins w:id="588" w:author="Nick Nicholas" w:date="2018-02-14T14:39:00Z">
        <w:r w:rsidR="004524E3">
          <w:t>Student</w:t>
        </w:r>
      </w:ins>
      <w:r>
        <w:t>Attainment accumulates for Student a number of credits towards LearningStandard, as described in Credential /Credits/LearningStandard/</w:t>
      </w:r>
      <w:r w:rsidR="00811771" w:rsidRPr="00811771">
        <w:t xml:space="preserve"> </w:t>
      </w:r>
      <w:r w:rsidR="00811771">
        <w:t>Assessment</w:t>
      </w:r>
    </w:p>
    <w:p w14:paraId="0AAA6C16" w14:textId="693A86C8" w:rsidR="0023255D" w:rsidRDefault="0023255D" w:rsidP="0023255D">
      <w:pPr>
        <w:pStyle w:val="a3"/>
        <w:numPr>
          <w:ilvl w:val="1"/>
          <w:numId w:val="24"/>
        </w:numPr>
      </w:pPr>
      <w:r>
        <w:t xml:space="preserve">LearningStandard, as described in </w:t>
      </w:r>
      <w:r w:rsidR="00957CFA">
        <w:t>Credential</w:t>
      </w:r>
      <w:r>
        <w:t>/</w:t>
      </w:r>
      <w:r w:rsidR="00F0014C" w:rsidRPr="00F0014C">
        <w:t xml:space="preserve"> </w:t>
      </w:r>
      <w:r w:rsidR="00F0014C">
        <w:t>Assessment</w:t>
      </w:r>
      <w:r>
        <w:t>/LearningStandard/Credits</w:t>
      </w:r>
    </w:p>
    <w:p w14:paraId="32C68DEF" w14:textId="4E2E6695" w:rsidR="00B75435" w:rsidRDefault="00B75435" w:rsidP="00937DEE">
      <w:pPr>
        <w:pStyle w:val="a3"/>
        <w:numPr>
          <w:ilvl w:val="0"/>
          <w:numId w:val="24"/>
        </w:numPr>
      </w:pPr>
      <w:r>
        <w:t xml:space="preserve">At the conclusion of their studies, Student is awarded a </w:t>
      </w:r>
      <w:r w:rsidR="00957CFA">
        <w:t>Credential</w:t>
      </w:r>
      <w:r>
        <w:t xml:space="preserve"> for completing the Course</w:t>
      </w:r>
      <w:r w:rsidR="00937DEE">
        <w:t xml:space="preserve"> (</w:t>
      </w:r>
      <w:r w:rsidR="002474FD">
        <w:t>Student</w:t>
      </w:r>
      <w:ins w:id="589" w:author="Nick Nicholas" w:date="2018-02-14T14:39:00Z">
        <w:r w:rsidR="004524E3">
          <w:t>Credential</w:t>
        </w:r>
      </w:ins>
      <w:r w:rsidR="002474FD">
        <w:t>Attainment</w:t>
      </w:r>
      <w:del w:id="590" w:author="Nick Nicholas" w:date="2018-02-14T14:39:00Z">
        <w:r w:rsidR="002474FD" w:rsidDel="004524E3">
          <w:delText>Achievement</w:delText>
        </w:r>
      </w:del>
      <w:r w:rsidR="00937DEE">
        <w:t>)</w:t>
      </w:r>
    </w:p>
    <w:p w14:paraId="6F9CE196" w14:textId="0FC97FE6" w:rsidR="00337D0B" w:rsidRDefault="004524E3">
      <w:pPr>
        <w:pStyle w:val="a3"/>
        <w:numPr>
          <w:ilvl w:val="1"/>
          <w:numId w:val="24"/>
        </w:numPr>
      </w:pPr>
      <w:ins w:id="591" w:author="Nick Nicholas" w:date="2018-02-14T14:39:00Z">
        <w:r>
          <w:t xml:space="preserve">StudentCredentialAttainment </w:t>
        </w:r>
      </w:ins>
      <w:del w:id="592" w:author="Nick Nicholas" w:date="2018-02-14T14:39:00Z">
        <w:r w:rsidR="002474FD" w:rsidDel="004524E3">
          <w:delText>StudentAttainmentAchievement</w:delText>
        </w:r>
        <w:r w:rsidR="00007F5C" w:rsidDel="004524E3">
          <w:delText xml:space="preserve"> </w:delText>
        </w:r>
      </w:del>
      <w:r w:rsidR="00B75435">
        <w:t xml:space="preserve">references Classes </w:t>
      </w:r>
      <w:r w:rsidR="00D132D7">
        <w:t>and</w:t>
      </w:r>
      <w:r w:rsidR="00337D0B">
        <w:t xml:space="preserve"> Assessments completed</w:t>
      </w:r>
      <w:r w:rsidR="00D132D7">
        <w:t xml:space="preserve"> as </w:t>
      </w:r>
      <w:ins w:id="593" w:author="Nick Nicholas" w:date="2018-02-14T14:39:00Z">
        <w:r w:rsidR="00A665E3">
          <w:t>Student</w:t>
        </w:r>
      </w:ins>
      <w:r w:rsidR="00D132D7">
        <w:t>Attainments</w:t>
      </w:r>
    </w:p>
    <w:p w14:paraId="21034E3A" w14:textId="5977EA3A" w:rsidR="00B75435" w:rsidRDefault="004524E3" w:rsidP="00B75435">
      <w:pPr>
        <w:pStyle w:val="a3"/>
        <w:numPr>
          <w:ilvl w:val="1"/>
          <w:numId w:val="24"/>
        </w:numPr>
      </w:pPr>
      <w:ins w:id="594" w:author="Nick Nicholas" w:date="2018-02-14T14:39:00Z">
        <w:r>
          <w:t xml:space="preserve">StudentCredentialAttainment </w:t>
        </w:r>
      </w:ins>
      <w:del w:id="595" w:author="Nick Nicholas" w:date="2018-02-14T14:39:00Z">
        <w:r w:rsidR="002474FD" w:rsidDel="004524E3">
          <w:delText>StudentAttainmentAchievement</w:delText>
        </w:r>
        <w:r w:rsidR="00007F5C" w:rsidDel="004524E3">
          <w:delText xml:space="preserve"> </w:delText>
        </w:r>
      </w:del>
      <w:r w:rsidR="00A42FB1">
        <w:t>references</w:t>
      </w:r>
      <w:r w:rsidR="006161B0">
        <w:t xml:space="preserve"> Learning Standards attained</w:t>
      </w:r>
    </w:p>
    <w:p w14:paraId="6675F90D" w14:textId="7C8A216C" w:rsidR="00157A76" w:rsidRDefault="004524E3" w:rsidP="00B75435">
      <w:pPr>
        <w:pStyle w:val="a3"/>
        <w:numPr>
          <w:ilvl w:val="1"/>
          <w:numId w:val="24"/>
        </w:numPr>
      </w:pPr>
      <w:ins w:id="596" w:author="Nick Nicholas" w:date="2018-02-14T14:39:00Z">
        <w:r>
          <w:t xml:space="preserve">StudentCredentialAttainment </w:t>
        </w:r>
      </w:ins>
      <w:del w:id="597" w:author="Nick Nicholas" w:date="2018-02-14T14:39:00Z">
        <w:r w:rsidR="002474FD" w:rsidDel="004524E3">
          <w:delText>StudentAttainmentAchievement</w:delText>
        </w:r>
        <w:r w:rsidR="00007F5C" w:rsidDel="004524E3">
          <w:delText xml:space="preserve"> </w:delText>
        </w:r>
      </w:del>
      <w:r w:rsidR="00157A76">
        <w:t xml:space="preserve">references credits accumulated </w:t>
      </w:r>
      <w:r w:rsidR="00D132D7">
        <w:t xml:space="preserve">across all </w:t>
      </w:r>
      <w:ins w:id="598" w:author="Nick Nicholas" w:date="2018-02-14T14:39:00Z">
        <w:r>
          <w:t>Student</w:t>
        </w:r>
      </w:ins>
      <w:r w:rsidR="00D132D7">
        <w:t>Attainments</w:t>
      </w:r>
    </w:p>
    <w:p w14:paraId="56E05DBC" w14:textId="50FB99D5" w:rsidR="00157A76" w:rsidRDefault="004524E3" w:rsidP="00B75435">
      <w:pPr>
        <w:pStyle w:val="a3"/>
        <w:numPr>
          <w:ilvl w:val="1"/>
          <w:numId w:val="24"/>
        </w:numPr>
      </w:pPr>
      <w:ins w:id="599" w:author="Nick Nicholas" w:date="2018-02-14T14:39:00Z">
        <w:r>
          <w:t xml:space="preserve">StudentCredentialAttainment </w:t>
        </w:r>
      </w:ins>
      <w:del w:id="600" w:author="Nick Nicholas" w:date="2018-02-14T14:39:00Z">
        <w:r w:rsidR="002474FD" w:rsidDel="004524E3">
          <w:delText>StudentAttainmentAchievement</w:delText>
        </w:r>
        <w:r w:rsidR="00007F5C" w:rsidDel="004524E3">
          <w:delText xml:space="preserve"> </w:delText>
        </w:r>
      </w:del>
      <w:r w:rsidR="00157A76">
        <w:t>references credits accumulated per Learning Standard</w:t>
      </w:r>
    </w:p>
    <w:p w14:paraId="6AB62C75" w14:textId="2FE8FC9F" w:rsidR="0037741E" w:rsidRDefault="0037741E" w:rsidP="0037741E">
      <w:pPr>
        <w:pStyle w:val="a3"/>
        <w:numPr>
          <w:ilvl w:val="0"/>
          <w:numId w:val="24"/>
        </w:numPr>
      </w:pPr>
      <w:r>
        <w:t xml:space="preserve">Alt 1: Student unenrolls from Course before </w:t>
      </w:r>
      <w:r w:rsidR="00136808">
        <w:t xml:space="preserve">any applicable census cutoff. Student does not receive a </w:t>
      </w:r>
      <w:ins w:id="601" w:author="Nick Nicholas" w:date="2018-02-14T14:39:00Z">
        <w:r w:rsidR="00A665E3">
          <w:t>StudentCredentialAttainment</w:t>
        </w:r>
      </w:ins>
      <w:del w:id="602" w:author="Nick Nicholas" w:date="2018-02-14T14:39:00Z">
        <w:r w:rsidR="002474FD" w:rsidDel="00A665E3">
          <w:delText>StudentAttainmentAchievement</w:delText>
        </w:r>
      </w:del>
      <w:r w:rsidR="00136808">
        <w:t>.</w:t>
      </w:r>
    </w:p>
    <w:p w14:paraId="4E85A3DD" w14:textId="37CE344A" w:rsidR="00136808" w:rsidRDefault="00136808" w:rsidP="0037741E">
      <w:pPr>
        <w:pStyle w:val="a3"/>
        <w:numPr>
          <w:ilvl w:val="0"/>
          <w:numId w:val="24"/>
        </w:numPr>
      </w:pPr>
      <w:r>
        <w:t xml:space="preserve">Alt </w:t>
      </w:r>
      <w:r w:rsidR="000655FE">
        <w:t>2</w:t>
      </w:r>
      <w:r>
        <w:t xml:space="preserve">: Student discontinues enrolment in Course. Student receives partial </w:t>
      </w:r>
      <w:ins w:id="603" w:author="Nick Nicholas" w:date="2018-02-14T14:39:00Z">
        <w:r w:rsidR="00A665E3">
          <w:t xml:space="preserve">StudentCredentialAttainment </w:t>
        </w:r>
      </w:ins>
      <w:del w:id="604" w:author="Nick Nicholas" w:date="2018-02-14T14:39:00Z">
        <w:r w:rsidR="002474FD" w:rsidDel="00A665E3">
          <w:delText>StudentAttainmentAchievement</w:delText>
        </w:r>
        <w:r w:rsidDel="00A665E3">
          <w:delText xml:space="preserve"> </w:delText>
        </w:r>
      </w:del>
      <w:r>
        <w:t>record, with</w:t>
      </w:r>
      <w:r w:rsidR="001E2F0C">
        <w:t xml:space="preserve"> credits that they can transfer</w:t>
      </w:r>
      <w:r>
        <w:t xml:space="preserve"> on for further study.</w:t>
      </w:r>
    </w:p>
    <w:p w14:paraId="7B17BCA2" w14:textId="77777777" w:rsidR="00172D63" w:rsidRPr="007A6448" w:rsidRDefault="00172D63" w:rsidP="00852ADC">
      <w:pPr>
        <w:rPr>
          <w:lang w:val="en-US"/>
        </w:rPr>
      </w:pPr>
    </w:p>
    <w:p w14:paraId="40BDDE0E" w14:textId="370AEF05" w:rsidR="00FD6FCE" w:rsidRDefault="00FD6FCE">
      <w:pPr>
        <w:pStyle w:val="3"/>
        <w:pPrChange w:id="605" w:author="Stuart McGrigor" w:date="2018-01-31T15:27:00Z">
          <w:pPr>
            <w:pStyle w:val="a3"/>
            <w:numPr>
              <w:ilvl w:val="1"/>
              <w:numId w:val="24"/>
            </w:numPr>
            <w:ind w:left="1440" w:hanging="360"/>
          </w:pPr>
        </w:pPrChange>
      </w:pPr>
      <w:bookmarkStart w:id="606" w:name="_Toc498607929"/>
      <w:r w:rsidRPr="00FD6FCE">
        <w:t xml:space="preserve">Enrolment </w:t>
      </w:r>
      <w:r>
        <w:t xml:space="preserve">for </w:t>
      </w:r>
      <w:r w:rsidR="00957CFA">
        <w:t>Credential</w:t>
      </w:r>
      <w:r w:rsidRPr="00FD6FCE">
        <w:t>:</w:t>
      </w:r>
      <w:bookmarkEnd w:id="606"/>
    </w:p>
    <w:p w14:paraId="45E2D794" w14:textId="77777777" w:rsidR="003A3026" w:rsidRDefault="003A3026" w:rsidP="003A3026">
      <w:r>
        <w:t>Input:</w:t>
      </w:r>
    </w:p>
    <w:p w14:paraId="2A7516C5" w14:textId="398075B9" w:rsidR="003A3026" w:rsidRDefault="00957CFA" w:rsidP="003A3026">
      <w:pPr>
        <w:pStyle w:val="a3"/>
        <w:numPr>
          <w:ilvl w:val="0"/>
          <w:numId w:val="24"/>
        </w:numPr>
      </w:pPr>
      <w:r>
        <w:t>Credential</w:t>
      </w:r>
    </w:p>
    <w:p w14:paraId="15E9CFE0" w14:textId="1DAB6A29" w:rsidR="0034331D" w:rsidRDefault="0034331D" w:rsidP="0034331D">
      <w:pPr>
        <w:pStyle w:val="a3"/>
        <w:numPr>
          <w:ilvl w:val="1"/>
          <w:numId w:val="24"/>
        </w:numPr>
      </w:pPr>
      <w:r>
        <w:t>Credits for prerequisites</w:t>
      </w:r>
    </w:p>
    <w:p w14:paraId="494AB5E8" w14:textId="037CD11A" w:rsidR="0034331D" w:rsidRDefault="0034331D" w:rsidP="0034331D">
      <w:pPr>
        <w:pStyle w:val="a3"/>
        <w:numPr>
          <w:ilvl w:val="2"/>
          <w:numId w:val="24"/>
        </w:numPr>
      </w:pPr>
      <w:r>
        <w:t xml:space="preserve">Credits for previous </w:t>
      </w:r>
      <w:ins w:id="607" w:author="Nick Nicholas" w:date="2018-02-14T14:39:00Z">
        <w:r w:rsidR="001D0619">
          <w:t>StudentCredentialAttainment</w:t>
        </w:r>
        <w:r w:rsidR="001D0619">
          <w:t>s</w:t>
        </w:r>
      </w:ins>
      <w:del w:id="608" w:author="Nick Nicholas" w:date="2018-02-14T14:39:00Z">
        <w:r w:rsidR="002474FD" w:rsidDel="001D0619">
          <w:delText>StudentAttainmentAchievement</w:delText>
        </w:r>
        <w:r w:rsidDel="001D0619">
          <w:delText>s</w:delText>
        </w:r>
      </w:del>
    </w:p>
    <w:p w14:paraId="700F6C70" w14:textId="4FEADA38" w:rsidR="0027764E" w:rsidRDefault="0027764E" w:rsidP="0027764E">
      <w:pPr>
        <w:pStyle w:val="a3"/>
        <w:numPr>
          <w:ilvl w:val="1"/>
          <w:numId w:val="24"/>
        </w:numPr>
      </w:pPr>
      <w:r>
        <w:t>Courses</w:t>
      </w:r>
    </w:p>
    <w:p w14:paraId="1ABFECC4" w14:textId="048E45DF" w:rsidR="0027764E" w:rsidRDefault="0027764E" w:rsidP="0027764E">
      <w:pPr>
        <w:pStyle w:val="a3"/>
        <w:numPr>
          <w:ilvl w:val="1"/>
          <w:numId w:val="24"/>
        </w:numPr>
      </w:pPr>
      <w:del w:id="609" w:author="Nick Nicholas" w:date="2018-02-14T14:39:00Z">
        <w:r w:rsidDel="001D0619">
          <w:delText>Classes</w:delText>
        </w:r>
      </w:del>
      <w:ins w:id="610" w:author="Nick Nicholas" w:date="2018-02-14T14:39:00Z">
        <w:r w:rsidR="001D0619">
          <w:t>TeachingGroups</w:t>
        </w:r>
      </w:ins>
    </w:p>
    <w:p w14:paraId="7FC266F7" w14:textId="548D744C" w:rsidR="0027764E" w:rsidRDefault="0027764E" w:rsidP="0027764E">
      <w:pPr>
        <w:pStyle w:val="a3"/>
        <w:numPr>
          <w:ilvl w:val="1"/>
          <w:numId w:val="24"/>
        </w:numPr>
      </w:pPr>
      <w:r>
        <w:t>Assessments</w:t>
      </w:r>
    </w:p>
    <w:p w14:paraId="6E642583" w14:textId="4481F18D" w:rsidR="000D5620" w:rsidRDefault="000D5620" w:rsidP="000D5620">
      <w:pPr>
        <w:pStyle w:val="a3"/>
        <w:numPr>
          <w:ilvl w:val="1"/>
          <w:numId w:val="24"/>
        </w:numPr>
      </w:pPr>
      <w:r>
        <w:t xml:space="preserve">Credits towards </w:t>
      </w:r>
      <w:r w:rsidR="00957CFA">
        <w:t>Credential</w:t>
      </w:r>
    </w:p>
    <w:p w14:paraId="12FFF293" w14:textId="2027909D" w:rsidR="000D5620" w:rsidRDefault="000D5620" w:rsidP="000D5620">
      <w:pPr>
        <w:pStyle w:val="a3"/>
        <w:numPr>
          <w:ilvl w:val="2"/>
          <w:numId w:val="24"/>
        </w:numPr>
      </w:pPr>
      <w:r>
        <w:t xml:space="preserve">Credits per </w:t>
      </w:r>
      <w:del w:id="611" w:author="Nick Nicholas" w:date="2018-02-14T14:40:00Z">
        <w:r w:rsidDel="001D0619">
          <w:delText>Class</w:delText>
        </w:r>
      </w:del>
      <w:ins w:id="612" w:author="Nick Nicholas" w:date="2018-02-14T14:40:00Z">
        <w:r w:rsidR="001D0619">
          <w:t>TeachingGroup</w:t>
        </w:r>
      </w:ins>
    </w:p>
    <w:p w14:paraId="0009BF1B" w14:textId="77777777" w:rsidR="000D5620" w:rsidRDefault="000D5620" w:rsidP="000D5620">
      <w:pPr>
        <w:pStyle w:val="a3"/>
        <w:numPr>
          <w:ilvl w:val="2"/>
          <w:numId w:val="24"/>
        </w:numPr>
      </w:pPr>
      <w:r>
        <w:t>Credits per Assessment</w:t>
      </w:r>
    </w:p>
    <w:p w14:paraId="10F53026" w14:textId="77777777" w:rsidR="000D5620" w:rsidRDefault="000D5620" w:rsidP="000D5620">
      <w:pPr>
        <w:pStyle w:val="a3"/>
        <w:numPr>
          <w:ilvl w:val="2"/>
          <w:numId w:val="24"/>
        </w:numPr>
      </w:pPr>
      <w:r>
        <w:t>Credits per Learning Standard</w:t>
      </w:r>
    </w:p>
    <w:p w14:paraId="3F5C081D" w14:textId="56F1C7B6" w:rsidR="00106E7B" w:rsidRDefault="002474FD" w:rsidP="003A3026">
      <w:pPr>
        <w:pStyle w:val="a3"/>
        <w:numPr>
          <w:ilvl w:val="0"/>
          <w:numId w:val="24"/>
        </w:numPr>
      </w:pPr>
      <w:del w:id="613" w:author="Nick Nicholas" w:date="2018-02-14T14:40:00Z">
        <w:r w:rsidDel="001D0619">
          <w:delText>StudentAttainmentAchievement</w:delText>
        </w:r>
        <w:r w:rsidR="008044B8" w:rsidDel="001D0619">
          <w:delText xml:space="preserve"> </w:delText>
        </w:r>
      </w:del>
      <w:ins w:id="614" w:author="Nick Nicholas" w:date="2018-02-14T14:40:00Z">
        <w:r w:rsidR="001D0619">
          <w:t>StudentCredentialAttainment</w:t>
        </w:r>
        <w:r w:rsidR="001D0619">
          <w:t xml:space="preserve"> </w:t>
        </w:r>
      </w:ins>
      <w:r w:rsidR="008044B8">
        <w:t xml:space="preserve">(previous </w:t>
      </w:r>
      <w:r w:rsidR="00957CFA">
        <w:t>Credential</w:t>
      </w:r>
      <w:r w:rsidR="008044B8">
        <w:t>s)</w:t>
      </w:r>
    </w:p>
    <w:p w14:paraId="21CC48D1" w14:textId="17BA7F31" w:rsidR="008B04E2" w:rsidRDefault="008B04E2" w:rsidP="003A3026">
      <w:pPr>
        <w:pStyle w:val="a3"/>
        <w:numPr>
          <w:ilvl w:val="0"/>
          <w:numId w:val="24"/>
        </w:numPr>
      </w:pPr>
      <w:r>
        <w:t>Student</w:t>
      </w:r>
    </w:p>
    <w:p w14:paraId="68F73A69" w14:textId="77777777" w:rsidR="003A3026" w:rsidRDefault="003A3026" w:rsidP="003A3026">
      <w:r>
        <w:t>Output:</w:t>
      </w:r>
    </w:p>
    <w:p w14:paraId="6F88CCD8" w14:textId="23918C38" w:rsidR="003A3026" w:rsidRDefault="009F4ADB" w:rsidP="003A3026">
      <w:pPr>
        <w:pStyle w:val="a3"/>
        <w:numPr>
          <w:ilvl w:val="0"/>
          <w:numId w:val="24"/>
        </w:numPr>
      </w:pPr>
      <w:r>
        <w:t>Student</w:t>
      </w:r>
      <w:r w:rsidR="00957CFA">
        <w:t>Credential</w:t>
      </w:r>
      <w:r>
        <w:t>Enrolment</w:t>
      </w:r>
    </w:p>
    <w:p w14:paraId="1A1C988C" w14:textId="2666D5B9" w:rsidR="00106E7B" w:rsidRDefault="002474FD" w:rsidP="00C20F51">
      <w:pPr>
        <w:pStyle w:val="a3"/>
        <w:numPr>
          <w:ilvl w:val="0"/>
          <w:numId w:val="24"/>
        </w:numPr>
      </w:pPr>
      <w:r>
        <w:t>Student</w:t>
      </w:r>
      <w:ins w:id="615" w:author="Nick Nicholas" w:date="2018-02-14T14:40:00Z">
        <w:r w:rsidR="001D0619">
          <w:t>Credential</w:t>
        </w:r>
      </w:ins>
      <w:r>
        <w:t>Attainment</w:t>
      </w:r>
      <w:del w:id="616" w:author="Nick Nicholas" w:date="2018-02-14T14:40:00Z">
        <w:r w:rsidDel="001D0619">
          <w:delText>Achievement</w:delText>
        </w:r>
      </w:del>
      <w:ins w:id="617" w:author="Nick Nicholas" w:date="2018-02-14T14:40:00Z">
        <w:r w:rsidR="001D0619">
          <w:t xml:space="preserve"> </w:t>
        </w:r>
      </w:ins>
    </w:p>
    <w:p w14:paraId="76B83470" w14:textId="443573C7" w:rsidR="003F11C5" w:rsidRDefault="001D0619" w:rsidP="00C20F51">
      <w:pPr>
        <w:pStyle w:val="a3"/>
        <w:numPr>
          <w:ilvl w:val="0"/>
          <w:numId w:val="24"/>
        </w:numPr>
      </w:pPr>
      <w:ins w:id="618" w:author="Nick Nicholas" w:date="2018-02-14T14:40:00Z">
        <w:r>
          <w:t>Student</w:t>
        </w:r>
      </w:ins>
      <w:r w:rsidR="003F11C5">
        <w:t>Attainment</w:t>
      </w:r>
    </w:p>
    <w:p w14:paraId="6E278097" w14:textId="77777777" w:rsidR="003A3026" w:rsidRDefault="003A3026" w:rsidP="003A3026">
      <w:r>
        <w:t>Steps:</w:t>
      </w:r>
    </w:p>
    <w:p w14:paraId="7C7D0016" w14:textId="6969AAE1" w:rsidR="003A3026" w:rsidRDefault="0042548A" w:rsidP="003A3026">
      <w:pPr>
        <w:pStyle w:val="a3"/>
        <w:numPr>
          <w:ilvl w:val="0"/>
          <w:numId w:val="24"/>
        </w:numPr>
      </w:pPr>
      <w:r>
        <w:t xml:space="preserve">Student establishes prerequisites for enrolling in </w:t>
      </w:r>
      <w:r w:rsidR="00957CFA">
        <w:t>Credential</w:t>
      </w:r>
    </w:p>
    <w:p w14:paraId="301ED7E8" w14:textId="7FA01A7D" w:rsidR="0042548A" w:rsidRDefault="0042548A" w:rsidP="0042548A">
      <w:pPr>
        <w:pStyle w:val="a3"/>
        <w:numPr>
          <w:ilvl w:val="1"/>
          <w:numId w:val="24"/>
        </w:numPr>
      </w:pPr>
      <w:r>
        <w:t xml:space="preserve">Optional: prerequisites may include </w:t>
      </w:r>
      <w:r w:rsidR="00736B90">
        <w:rPr>
          <w:lang w:val="en-AU"/>
        </w:rPr>
        <w:t xml:space="preserve">successful </w:t>
      </w:r>
      <w:r w:rsidR="0034331D">
        <w:rPr>
          <w:lang w:val="en-AU"/>
        </w:rPr>
        <w:t xml:space="preserve">achievement of previous </w:t>
      </w:r>
      <w:r w:rsidR="002474FD">
        <w:t>Student</w:t>
      </w:r>
      <w:ins w:id="619" w:author="Nick Nicholas" w:date="2018-02-14T14:40:00Z">
        <w:r w:rsidR="001D0619">
          <w:t>Credential</w:t>
        </w:r>
      </w:ins>
      <w:r w:rsidR="002474FD">
        <w:t>Attainment</w:t>
      </w:r>
      <w:del w:id="620" w:author="Nick Nicholas" w:date="2018-02-14T14:40:00Z">
        <w:r w:rsidR="002474FD" w:rsidDel="001D0619">
          <w:delText>Achievement</w:delText>
        </w:r>
      </w:del>
    </w:p>
    <w:p w14:paraId="467DDF7D" w14:textId="0672C83C" w:rsidR="0034331D" w:rsidRDefault="0034331D" w:rsidP="0042548A">
      <w:pPr>
        <w:pStyle w:val="a3"/>
        <w:numPr>
          <w:ilvl w:val="1"/>
          <w:numId w:val="24"/>
        </w:numPr>
      </w:pPr>
      <w:r>
        <w:t>Prerequisite may be quantified as credits</w:t>
      </w:r>
      <w:r w:rsidR="007638C5">
        <w:t xml:space="preserve"> towards </w:t>
      </w:r>
      <w:r w:rsidR="00957CFA">
        <w:t>Credential</w:t>
      </w:r>
    </w:p>
    <w:p w14:paraId="7A2B820A" w14:textId="31DA2F06" w:rsidR="00887E88" w:rsidRDefault="00887E88" w:rsidP="00887E88">
      <w:pPr>
        <w:pStyle w:val="a3"/>
        <w:numPr>
          <w:ilvl w:val="0"/>
          <w:numId w:val="24"/>
        </w:numPr>
      </w:pPr>
      <w:r>
        <w:t>Student enrol</w:t>
      </w:r>
      <w:r w:rsidR="00B3521F">
        <w:t>l</w:t>
      </w:r>
      <w:r>
        <w:t xml:space="preserve">s in </w:t>
      </w:r>
      <w:r w:rsidR="00957CFA">
        <w:t>Credential</w:t>
      </w:r>
      <w:r w:rsidR="00E30ED0">
        <w:t xml:space="preserve"> with a </w:t>
      </w:r>
      <w:r w:rsidR="00957CFA">
        <w:t>credential</w:t>
      </w:r>
      <w:r w:rsidR="00E30ED0">
        <w:t xml:space="preserve"> authority (not necessarily a school)</w:t>
      </w:r>
    </w:p>
    <w:p w14:paraId="38CC91C8" w14:textId="1A4ABF17" w:rsidR="00B3521F" w:rsidRDefault="00B3521F" w:rsidP="00887E88">
      <w:pPr>
        <w:pStyle w:val="a3"/>
        <w:numPr>
          <w:ilvl w:val="0"/>
          <w:numId w:val="24"/>
        </w:numPr>
      </w:pPr>
      <w:r>
        <w:t xml:space="preserve">Student enrolls in associated </w:t>
      </w:r>
      <w:r w:rsidR="00E44660">
        <w:t>Courses</w:t>
      </w:r>
      <w:r>
        <w:t>, and gathers associated credits</w:t>
      </w:r>
      <w:r w:rsidR="00D75B98">
        <w:t xml:space="preserve"> towards </w:t>
      </w:r>
      <w:r w:rsidR="00957CFA">
        <w:t>Credential</w:t>
      </w:r>
      <w:r w:rsidR="00E44660">
        <w:t xml:space="preserve"> (see above)</w:t>
      </w:r>
    </w:p>
    <w:p w14:paraId="7F647212" w14:textId="071674AE" w:rsidR="00092BDF" w:rsidRDefault="00092BDF" w:rsidP="00092BDF">
      <w:pPr>
        <w:pStyle w:val="a3"/>
        <w:numPr>
          <w:ilvl w:val="0"/>
          <w:numId w:val="24"/>
        </w:numPr>
      </w:pPr>
      <w:r>
        <w:t xml:space="preserve">Student enrolls in associated </w:t>
      </w:r>
      <w:del w:id="621" w:author="Nick Nicholas" w:date="2018-02-14T14:41:00Z">
        <w:r w:rsidDel="00191A53">
          <w:delText>Classes</w:delText>
        </w:r>
        <w:r w:rsidR="00670820" w:rsidDel="00191A53">
          <w:delText xml:space="preserve"> </w:delText>
        </w:r>
      </w:del>
      <w:ins w:id="622" w:author="Nick Nicholas" w:date="2018-02-14T14:41:00Z">
        <w:r w:rsidR="00191A53">
          <w:t>TeachingGrups</w:t>
        </w:r>
        <w:r w:rsidR="00191A53">
          <w:t xml:space="preserve"> </w:t>
        </w:r>
      </w:ins>
      <w:r w:rsidR="00670820">
        <w:t>(potentially in multiple institutions)</w:t>
      </w:r>
      <w:r>
        <w:t xml:space="preserve">, and gathers associated credits </w:t>
      </w:r>
      <w:r w:rsidR="00D75B98">
        <w:t xml:space="preserve">towards </w:t>
      </w:r>
      <w:r w:rsidR="00957CFA">
        <w:t>Credential</w:t>
      </w:r>
      <w:r w:rsidR="00D75B98">
        <w:t xml:space="preserve"> </w:t>
      </w:r>
      <w:r>
        <w:t>(see above)</w:t>
      </w:r>
    </w:p>
    <w:p w14:paraId="4D4F06AB" w14:textId="2CEFE5E2" w:rsidR="0087528E" w:rsidRDefault="0087528E" w:rsidP="0087528E">
      <w:pPr>
        <w:pStyle w:val="a3"/>
        <w:numPr>
          <w:ilvl w:val="0"/>
          <w:numId w:val="24"/>
        </w:numPr>
      </w:pPr>
      <w:r>
        <w:lastRenderedPageBreak/>
        <w:t xml:space="preserve">Student enrolls in associated Assessments, and gathers associated credits </w:t>
      </w:r>
      <w:r w:rsidR="00D75B98">
        <w:t xml:space="preserve">towards </w:t>
      </w:r>
      <w:r w:rsidR="00957CFA">
        <w:t>Credential</w:t>
      </w:r>
      <w:r w:rsidR="00D75B98">
        <w:t xml:space="preserve"> </w:t>
      </w:r>
      <w:r>
        <w:t>(see above)</w:t>
      </w:r>
    </w:p>
    <w:p w14:paraId="0F20A9FE" w14:textId="5B2635E2" w:rsidR="00B3521F" w:rsidRDefault="00B3521F" w:rsidP="00B3521F">
      <w:pPr>
        <w:pStyle w:val="a3"/>
        <w:numPr>
          <w:ilvl w:val="0"/>
          <w:numId w:val="24"/>
        </w:numPr>
      </w:pPr>
      <w:r>
        <w:t xml:space="preserve">At the conclusion of their studies, Student is awarded </w:t>
      </w:r>
      <w:r w:rsidR="00A153E6">
        <w:t>the</w:t>
      </w:r>
      <w:r>
        <w:t xml:space="preserve"> </w:t>
      </w:r>
      <w:r w:rsidR="00957CFA">
        <w:t>Credential</w:t>
      </w:r>
      <w:r>
        <w:t xml:space="preserve"> (</w:t>
      </w:r>
      <w:r w:rsidR="002474FD">
        <w:t>Student</w:t>
      </w:r>
      <w:ins w:id="623" w:author="Nick Nicholas" w:date="2018-02-14T14:41:00Z">
        <w:r w:rsidR="00191A53">
          <w:t>Credential</w:t>
        </w:r>
      </w:ins>
      <w:r w:rsidR="002474FD">
        <w:t>Attainment</w:t>
      </w:r>
      <w:del w:id="624" w:author="Nick Nicholas" w:date="2018-02-14T14:41:00Z">
        <w:r w:rsidR="002474FD" w:rsidDel="00191A53">
          <w:delText>Achievement</w:delText>
        </w:r>
      </w:del>
      <w:r>
        <w:t>)</w:t>
      </w:r>
    </w:p>
    <w:p w14:paraId="76A65681" w14:textId="14A026BA" w:rsidR="00031D58" w:rsidRDefault="00191A53" w:rsidP="00031D58">
      <w:pPr>
        <w:pStyle w:val="a3"/>
        <w:numPr>
          <w:ilvl w:val="1"/>
          <w:numId w:val="24"/>
        </w:numPr>
      </w:pPr>
      <w:ins w:id="625" w:author="Nick Nicholas" w:date="2018-02-14T14:41:00Z">
        <w:r>
          <w:t>StudentCredentialAttainment</w:t>
        </w:r>
        <w:r>
          <w:t xml:space="preserve"> </w:t>
        </w:r>
      </w:ins>
      <w:del w:id="626" w:author="Nick Nicholas" w:date="2018-02-14T14:41:00Z">
        <w:r w:rsidR="00031D58" w:rsidDel="00191A53">
          <w:delText xml:space="preserve">StudentAttainmentAchievement </w:delText>
        </w:r>
      </w:del>
      <w:r w:rsidR="00031D58">
        <w:t xml:space="preserve">references </w:t>
      </w:r>
      <w:del w:id="627" w:author="Nick Nicholas" w:date="2018-02-14T14:41:00Z">
        <w:r w:rsidR="00031D58" w:rsidDel="00191A53">
          <w:delText>Classes</w:delText>
        </w:r>
      </w:del>
      <w:ins w:id="628" w:author="Nick Nicholas" w:date="2018-02-14T14:41:00Z">
        <w:r>
          <w:t>TeachingGroups</w:t>
        </w:r>
      </w:ins>
      <w:r w:rsidR="0080483E">
        <w:t>, Courses</w:t>
      </w:r>
      <w:r w:rsidR="00031D58">
        <w:t xml:space="preserve"> and Assessments completed as Attainments</w:t>
      </w:r>
    </w:p>
    <w:p w14:paraId="54620EA2" w14:textId="05FD3CB5" w:rsidR="00423B48" w:rsidRDefault="00191A53" w:rsidP="00423B48">
      <w:pPr>
        <w:pStyle w:val="a3"/>
        <w:numPr>
          <w:ilvl w:val="1"/>
          <w:numId w:val="24"/>
        </w:numPr>
      </w:pPr>
      <w:ins w:id="629" w:author="Nick Nicholas" w:date="2018-02-14T14:41:00Z">
        <w:r>
          <w:t xml:space="preserve">StudentCredentialAttainment </w:t>
        </w:r>
      </w:ins>
      <w:del w:id="630" w:author="Nick Nicholas" w:date="2018-02-14T14:41:00Z">
        <w:r w:rsidR="002474FD" w:rsidDel="00191A53">
          <w:delText>StudentAttainmentAchievement</w:delText>
        </w:r>
        <w:r w:rsidR="00423B48" w:rsidDel="00191A53">
          <w:delText xml:space="preserve"> </w:delText>
        </w:r>
      </w:del>
      <w:r w:rsidR="00423B48">
        <w:t xml:space="preserve">references previous </w:t>
      </w:r>
      <w:ins w:id="631" w:author="Nick Nicholas" w:date="2018-02-14T14:41:00Z">
        <w:r w:rsidR="00AA072C">
          <w:t>StudentCredentialAttainment</w:t>
        </w:r>
        <w:r w:rsidR="00AA072C">
          <w:t>s</w:t>
        </w:r>
        <w:r w:rsidR="00AA072C">
          <w:t xml:space="preserve"> </w:t>
        </w:r>
      </w:ins>
      <w:del w:id="632" w:author="Nick Nicholas" w:date="2018-02-14T14:41:00Z">
        <w:r w:rsidR="002474FD" w:rsidDel="00AA072C">
          <w:delText>StudentAttainmentAchievement</w:delText>
        </w:r>
        <w:r w:rsidR="00423B48" w:rsidDel="00AA072C">
          <w:delText xml:space="preserve">s </w:delText>
        </w:r>
      </w:del>
      <w:r w:rsidR="00423B48">
        <w:t>completed</w:t>
      </w:r>
      <w:r w:rsidR="0080483E">
        <w:t>, as Attainments</w:t>
      </w:r>
    </w:p>
    <w:p w14:paraId="1B604F21" w14:textId="30A11DBB" w:rsidR="00B3521F" w:rsidRDefault="00191A53" w:rsidP="00B3521F">
      <w:pPr>
        <w:pStyle w:val="a3"/>
        <w:numPr>
          <w:ilvl w:val="1"/>
          <w:numId w:val="24"/>
        </w:numPr>
      </w:pPr>
      <w:ins w:id="633" w:author="Nick Nicholas" w:date="2018-02-14T14:41:00Z">
        <w:r>
          <w:t xml:space="preserve">StudentCredentialAttainment </w:t>
        </w:r>
      </w:ins>
      <w:del w:id="634" w:author="Nick Nicholas" w:date="2018-02-14T14:41:00Z">
        <w:r w:rsidR="002474FD" w:rsidDel="00191A53">
          <w:delText>StudentAttainmentAchievement</w:delText>
        </w:r>
        <w:r w:rsidR="00B3521F" w:rsidDel="00191A53">
          <w:delText xml:space="preserve"> </w:delText>
        </w:r>
      </w:del>
      <w:r w:rsidR="00B3521F">
        <w:t>references Learning Standards attained</w:t>
      </w:r>
    </w:p>
    <w:p w14:paraId="103A90E9" w14:textId="71327E09" w:rsidR="00D75B98" w:rsidRDefault="00191A53" w:rsidP="00D75B98">
      <w:pPr>
        <w:pStyle w:val="a3"/>
        <w:numPr>
          <w:ilvl w:val="1"/>
          <w:numId w:val="24"/>
        </w:numPr>
      </w:pPr>
      <w:ins w:id="635" w:author="Nick Nicholas" w:date="2018-02-14T14:41:00Z">
        <w:r>
          <w:t xml:space="preserve">StudentCredentialAttainment </w:t>
        </w:r>
      </w:ins>
      <w:del w:id="636" w:author="Nick Nicholas" w:date="2018-02-14T14:41:00Z">
        <w:r w:rsidR="002474FD" w:rsidDel="00191A53">
          <w:delText>StudentAttainmentAchievement</w:delText>
        </w:r>
        <w:r w:rsidR="00B3521F" w:rsidDel="00191A53">
          <w:delText xml:space="preserve"> </w:delText>
        </w:r>
      </w:del>
      <w:r w:rsidR="00B3521F">
        <w:t xml:space="preserve">references credits accumulated </w:t>
      </w:r>
      <w:r w:rsidR="003D405C">
        <w:t xml:space="preserve">across all </w:t>
      </w:r>
      <w:ins w:id="637" w:author="Nick Nicholas" w:date="2018-02-14T14:41:00Z">
        <w:r>
          <w:t>Student</w:t>
        </w:r>
      </w:ins>
      <w:r w:rsidR="003D405C">
        <w:t>Attain</w:t>
      </w:r>
      <w:r w:rsidR="002537CB">
        <w:t>ments</w:t>
      </w:r>
    </w:p>
    <w:p w14:paraId="44A577F5" w14:textId="1F460123" w:rsidR="00B3521F" w:rsidRDefault="00191A53" w:rsidP="00615610">
      <w:pPr>
        <w:pStyle w:val="a3"/>
        <w:numPr>
          <w:ilvl w:val="1"/>
          <w:numId w:val="24"/>
        </w:numPr>
      </w:pPr>
      <w:ins w:id="638" w:author="Nick Nicholas" w:date="2018-02-14T14:41:00Z">
        <w:r>
          <w:t xml:space="preserve">StudentCredentialAttainment </w:t>
        </w:r>
      </w:ins>
      <w:del w:id="639" w:author="Nick Nicholas" w:date="2018-02-14T14:41:00Z">
        <w:r w:rsidR="002474FD" w:rsidDel="00191A53">
          <w:delText>StudentAttainmentAchievement</w:delText>
        </w:r>
        <w:r w:rsidR="00B3521F" w:rsidDel="00191A53">
          <w:delText xml:space="preserve"> </w:delText>
        </w:r>
      </w:del>
      <w:r w:rsidR="00B3521F">
        <w:t>references credits accumulated per Learning Standard</w:t>
      </w:r>
    </w:p>
    <w:p w14:paraId="675E1E61" w14:textId="702F1874" w:rsidR="00510943" w:rsidRDefault="00510943" w:rsidP="00510943">
      <w:pPr>
        <w:pStyle w:val="a3"/>
        <w:numPr>
          <w:ilvl w:val="0"/>
          <w:numId w:val="24"/>
        </w:numPr>
      </w:pPr>
      <w:r>
        <w:t xml:space="preserve">Alt 1: Student unenrolls from </w:t>
      </w:r>
      <w:r w:rsidR="00957CFA">
        <w:t>Credential</w:t>
      </w:r>
      <w:r>
        <w:t xml:space="preserve"> before any applicable census cutoff. Student does not receive a </w:t>
      </w:r>
      <w:ins w:id="640" w:author="Nick Nicholas" w:date="2018-02-14T14:41:00Z">
        <w:r w:rsidR="00191A53">
          <w:t>StudentCredentialAttainment</w:t>
        </w:r>
      </w:ins>
      <w:del w:id="641" w:author="Nick Nicholas" w:date="2018-02-14T14:41:00Z">
        <w:r w:rsidR="002474FD" w:rsidDel="00191A53">
          <w:delText>StudentAttainmentAchievement</w:delText>
        </w:r>
      </w:del>
      <w:r>
        <w:t>.</w:t>
      </w:r>
    </w:p>
    <w:p w14:paraId="20C04F13" w14:textId="79719CD5" w:rsidR="00510943" w:rsidRDefault="00510943" w:rsidP="00510943">
      <w:pPr>
        <w:pStyle w:val="a3"/>
        <w:numPr>
          <w:ilvl w:val="0"/>
          <w:numId w:val="24"/>
        </w:numPr>
      </w:pPr>
      <w:r>
        <w:t xml:space="preserve">Alt 2: Student discontinues enrolment in </w:t>
      </w:r>
      <w:r w:rsidR="00957CFA">
        <w:t>Credential</w:t>
      </w:r>
      <w:r>
        <w:t xml:space="preserve">. Student receives partial </w:t>
      </w:r>
      <w:ins w:id="642" w:author="Nick Nicholas" w:date="2018-02-14T14:41:00Z">
        <w:r w:rsidR="00191A53">
          <w:t xml:space="preserve">StudentCredentialAttainment </w:t>
        </w:r>
      </w:ins>
      <w:del w:id="643" w:author="Nick Nicholas" w:date="2018-02-14T14:41:00Z">
        <w:r w:rsidR="002474FD" w:rsidDel="00191A53">
          <w:delText>StudentAttainmentAchievement</w:delText>
        </w:r>
        <w:r w:rsidDel="00191A53">
          <w:delText xml:space="preserve"> </w:delText>
        </w:r>
      </w:del>
      <w:r>
        <w:t>record, with</w:t>
      </w:r>
      <w:r w:rsidR="001E2F0C">
        <w:t xml:space="preserve"> credits that they can transfer</w:t>
      </w:r>
      <w:r>
        <w:t xml:space="preserve"> on for further study.</w:t>
      </w:r>
    </w:p>
    <w:p w14:paraId="49EDE123" w14:textId="77777777" w:rsidR="003A3026" w:rsidRPr="007A6448" w:rsidRDefault="003A3026" w:rsidP="00FD6FCE">
      <w:pPr>
        <w:rPr>
          <w:i/>
          <w:lang w:val="en-US"/>
        </w:rPr>
      </w:pPr>
    </w:p>
    <w:p w14:paraId="22A9BD89" w14:textId="542157DC" w:rsidR="00B664AD" w:rsidRPr="00FD6FCE" w:rsidRDefault="00E51EEB">
      <w:pPr>
        <w:pStyle w:val="3"/>
      </w:pPr>
      <w:bookmarkStart w:id="644" w:name="_Toc498607930"/>
      <w:r>
        <w:t>Student transf</w:t>
      </w:r>
      <w:r w:rsidR="00B664AD">
        <w:t>er</w:t>
      </w:r>
      <w:r w:rsidR="009669AE">
        <w:t xml:space="preserve"> with aim to continue work on </w:t>
      </w:r>
      <w:r w:rsidR="00957CFA">
        <w:t>Credential</w:t>
      </w:r>
      <w:r w:rsidR="00B664AD" w:rsidRPr="00FD6FCE">
        <w:t>:</w:t>
      </w:r>
      <w:bookmarkEnd w:id="644"/>
    </w:p>
    <w:p w14:paraId="62794719" w14:textId="77777777" w:rsidR="003A3026" w:rsidRDefault="003A3026" w:rsidP="003A3026">
      <w:r>
        <w:t>Input:</w:t>
      </w:r>
    </w:p>
    <w:p w14:paraId="61A974B4" w14:textId="05B58414" w:rsidR="003A3026" w:rsidRDefault="001E2F0C" w:rsidP="003A3026">
      <w:pPr>
        <w:pStyle w:val="a3"/>
        <w:numPr>
          <w:ilvl w:val="0"/>
          <w:numId w:val="24"/>
        </w:numPr>
      </w:pPr>
      <w:r>
        <w:t>Student</w:t>
      </w:r>
    </w:p>
    <w:p w14:paraId="452DB640" w14:textId="1E348018" w:rsidR="001E2F0C" w:rsidRDefault="00957CFA" w:rsidP="003A3026">
      <w:pPr>
        <w:pStyle w:val="a3"/>
        <w:numPr>
          <w:ilvl w:val="0"/>
          <w:numId w:val="24"/>
        </w:numPr>
      </w:pPr>
      <w:r>
        <w:t>Credential</w:t>
      </w:r>
    </w:p>
    <w:p w14:paraId="473FEA6B" w14:textId="5F22E525" w:rsidR="00EE2423" w:rsidRDefault="00EE2423" w:rsidP="00EE2423">
      <w:pPr>
        <w:pStyle w:val="a3"/>
        <w:numPr>
          <w:ilvl w:val="0"/>
          <w:numId w:val="24"/>
        </w:numPr>
      </w:pPr>
      <w:r>
        <w:t>Student</w:t>
      </w:r>
      <w:r w:rsidR="00957CFA">
        <w:t>Credential</w:t>
      </w:r>
      <w:r>
        <w:t>Enrolment</w:t>
      </w:r>
    </w:p>
    <w:p w14:paraId="56E6746E" w14:textId="7098B72C" w:rsidR="0095229F" w:rsidRDefault="002474FD" w:rsidP="0095229F">
      <w:pPr>
        <w:pStyle w:val="a3"/>
        <w:numPr>
          <w:ilvl w:val="0"/>
          <w:numId w:val="24"/>
        </w:numPr>
      </w:pPr>
      <w:r>
        <w:t>Student</w:t>
      </w:r>
      <w:ins w:id="645" w:author="Nick Nicholas" w:date="2018-02-14T14:42:00Z">
        <w:r w:rsidR="00AA072C">
          <w:t>Credential</w:t>
        </w:r>
      </w:ins>
      <w:r>
        <w:t>Attainment</w:t>
      </w:r>
      <w:del w:id="646" w:author="Nick Nicholas" w:date="2018-02-14T14:42:00Z">
        <w:r w:rsidDel="00AA072C">
          <w:delText>Achievement</w:delText>
        </w:r>
      </w:del>
    </w:p>
    <w:p w14:paraId="4F8C44DC" w14:textId="14E6B724" w:rsidR="00FA6E57" w:rsidRDefault="00AA072C" w:rsidP="0095229F">
      <w:pPr>
        <w:pStyle w:val="a3"/>
        <w:numPr>
          <w:ilvl w:val="0"/>
          <w:numId w:val="24"/>
        </w:numPr>
      </w:pPr>
      <w:ins w:id="647" w:author="Nick Nicholas" w:date="2018-02-14T14:42:00Z">
        <w:r>
          <w:t>Student</w:t>
        </w:r>
      </w:ins>
      <w:r w:rsidR="00FA6E57">
        <w:t>Attainment</w:t>
      </w:r>
    </w:p>
    <w:p w14:paraId="2DC3278D" w14:textId="32D10F96" w:rsidR="009F3ACA" w:rsidRDefault="009F3ACA" w:rsidP="0095229F">
      <w:pPr>
        <w:pStyle w:val="a3"/>
        <w:numPr>
          <w:ilvl w:val="0"/>
          <w:numId w:val="24"/>
        </w:numPr>
      </w:pPr>
      <w:r>
        <w:t>Learning Standard</w:t>
      </w:r>
    </w:p>
    <w:p w14:paraId="4D2D9B47" w14:textId="69AACAD5" w:rsidR="00FE7A5E" w:rsidRDefault="00FE7A5E" w:rsidP="0095229F">
      <w:pPr>
        <w:pStyle w:val="a3"/>
        <w:numPr>
          <w:ilvl w:val="0"/>
          <w:numId w:val="24"/>
        </w:numPr>
      </w:pPr>
      <w:r>
        <w:t>WellnessCharacteristic</w:t>
      </w:r>
    </w:p>
    <w:p w14:paraId="461EC188" w14:textId="77777777" w:rsidR="00E56271" w:rsidRDefault="00B31D85" w:rsidP="00E56271">
      <w:pPr>
        <w:pStyle w:val="a3"/>
        <w:numPr>
          <w:ilvl w:val="0"/>
          <w:numId w:val="24"/>
        </w:numPr>
      </w:pPr>
      <w:r>
        <w:t xml:space="preserve">IndividualLearningPlan </w:t>
      </w:r>
    </w:p>
    <w:p w14:paraId="62D6BCA1" w14:textId="24F35746" w:rsidR="003A3026" w:rsidRDefault="003A3026" w:rsidP="003A3026">
      <w:r>
        <w:t>Steps:</w:t>
      </w:r>
    </w:p>
    <w:p w14:paraId="630F4906" w14:textId="7DCD87B8" w:rsidR="003A3026" w:rsidRDefault="0095229F" w:rsidP="00476D14">
      <w:pPr>
        <w:pStyle w:val="a3"/>
        <w:numPr>
          <w:ilvl w:val="0"/>
          <w:numId w:val="24"/>
        </w:numPr>
      </w:pPr>
      <w:r>
        <w:t xml:space="preserve">Student has </w:t>
      </w:r>
      <w:r w:rsidR="006B44A5">
        <w:t>E</w:t>
      </w:r>
      <w:r w:rsidR="00234C26">
        <w:t xml:space="preserve">nrolled in a </w:t>
      </w:r>
      <w:r w:rsidR="00957CFA">
        <w:t>Credential</w:t>
      </w:r>
      <w:r w:rsidR="00234C26">
        <w:t xml:space="preserve">, and is on the way to achieving </w:t>
      </w:r>
      <w:r w:rsidR="009F3ACA">
        <w:t>it</w:t>
      </w:r>
    </w:p>
    <w:p w14:paraId="583437A0" w14:textId="5F25FB6D" w:rsidR="00FE7A5E" w:rsidRDefault="00FE7A5E" w:rsidP="00FE7A5E">
      <w:pPr>
        <w:pStyle w:val="a3"/>
        <w:numPr>
          <w:ilvl w:val="0"/>
          <w:numId w:val="24"/>
        </w:numPr>
      </w:pPr>
      <w:r>
        <w:t>Relevant WellnessCharacteristic information is generated for the receiving school, subject to privacy</w:t>
      </w:r>
      <w:r w:rsidR="00FC064A">
        <w:t>, in order to prepare the receiving school for the student’s educational needs.</w:t>
      </w:r>
    </w:p>
    <w:p w14:paraId="4E0453DC" w14:textId="3F3FBC52" w:rsidR="005D4032" w:rsidRDefault="005D4032" w:rsidP="005D4032">
      <w:pPr>
        <w:pStyle w:val="a3"/>
        <w:numPr>
          <w:ilvl w:val="0"/>
          <w:numId w:val="24"/>
        </w:numPr>
      </w:pPr>
      <w:r>
        <w:t xml:space="preserve">Relevant </w:t>
      </w:r>
      <w:r w:rsidR="00B31D85">
        <w:t>Individual</w:t>
      </w:r>
      <w:r>
        <w:t>LearningPlan information is generated for the receiving school, subject to privacy, in order to prepare the receiving school for the student’s educational needs.</w:t>
      </w:r>
    </w:p>
    <w:p w14:paraId="1E6DF552" w14:textId="6ABC60A7" w:rsidR="003472E2" w:rsidRDefault="003472E2" w:rsidP="009F3ACA">
      <w:pPr>
        <w:pStyle w:val="a3"/>
        <w:numPr>
          <w:ilvl w:val="0"/>
          <w:numId w:val="24"/>
        </w:numPr>
      </w:pPr>
      <w:r>
        <w:t xml:space="preserve">A </w:t>
      </w:r>
      <w:r w:rsidR="002474FD">
        <w:t>Student</w:t>
      </w:r>
      <w:ins w:id="648" w:author="Nick Nicholas" w:date="2018-02-14T14:42:00Z">
        <w:r w:rsidR="00AA072C">
          <w:t>Credential</w:t>
        </w:r>
      </w:ins>
      <w:r w:rsidR="002474FD">
        <w:t>Attainment</w:t>
      </w:r>
      <w:del w:id="649" w:author="Nick Nicholas" w:date="2018-02-14T14:42:00Z">
        <w:r w:rsidR="002474FD" w:rsidDel="00AA072C">
          <w:delText>Achievement</w:delText>
        </w:r>
      </w:del>
      <w:r w:rsidR="002665AE">
        <w:t xml:space="preserve"> record</w:t>
      </w:r>
      <w:r w:rsidR="009F3ACA">
        <w:t xml:space="preserve"> is generated</w:t>
      </w:r>
      <w:r w:rsidR="00EA254E">
        <w:t xml:space="preserve"> for the Student</w:t>
      </w:r>
    </w:p>
    <w:p w14:paraId="14C2B683" w14:textId="747F1712" w:rsidR="000138DC" w:rsidRDefault="00643AA0" w:rsidP="000138DC">
      <w:pPr>
        <w:pStyle w:val="a3"/>
        <w:numPr>
          <w:ilvl w:val="1"/>
          <w:numId w:val="24"/>
        </w:numPr>
      </w:pPr>
      <w:r>
        <w:t xml:space="preserve">As </w:t>
      </w:r>
      <w:r w:rsidR="000138DC">
        <w:t xml:space="preserve">the student is still on the way to achieving the </w:t>
      </w:r>
      <w:r w:rsidR="00957CFA">
        <w:t>Credential</w:t>
      </w:r>
      <w:r w:rsidR="000138DC">
        <w:t xml:space="preserve">, the </w:t>
      </w:r>
      <w:r w:rsidR="002474FD">
        <w:t>Student</w:t>
      </w:r>
      <w:ins w:id="650" w:author="Nick Nicholas" w:date="2018-02-14T14:42:00Z">
        <w:r w:rsidR="00AA072C">
          <w:t>Credential</w:t>
        </w:r>
      </w:ins>
      <w:r w:rsidR="002474FD">
        <w:t>Attainment</w:t>
      </w:r>
      <w:del w:id="651" w:author="Nick Nicholas" w:date="2018-02-14T14:42:00Z">
        <w:r w:rsidR="002474FD" w:rsidDel="00AA072C">
          <w:delText>Achievement</w:delText>
        </w:r>
      </w:del>
      <w:r w:rsidR="000138DC">
        <w:t xml:space="preserve"> record will reflect </w:t>
      </w:r>
      <w:r w:rsidR="007567F2">
        <w:t xml:space="preserve">the </w:t>
      </w:r>
      <w:r w:rsidR="000138DC">
        <w:t>progress achieved by the Student to date</w:t>
      </w:r>
      <w:r w:rsidR="00C0100F">
        <w:t>, through the Attainment records that they have gathered</w:t>
      </w:r>
    </w:p>
    <w:p w14:paraId="023E8E04" w14:textId="13B48AAE" w:rsidR="009F3ACA" w:rsidRDefault="009F3ACA" w:rsidP="009F3ACA">
      <w:pPr>
        <w:pStyle w:val="a3"/>
        <w:numPr>
          <w:ilvl w:val="1"/>
          <w:numId w:val="24"/>
        </w:numPr>
      </w:pPr>
      <w:r>
        <w:t xml:space="preserve">Progress includes the </w:t>
      </w:r>
      <w:r w:rsidR="00E717F9">
        <w:t>L</w:t>
      </w:r>
      <w:r>
        <w:t xml:space="preserve">earning </w:t>
      </w:r>
      <w:r w:rsidR="00E717F9">
        <w:t>S</w:t>
      </w:r>
      <w:r>
        <w:t xml:space="preserve">tandards that </w:t>
      </w:r>
      <w:r w:rsidR="00E717F9">
        <w:t>the</w:t>
      </w:r>
      <w:r w:rsidR="00C418A8">
        <w:t xml:space="preserve"> Student has demonstrated compe</w:t>
      </w:r>
      <w:r w:rsidR="00E717F9">
        <w:t>tence in</w:t>
      </w:r>
    </w:p>
    <w:p w14:paraId="60268415" w14:textId="325FF674" w:rsidR="001F1477" w:rsidRDefault="001F1477" w:rsidP="009F3ACA">
      <w:pPr>
        <w:pStyle w:val="a3"/>
        <w:numPr>
          <w:ilvl w:val="1"/>
          <w:numId w:val="24"/>
        </w:numPr>
      </w:pPr>
      <w:r>
        <w:t xml:space="preserve">Progress includes the </w:t>
      </w:r>
      <w:r w:rsidR="00090678">
        <w:t xml:space="preserve">credits gathered towards completion of the </w:t>
      </w:r>
      <w:r w:rsidR="00957CFA">
        <w:t>Credential</w:t>
      </w:r>
    </w:p>
    <w:p w14:paraId="0A8F07F0" w14:textId="267E9B1B" w:rsidR="00973334" w:rsidRDefault="00B84FA0" w:rsidP="00973334">
      <w:pPr>
        <w:pStyle w:val="a3"/>
        <w:numPr>
          <w:ilvl w:val="1"/>
          <w:numId w:val="24"/>
        </w:numPr>
      </w:pPr>
      <w:r>
        <w:t>C</w:t>
      </w:r>
      <w:r w:rsidR="00973334">
        <w:t xml:space="preserve">umulative progress </w:t>
      </w:r>
      <w:r>
        <w:t xml:space="preserve">towards the </w:t>
      </w:r>
      <w:r w:rsidR="00957CFA">
        <w:t>Credential</w:t>
      </w:r>
      <w:r>
        <w:t xml:space="preserve"> </w:t>
      </w:r>
      <w:r w:rsidR="00973334">
        <w:t>need</w:t>
      </w:r>
      <w:r>
        <w:t>s</w:t>
      </w:r>
      <w:r w:rsidR="00973334">
        <w:t xml:space="preserve"> to be established, so as not to disrupt the student’s progress towards achieving it</w:t>
      </w:r>
    </w:p>
    <w:p w14:paraId="1C1D2CC6" w14:textId="464EF64F" w:rsidR="002665AE" w:rsidRDefault="002665AE" w:rsidP="002665AE">
      <w:pPr>
        <w:pStyle w:val="a3"/>
        <w:numPr>
          <w:ilvl w:val="0"/>
          <w:numId w:val="24"/>
        </w:numPr>
      </w:pPr>
      <w:r>
        <w:t xml:space="preserve">The </w:t>
      </w:r>
      <w:r w:rsidR="006B44A5">
        <w:t>Student</w:t>
      </w:r>
      <w:r w:rsidR="00957CFA">
        <w:t>Credential</w:t>
      </w:r>
      <w:r w:rsidR="006B44A5">
        <w:t xml:space="preserve">Enrolment, </w:t>
      </w:r>
      <w:r w:rsidR="002474FD">
        <w:t>StudentAttainmentAchievement</w:t>
      </w:r>
      <w:r>
        <w:t xml:space="preserve"> record</w:t>
      </w:r>
      <w:r w:rsidR="006F3368">
        <w:t>, Learning Standards</w:t>
      </w:r>
      <w:r w:rsidR="00181E62">
        <w:t>, WellnessCharacteristics, IndividualLearningPlans</w:t>
      </w:r>
      <w:r>
        <w:t xml:space="preserve"> </w:t>
      </w:r>
      <w:r w:rsidR="00181E62">
        <w:t>are</w:t>
      </w:r>
      <w:r>
        <w:t xml:space="preserve"> forwarded </w:t>
      </w:r>
      <w:r w:rsidR="00FA6FD8">
        <w:t>as part of student transcript</w:t>
      </w:r>
      <w:r>
        <w:t xml:space="preserve"> </w:t>
      </w:r>
    </w:p>
    <w:p w14:paraId="467A41AE" w14:textId="77777777" w:rsidR="00073C2C" w:rsidRPr="007A6448" w:rsidRDefault="00073C2C" w:rsidP="00073C2C">
      <w:pPr>
        <w:rPr>
          <w:lang w:val="en-US"/>
        </w:rPr>
      </w:pPr>
    </w:p>
    <w:p w14:paraId="6D8C8BB3" w14:textId="77777777" w:rsidR="00073C2C" w:rsidRPr="007A6448" w:rsidRDefault="00073C2C" w:rsidP="00073C2C">
      <w:pPr>
        <w:rPr>
          <w:lang w:val="en-US"/>
        </w:rPr>
      </w:pPr>
    </w:p>
    <w:p w14:paraId="52E44D79" w14:textId="60705CD8" w:rsidR="004E3FA1" w:rsidRPr="00FD6FCE" w:rsidRDefault="004E3FA1">
      <w:pPr>
        <w:pStyle w:val="3"/>
      </w:pPr>
      <w:bookmarkStart w:id="652" w:name="_Toc498607931"/>
      <w:r>
        <w:t>Student transfer</w:t>
      </w:r>
      <w:r w:rsidR="00504D6E">
        <w:t xml:space="preserve">, </w:t>
      </w:r>
      <w:r w:rsidR="003B3C1A">
        <w:t>Transcript</w:t>
      </w:r>
      <w:r w:rsidR="00504D6E">
        <w:t xml:space="preserve"> used for Recognition of Prior Learning</w:t>
      </w:r>
      <w:r w:rsidRPr="00FD6FCE">
        <w:t>:</w:t>
      </w:r>
      <w:bookmarkEnd w:id="652"/>
    </w:p>
    <w:p w14:paraId="1B7D0715" w14:textId="77777777" w:rsidR="004E3FA1" w:rsidRDefault="004E3FA1" w:rsidP="004E3FA1">
      <w:r>
        <w:t>Input:</w:t>
      </w:r>
    </w:p>
    <w:p w14:paraId="2685683A" w14:textId="77777777" w:rsidR="004E3FA1" w:rsidRDefault="004E3FA1" w:rsidP="004E3FA1">
      <w:pPr>
        <w:pStyle w:val="a3"/>
        <w:numPr>
          <w:ilvl w:val="0"/>
          <w:numId w:val="24"/>
        </w:numPr>
      </w:pPr>
      <w:r>
        <w:t>Student</w:t>
      </w:r>
    </w:p>
    <w:p w14:paraId="66FC4A5E" w14:textId="5E4C088B" w:rsidR="004E3FA1" w:rsidRDefault="00957CFA" w:rsidP="004E3FA1">
      <w:pPr>
        <w:pStyle w:val="a3"/>
        <w:numPr>
          <w:ilvl w:val="0"/>
          <w:numId w:val="24"/>
        </w:numPr>
      </w:pPr>
      <w:r>
        <w:t>Credential</w:t>
      </w:r>
    </w:p>
    <w:p w14:paraId="77BDD50E" w14:textId="25F0A027" w:rsidR="004E3FA1" w:rsidRDefault="004E3FA1" w:rsidP="004E3FA1">
      <w:pPr>
        <w:pStyle w:val="a3"/>
        <w:numPr>
          <w:ilvl w:val="0"/>
          <w:numId w:val="24"/>
        </w:numPr>
      </w:pPr>
      <w:r>
        <w:t>Student</w:t>
      </w:r>
      <w:r w:rsidR="00957CFA">
        <w:t>Credential</w:t>
      </w:r>
      <w:r>
        <w:t>Enrolment</w:t>
      </w:r>
    </w:p>
    <w:p w14:paraId="48A38348" w14:textId="432CF361" w:rsidR="004E3FA1" w:rsidRDefault="002474FD" w:rsidP="004E3FA1">
      <w:pPr>
        <w:pStyle w:val="a3"/>
        <w:numPr>
          <w:ilvl w:val="0"/>
          <w:numId w:val="24"/>
        </w:numPr>
      </w:pPr>
      <w:commentRangeStart w:id="653"/>
      <w:r>
        <w:t>Student</w:t>
      </w:r>
      <w:ins w:id="654" w:author="Nick Nicholas" w:date="2018-02-14T14:42:00Z">
        <w:r w:rsidR="00AA072C">
          <w:t>Credential</w:t>
        </w:r>
      </w:ins>
      <w:r>
        <w:t>Attainment</w:t>
      </w:r>
      <w:del w:id="655" w:author="Nick Nicholas" w:date="2018-02-14T14:42:00Z">
        <w:r w:rsidDel="00AA072C">
          <w:delText>Achievement</w:delText>
        </w:r>
        <w:commentRangeEnd w:id="653"/>
        <w:r w:rsidR="009719E6" w:rsidDel="00AA072C">
          <w:rPr>
            <w:rStyle w:val="a6"/>
          </w:rPr>
          <w:commentReference w:id="653"/>
        </w:r>
      </w:del>
    </w:p>
    <w:p w14:paraId="3AB20849" w14:textId="00BA48AD" w:rsidR="00C0100F" w:rsidRDefault="00AA072C" w:rsidP="004E3FA1">
      <w:pPr>
        <w:pStyle w:val="a3"/>
        <w:numPr>
          <w:ilvl w:val="0"/>
          <w:numId w:val="24"/>
        </w:numPr>
      </w:pPr>
      <w:ins w:id="656" w:author="Nick Nicholas" w:date="2018-02-14T14:43:00Z">
        <w:r>
          <w:t>Student</w:t>
        </w:r>
      </w:ins>
      <w:commentRangeStart w:id="657"/>
      <w:r w:rsidR="00C0100F">
        <w:t>Attainment</w:t>
      </w:r>
      <w:commentRangeEnd w:id="657"/>
      <w:r w:rsidR="009719E6">
        <w:rPr>
          <w:rStyle w:val="a6"/>
        </w:rPr>
        <w:commentReference w:id="657"/>
      </w:r>
    </w:p>
    <w:p w14:paraId="43F02B1C" w14:textId="77777777" w:rsidR="004E3FA1" w:rsidRDefault="004E3FA1" w:rsidP="004E3FA1">
      <w:pPr>
        <w:pStyle w:val="a3"/>
        <w:numPr>
          <w:ilvl w:val="0"/>
          <w:numId w:val="24"/>
        </w:numPr>
      </w:pPr>
      <w:r>
        <w:lastRenderedPageBreak/>
        <w:t>Learning Standard</w:t>
      </w:r>
    </w:p>
    <w:p w14:paraId="6FB2B5B9" w14:textId="77777777" w:rsidR="004E3FA1" w:rsidRDefault="004E3FA1" w:rsidP="004E3FA1">
      <w:pPr>
        <w:pStyle w:val="a3"/>
        <w:numPr>
          <w:ilvl w:val="0"/>
          <w:numId w:val="24"/>
        </w:numPr>
      </w:pPr>
      <w:r>
        <w:t>WellnessCharacteristic</w:t>
      </w:r>
    </w:p>
    <w:p w14:paraId="35F27145" w14:textId="77777777" w:rsidR="004E3FA1" w:rsidRDefault="004E3FA1" w:rsidP="004E3FA1">
      <w:pPr>
        <w:pStyle w:val="a3"/>
        <w:numPr>
          <w:ilvl w:val="0"/>
          <w:numId w:val="24"/>
        </w:numPr>
      </w:pPr>
      <w:r>
        <w:t xml:space="preserve">IndividualLearningPlan </w:t>
      </w:r>
    </w:p>
    <w:p w14:paraId="30F02FAC" w14:textId="77777777" w:rsidR="004E3FA1" w:rsidRDefault="004E3FA1" w:rsidP="004E3FA1">
      <w:r>
        <w:t>Steps:</w:t>
      </w:r>
    </w:p>
    <w:p w14:paraId="09619787" w14:textId="77777777" w:rsidR="004E3FA1" w:rsidRDefault="004E3FA1" w:rsidP="004E3FA1">
      <w:pPr>
        <w:pStyle w:val="a3"/>
        <w:numPr>
          <w:ilvl w:val="0"/>
          <w:numId w:val="24"/>
        </w:numPr>
      </w:pPr>
      <w:r>
        <w:t>Optional: Degree of detail required for student transcript negotiated between sending and receiving school</w:t>
      </w:r>
    </w:p>
    <w:p w14:paraId="7FFED8CD" w14:textId="77777777" w:rsidR="004E3FA1" w:rsidRDefault="004E3FA1" w:rsidP="004E3FA1">
      <w:pPr>
        <w:pStyle w:val="a3"/>
        <w:numPr>
          <w:ilvl w:val="1"/>
          <w:numId w:val="24"/>
        </w:numPr>
      </w:pPr>
      <w:r>
        <w:t>An SMS will likely only need to process summary data</w:t>
      </w:r>
    </w:p>
    <w:p w14:paraId="6ED02A9A" w14:textId="04EA4414" w:rsidR="004E3FA1" w:rsidRDefault="004E3FA1" w:rsidP="004E3FA1">
      <w:pPr>
        <w:pStyle w:val="a3"/>
        <w:numPr>
          <w:ilvl w:val="1"/>
          <w:numId w:val="24"/>
        </w:numPr>
      </w:pPr>
      <w:r>
        <w:t xml:space="preserve">An LMS may need to process </w:t>
      </w:r>
      <w:r w:rsidRPr="008E51AC">
        <w:rPr>
          <w:rFonts w:hint="eastAsia"/>
        </w:rPr>
        <w:t>granular assessment data</w:t>
      </w:r>
      <w:r>
        <w:t xml:space="preserve"> of the cumulative progress of the student against the </w:t>
      </w:r>
      <w:r w:rsidR="00957CFA">
        <w:t>Credential</w:t>
      </w:r>
      <w:r>
        <w:t>, though it may not end up storing it in the long term</w:t>
      </w:r>
    </w:p>
    <w:p w14:paraId="42FF5925" w14:textId="3C46875E" w:rsidR="004E3FA1" w:rsidRDefault="004E3FA1" w:rsidP="004E3FA1">
      <w:pPr>
        <w:pStyle w:val="a3"/>
        <w:numPr>
          <w:ilvl w:val="1"/>
          <w:numId w:val="24"/>
        </w:numPr>
      </w:pPr>
      <w:r>
        <w:t xml:space="preserve">Schools will vary in how much prior learning they are able </w:t>
      </w:r>
      <w:r w:rsidR="00C0100F">
        <w:t>to r</w:t>
      </w:r>
      <w:r w:rsidR="002451C1">
        <w:t>ecogn</w:t>
      </w:r>
      <w:r>
        <w:t xml:space="preserve">ise, and how much progress towards a </w:t>
      </w:r>
      <w:r w:rsidR="00957CFA">
        <w:t>Credential</w:t>
      </w:r>
      <w:r>
        <w:t xml:space="preserve"> they wish to track. In some transfers, only the achievement of the </w:t>
      </w:r>
      <w:r w:rsidR="00957CFA">
        <w:t>Credential</w:t>
      </w:r>
      <w:r>
        <w:t xml:space="preserve"> matters. </w:t>
      </w:r>
    </w:p>
    <w:p w14:paraId="590BBC61" w14:textId="78C3EAE0" w:rsidR="004E3FA1" w:rsidRDefault="004E3FA1" w:rsidP="004E3FA1">
      <w:pPr>
        <w:pStyle w:val="a3"/>
        <w:numPr>
          <w:ilvl w:val="1"/>
          <w:numId w:val="24"/>
        </w:numPr>
      </w:pPr>
      <w:r>
        <w:t xml:space="preserve">Details of the </w:t>
      </w:r>
      <w:r w:rsidR="00957CFA">
        <w:t>Credential</w:t>
      </w:r>
      <w:r>
        <w:t xml:space="preserve"> itself are not likely to be needed in the transfer.</w:t>
      </w:r>
    </w:p>
    <w:p w14:paraId="3246AA35" w14:textId="0F168964" w:rsidR="004E3FA1" w:rsidRDefault="004E3FA1" w:rsidP="004E3FA1">
      <w:pPr>
        <w:pStyle w:val="a3"/>
        <w:numPr>
          <w:ilvl w:val="0"/>
          <w:numId w:val="24"/>
        </w:numPr>
      </w:pPr>
      <w:r>
        <w:t xml:space="preserve">Student has Enrolled in a </w:t>
      </w:r>
      <w:r w:rsidR="00957CFA">
        <w:t>Credential</w:t>
      </w:r>
      <w:r>
        <w:t>, and has successfully achieved it</w:t>
      </w:r>
    </w:p>
    <w:p w14:paraId="5BFC8C58" w14:textId="6EA17819" w:rsidR="004E3FA1" w:rsidRDefault="004E3FA1" w:rsidP="004E3FA1">
      <w:pPr>
        <w:pStyle w:val="a3"/>
        <w:numPr>
          <w:ilvl w:val="1"/>
          <w:numId w:val="24"/>
        </w:numPr>
      </w:pPr>
      <w:r>
        <w:t xml:space="preserve">Alt: Student has Enrolled in a </w:t>
      </w:r>
      <w:r w:rsidR="00957CFA">
        <w:t>Credential</w:t>
      </w:r>
      <w:r>
        <w:t>, and is on the way to achieving it</w:t>
      </w:r>
    </w:p>
    <w:p w14:paraId="02A0E4B0" w14:textId="77777777" w:rsidR="004E3FA1" w:rsidRDefault="004E3FA1" w:rsidP="004E3FA1">
      <w:pPr>
        <w:pStyle w:val="a3"/>
        <w:numPr>
          <w:ilvl w:val="0"/>
          <w:numId w:val="24"/>
        </w:numPr>
      </w:pPr>
      <w:r>
        <w:t>Relevant WellnessCharacteristic information is generated for the receiving school, subject to privacy, in order to prepare the receiving school for the student’s educational needs.</w:t>
      </w:r>
    </w:p>
    <w:p w14:paraId="7171E9CF" w14:textId="77777777" w:rsidR="004E3FA1" w:rsidRDefault="004E3FA1" w:rsidP="004E3FA1">
      <w:pPr>
        <w:pStyle w:val="a3"/>
        <w:numPr>
          <w:ilvl w:val="0"/>
          <w:numId w:val="24"/>
        </w:numPr>
      </w:pPr>
      <w:r>
        <w:t>Relevant IndividualLearningPlan information is generated for the receiving school, subject to privacy, in order to prepare the receiving school for the student’s educational needs.</w:t>
      </w:r>
    </w:p>
    <w:p w14:paraId="3A239B0B" w14:textId="3115EF21" w:rsidR="004E3FA1" w:rsidRDefault="004E3FA1" w:rsidP="004E3FA1">
      <w:pPr>
        <w:pStyle w:val="a3"/>
        <w:numPr>
          <w:ilvl w:val="0"/>
          <w:numId w:val="24"/>
        </w:numPr>
      </w:pPr>
      <w:r>
        <w:t xml:space="preserve">A </w:t>
      </w:r>
      <w:r w:rsidR="002474FD">
        <w:t>Student</w:t>
      </w:r>
      <w:ins w:id="658" w:author="Nick Nicholas" w:date="2018-02-14T14:43:00Z">
        <w:r w:rsidR="00AA072C">
          <w:t>Credential</w:t>
        </w:r>
      </w:ins>
      <w:r w:rsidR="002474FD">
        <w:t>Attainment</w:t>
      </w:r>
      <w:del w:id="659" w:author="Nick Nicholas" w:date="2018-02-14T14:43:00Z">
        <w:r w:rsidR="002474FD" w:rsidDel="00AA072C">
          <w:delText>Achievement</w:delText>
        </w:r>
      </w:del>
      <w:r>
        <w:t xml:space="preserve"> record is generated for the Student</w:t>
      </w:r>
    </w:p>
    <w:p w14:paraId="02FFD4AF" w14:textId="5B5A1878" w:rsidR="004E3FA1" w:rsidRDefault="004E3FA1" w:rsidP="004E3FA1">
      <w:pPr>
        <w:pStyle w:val="a3"/>
        <w:numPr>
          <w:ilvl w:val="1"/>
          <w:numId w:val="24"/>
        </w:numPr>
      </w:pPr>
      <w:r>
        <w:t xml:space="preserve">If the student is still on the way to achieving the </w:t>
      </w:r>
      <w:r w:rsidR="00957CFA">
        <w:t>Credential</w:t>
      </w:r>
      <w:r>
        <w:t xml:space="preserve">, the </w:t>
      </w:r>
      <w:ins w:id="660" w:author="Nick Nicholas" w:date="2018-02-14T14:43:00Z">
        <w:r w:rsidR="00AA072C">
          <w:t xml:space="preserve">StudentCredentialAttainment </w:t>
        </w:r>
      </w:ins>
      <w:del w:id="661" w:author="Nick Nicholas" w:date="2018-02-14T14:43:00Z">
        <w:r w:rsidR="002474FD" w:rsidDel="00AA072C">
          <w:delText>StudentAttainmentAchievement</w:delText>
        </w:r>
        <w:r w:rsidDel="00AA072C">
          <w:delText xml:space="preserve"> </w:delText>
        </w:r>
      </w:del>
      <w:r>
        <w:t>record will reflect the progress achieved by the Student to date</w:t>
      </w:r>
    </w:p>
    <w:p w14:paraId="55F24E16" w14:textId="7F910F52" w:rsidR="00C53DF0" w:rsidRDefault="00C53DF0" w:rsidP="004E3FA1">
      <w:pPr>
        <w:pStyle w:val="a3"/>
        <w:numPr>
          <w:ilvl w:val="1"/>
          <w:numId w:val="24"/>
        </w:numPr>
      </w:pPr>
      <w:r>
        <w:t xml:space="preserve">Progress is recorded through individual </w:t>
      </w:r>
      <w:ins w:id="662" w:author="Nick Nicholas" w:date="2018-02-14T14:43:00Z">
        <w:r w:rsidR="00DA336F">
          <w:t>Student</w:t>
        </w:r>
      </w:ins>
      <w:r>
        <w:t>Attainment records</w:t>
      </w:r>
    </w:p>
    <w:p w14:paraId="2B8EEF54" w14:textId="77777777" w:rsidR="004E3FA1" w:rsidRDefault="004E3FA1" w:rsidP="004E3FA1">
      <w:pPr>
        <w:pStyle w:val="a3"/>
        <w:numPr>
          <w:ilvl w:val="1"/>
          <w:numId w:val="24"/>
        </w:numPr>
      </w:pPr>
      <w:r>
        <w:t>Progress includes the Learning Standards that the Student has demonstrated competence in</w:t>
      </w:r>
    </w:p>
    <w:p w14:paraId="25803460" w14:textId="04CC8002" w:rsidR="004E3FA1" w:rsidRDefault="004E3FA1" w:rsidP="004E3FA1">
      <w:pPr>
        <w:pStyle w:val="a3"/>
        <w:numPr>
          <w:ilvl w:val="1"/>
          <w:numId w:val="24"/>
        </w:numPr>
      </w:pPr>
      <w:r>
        <w:t xml:space="preserve">Progress </w:t>
      </w:r>
      <w:r w:rsidR="00774F4C">
        <w:t>does not need to include</w:t>
      </w:r>
      <w:r>
        <w:t xml:space="preserve"> the</w:t>
      </w:r>
      <w:r w:rsidR="00774F4C">
        <w:t xml:space="preserve"> specific </w:t>
      </w:r>
      <w:r>
        <w:t xml:space="preserve">credits gathered towards completion of the </w:t>
      </w:r>
      <w:r w:rsidR="00957CFA">
        <w:t>Credential</w:t>
      </w:r>
      <w:r w:rsidR="00774F4C">
        <w:t>, or their breakdown by study; but it does need to capture whether progress in each study was satisfactory or not.</w:t>
      </w:r>
    </w:p>
    <w:p w14:paraId="5D985C7C" w14:textId="345785E6" w:rsidR="004E3FA1" w:rsidRDefault="004E3FA1" w:rsidP="004E3FA1">
      <w:pPr>
        <w:pStyle w:val="a3"/>
        <w:numPr>
          <w:ilvl w:val="1"/>
          <w:numId w:val="24"/>
        </w:numPr>
      </w:pPr>
      <w:r>
        <w:t xml:space="preserve">If the </w:t>
      </w:r>
      <w:r w:rsidR="00957CFA">
        <w:t>Credential</w:t>
      </w:r>
      <w:r>
        <w:t xml:space="preserve"> is </w:t>
      </w:r>
      <w:r w:rsidR="00504D6E" w:rsidRPr="00476D14">
        <w:rPr>
          <w:i/>
        </w:rPr>
        <w:t>not</w:t>
      </w:r>
      <w:r w:rsidR="00504D6E">
        <w:t xml:space="preserve"> </w:t>
      </w:r>
      <w:r>
        <w:t>known in both sending and receiving school, the cumulative progress will need to be broken down and contextualised (e.g. through links to detailed Learning Standard records), so that it can be converted for recognition of prior learning</w:t>
      </w:r>
    </w:p>
    <w:p w14:paraId="7B68B6DA" w14:textId="6FE20964" w:rsidR="00465F83" w:rsidRDefault="00465F83" w:rsidP="004E3FA1">
      <w:pPr>
        <w:pStyle w:val="a3"/>
        <w:numPr>
          <w:ilvl w:val="1"/>
          <w:numId w:val="24"/>
        </w:numPr>
      </w:pPr>
      <w:r>
        <w:t xml:space="preserve">The specifics of the </w:t>
      </w:r>
      <w:r w:rsidR="00957CFA">
        <w:t>Credential</w:t>
      </w:r>
      <w:r w:rsidR="006111E2">
        <w:t xml:space="preserve">, and the organization of study by the </w:t>
      </w:r>
      <w:r w:rsidR="00957CFA">
        <w:t>Credential</w:t>
      </w:r>
      <w:r w:rsidR="006111E2">
        <w:t xml:space="preserve"> they were in pursuit of,</w:t>
      </w:r>
      <w:r>
        <w:t xml:space="preserve"> may not be relevant to the student transfer</w:t>
      </w:r>
    </w:p>
    <w:p w14:paraId="3920F842" w14:textId="1E35093C" w:rsidR="004E3FA1" w:rsidRDefault="004E3FA1" w:rsidP="004E3FA1">
      <w:pPr>
        <w:pStyle w:val="a3"/>
        <w:numPr>
          <w:ilvl w:val="0"/>
          <w:numId w:val="24"/>
        </w:numPr>
      </w:pPr>
      <w:r>
        <w:t xml:space="preserve">The </w:t>
      </w:r>
      <w:ins w:id="663" w:author="Nick Nicholas" w:date="2018-02-14T14:43:00Z">
        <w:r w:rsidR="00DA336F">
          <w:t>Student</w:t>
        </w:r>
      </w:ins>
      <w:r w:rsidR="0083069D">
        <w:t xml:space="preserve">Attainment records, </w:t>
      </w:r>
      <w:r w:rsidR="002474FD">
        <w:t>StudentAttainmentAchievement</w:t>
      </w:r>
      <w:r>
        <w:t xml:space="preserve"> record, Learning Standards, WellnessCharacteristics, IndividualLearningPlans are forwarded as part of student transcript </w:t>
      </w:r>
    </w:p>
    <w:p w14:paraId="4A850DD6" w14:textId="7BA1750B" w:rsidR="006111E2" w:rsidRDefault="006111E2" w:rsidP="00476D14">
      <w:pPr>
        <w:pStyle w:val="a3"/>
        <w:numPr>
          <w:ilvl w:val="1"/>
          <w:numId w:val="24"/>
        </w:numPr>
      </w:pPr>
      <w:r>
        <w:t xml:space="preserve">The </w:t>
      </w:r>
      <w:r w:rsidR="002474FD">
        <w:t>Student</w:t>
      </w:r>
      <w:ins w:id="664" w:author="Nick Nicholas" w:date="2018-02-14T14:43:00Z">
        <w:r w:rsidR="00DA336F">
          <w:t>Credential</w:t>
        </w:r>
      </w:ins>
      <w:r w:rsidR="002474FD">
        <w:t>Attainment</w:t>
      </w:r>
      <w:del w:id="665" w:author="Nick Nicholas" w:date="2018-02-14T14:43:00Z">
        <w:r w:rsidR="002474FD" w:rsidDel="00DA336F">
          <w:delText>Achievement</w:delText>
        </w:r>
      </w:del>
      <w:r>
        <w:t xml:space="preserve"> object may be presented with no details of the </w:t>
      </w:r>
      <w:r w:rsidR="00957CFA">
        <w:t>Credential</w:t>
      </w:r>
      <w:r>
        <w:t xml:space="preserve"> at all, as a bare student transcript object</w:t>
      </w:r>
    </w:p>
    <w:p w14:paraId="40E0D571" w14:textId="77777777" w:rsidR="004E3FA1" w:rsidRPr="007A6448" w:rsidRDefault="004E3FA1" w:rsidP="004E3FA1">
      <w:pPr>
        <w:rPr>
          <w:lang w:val="en-US"/>
        </w:rPr>
      </w:pPr>
    </w:p>
    <w:p w14:paraId="0C69253F" w14:textId="77777777" w:rsidR="004E3FA1" w:rsidRPr="007A6448" w:rsidRDefault="004E3FA1" w:rsidP="004E3FA1">
      <w:pPr>
        <w:rPr>
          <w:lang w:val="en-US"/>
        </w:rPr>
      </w:pPr>
    </w:p>
    <w:p w14:paraId="43D83515" w14:textId="00BF7209" w:rsidR="00073C2C" w:rsidRDefault="007A2375" w:rsidP="00476D14">
      <w:pPr>
        <w:pStyle w:val="1"/>
      </w:pPr>
      <w:bookmarkStart w:id="666" w:name="_Toc498607932"/>
      <w:r>
        <w:t>Appendix</w:t>
      </w:r>
      <w:bookmarkEnd w:id="666"/>
    </w:p>
    <w:p w14:paraId="58794590" w14:textId="77777777" w:rsidR="00073C2C" w:rsidRDefault="00073C2C" w:rsidP="00073C2C"/>
    <w:p w14:paraId="0DA66C3B" w14:textId="75B5D90F" w:rsidR="006E771A" w:rsidRDefault="006E771A" w:rsidP="00476D14">
      <w:pPr>
        <w:pStyle w:val="2"/>
      </w:pPr>
      <w:bookmarkStart w:id="667" w:name="_Toc498607933"/>
      <w:r>
        <w:t xml:space="preserve">Appendix: </w:t>
      </w:r>
      <w:r w:rsidR="00957CFA">
        <w:t>Credential</w:t>
      </w:r>
      <w:r>
        <w:t>Details Prototype</w:t>
      </w:r>
      <w:bookmarkEnd w:id="667"/>
    </w:p>
    <w:p w14:paraId="4492BCB8" w14:textId="77777777" w:rsidR="006E771A" w:rsidRDefault="006E771A" w:rsidP="006E771A"/>
    <w:p w14:paraId="4C5EBBE7" w14:textId="5156A8A1" w:rsidR="006E771A" w:rsidRPr="007A6448" w:rsidRDefault="006E771A" w:rsidP="006E771A">
      <w:pPr>
        <w:rPr>
          <w:i/>
          <w:lang w:val="en-US"/>
        </w:rPr>
      </w:pPr>
      <w:r w:rsidRPr="007A6448">
        <w:rPr>
          <w:i/>
          <w:lang w:val="en-US"/>
        </w:rPr>
        <w:t xml:space="preserve">The </w:t>
      </w:r>
      <w:r w:rsidR="00957CFA" w:rsidRPr="007A6448">
        <w:rPr>
          <w:i/>
          <w:lang w:val="en-US"/>
        </w:rPr>
        <w:t>Credential</w:t>
      </w:r>
      <w:r w:rsidRPr="007A6448">
        <w:rPr>
          <w:i/>
          <w:lang w:val="en-US"/>
        </w:rPr>
        <w:t xml:space="preserve">Details object ONLY illustrates the internal structure of </w:t>
      </w:r>
      <w:r w:rsidR="00957CFA" w:rsidRPr="007A6448">
        <w:rPr>
          <w:i/>
          <w:lang w:val="en-US"/>
        </w:rPr>
        <w:t>Credential</w:t>
      </w:r>
      <w:r w:rsidRPr="007A6448">
        <w:rPr>
          <w:i/>
          <w:lang w:val="en-US"/>
        </w:rPr>
        <w:t xml:space="preserve"> prerequisites and credit assignment; it is unlikely to be needed for transmission, as tracking </w:t>
      </w:r>
      <w:r w:rsidR="00957CFA" w:rsidRPr="007A6448">
        <w:rPr>
          <w:i/>
          <w:lang w:val="en-US"/>
        </w:rPr>
        <w:t>Credential</w:t>
      </w:r>
      <w:r w:rsidRPr="007A6448">
        <w:rPr>
          <w:i/>
          <w:lang w:val="en-US"/>
        </w:rPr>
        <w:t xml:space="preserve"> achievement against </w:t>
      </w:r>
      <w:r w:rsidR="00957CFA" w:rsidRPr="007A6448">
        <w:rPr>
          <w:i/>
          <w:lang w:val="en-US"/>
        </w:rPr>
        <w:t>Credential</w:t>
      </w:r>
      <w:r w:rsidRPr="007A6448">
        <w:rPr>
          <w:i/>
          <w:lang w:val="en-US"/>
        </w:rPr>
        <w:t xml:space="preserve"> definitions will be done in internal systems, and will not require a data exchange format.</w:t>
      </w:r>
    </w:p>
    <w:p w14:paraId="695B7DAF" w14:textId="77777777" w:rsidR="006E771A" w:rsidRPr="007A6448" w:rsidRDefault="006E771A" w:rsidP="006E771A">
      <w:pPr>
        <w:rPr>
          <w:i/>
          <w:lang w:val="en-US"/>
        </w:rPr>
      </w:pPr>
    </w:p>
    <w:p w14:paraId="75F18A92" w14:textId="192A6ED1" w:rsidR="006E771A" w:rsidRPr="007A6448" w:rsidRDefault="006E771A" w:rsidP="006E771A">
      <w:pPr>
        <w:rPr>
          <w:i/>
          <w:lang w:val="en-US"/>
        </w:rPr>
      </w:pPr>
      <w:r w:rsidRPr="007A6448">
        <w:rPr>
          <w:i/>
          <w:lang w:val="en-US"/>
        </w:rPr>
        <w:t xml:space="preserve">The </w:t>
      </w:r>
      <w:r w:rsidR="00957CFA" w:rsidRPr="007A6448">
        <w:rPr>
          <w:i/>
          <w:lang w:val="en-US"/>
        </w:rPr>
        <w:t>Credential</w:t>
      </w:r>
      <w:r w:rsidRPr="007A6448">
        <w:rPr>
          <w:i/>
          <w:lang w:val="en-US"/>
        </w:rPr>
        <w:t xml:space="preserve">Details object tracks the dependence of </w:t>
      </w:r>
      <w:r w:rsidR="00957CFA" w:rsidRPr="007A6448">
        <w:rPr>
          <w:i/>
          <w:lang w:val="en-US"/>
        </w:rPr>
        <w:t>Credential</w:t>
      </w:r>
      <w:r w:rsidRPr="007A6448">
        <w:rPr>
          <w:i/>
          <w:lang w:val="en-US"/>
        </w:rPr>
        <w:t xml:space="preserve">s on prerequisites, and the </w:t>
      </w:r>
      <w:r w:rsidR="00E67A3E">
        <w:rPr>
          <w:i/>
          <w:lang w:val="en-US"/>
        </w:rPr>
        <w:t xml:space="preserve">required attainment tasks for the credential: </w:t>
      </w:r>
      <w:r w:rsidRPr="007A6448">
        <w:rPr>
          <w:i/>
          <w:lang w:val="en-US"/>
        </w:rPr>
        <w:t xml:space="preserve">assessments, courses, course units = classes (taken outside of a course), and RPL </w:t>
      </w:r>
      <w:r w:rsidR="00957CFA" w:rsidRPr="007A6448">
        <w:rPr>
          <w:i/>
          <w:lang w:val="en-US"/>
        </w:rPr>
        <w:t>Credential</w:t>
      </w:r>
      <w:r w:rsidRPr="007A6448">
        <w:rPr>
          <w:i/>
          <w:lang w:val="en-US"/>
        </w:rPr>
        <w:t xml:space="preserve">s that can be undertaken in order to achieve the </w:t>
      </w:r>
      <w:r w:rsidR="00957CFA" w:rsidRPr="007A6448">
        <w:rPr>
          <w:i/>
          <w:lang w:val="en-US"/>
        </w:rPr>
        <w:t>Credential</w:t>
      </w:r>
      <w:r w:rsidR="009963D3">
        <w:rPr>
          <w:i/>
          <w:lang w:val="en-US"/>
        </w:rPr>
        <w:t>. It also tracks</w:t>
      </w:r>
      <w:r w:rsidR="009963D3" w:rsidRPr="007A6448">
        <w:rPr>
          <w:i/>
          <w:lang w:val="en-US"/>
        </w:rPr>
        <w:t xml:space="preserve"> </w:t>
      </w:r>
      <w:r w:rsidRPr="007A6448">
        <w:rPr>
          <w:i/>
          <w:lang w:val="en-US"/>
        </w:rPr>
        <w:t xml:space="preserve">the maximum possible credit(s) for each. The </w:t>
      </w:r>
      <w:r w:rsidR="002474FD" w:rsidRPr="007A6448">
        <w:rPr>
          <w:i/>
          <w:lang w:val="en-US"/>
        </w:rPr>
        <w:t>StudentAttainmentAchievement</w:t>
      </w:r>
      <w:r w:rsidRPr="007A6448">
        <w:rPr>
          <w:i/>
          <w:lang w:val="en-US"/>
        </w:rPr>
        <w:t xml:space="preserve"> reproduces these links</w:t>
      </w:r>
      <w:r w:rsidR="009963D3">
        <w:rPr>
          <w:i/>
          <w:lang w:val="en-US"/>
        </w:rPr>
        <w:t>,</w:t>
      </w:r>
      <w:r w:rsidRPr="007A6448">
        <w:rPr>
          <w:i/>
          <w:lang w:val="en-US"/>
        </w:rPr>
        <w:t xml:space="preserve"> by repeating the information for each assessment, course, class and prior </w:t>
      </w:r>
      <w:r w:rsidR="00957CFA" w:rsidRPr="007A6448">
        <w:rPr>
          <w:i/>
          <w:lang w:val="en-US"/>
        </w:rPr>
        <w:t>Credential</w:t>
      </w:r>
      <w:r w:rsidRPr="007A6448">
        <w:rPr>
          <w:i/>
          <w:lang w:val="en-US"/>
        </w:rPr>
        <w:t xml:space="preserve">, along with the maximum possible </w:t>
      </w:r>
      <w:r w:rsidRPr="007A6448">
        <w:rPr>
          <w:i/>
          <w:lang w:val="en-US"/>
        </w:rPr>
        <w:lastRenderedPageBreak/>
        <w:t>credits; it then provides the credits that the student actually achieves.</w:t>
      </w:r>
      <w:r w:rsidR="009963D3">
        <w:rPr>
          <w:i/>
          <w:lang w:val="en-US"/>
        </w:rPr>
        <w:t xml:space="preserve"> (That is, it lists the attainment tasks for the Credential, as well as the attainments of the students </w:t>
      </w:r>
      <w:r w:rsidR="00580546">
        <w:rPr>
          <w:i/>
          <w:lang w:val="en-US"/>
        </w:rPr>
        <w:t>against those attainment tasks.)</w:t>
      </w:r>
    </w:p>
    <w:p w14:paraId="4E5E07BD" w14:textId="77777777" w:rsidR="006E771A" w:rsidRPr="007A6448" w:rsidRDefault="006E771A" w:rsidP="006E771A">
      <w:pPr>
        <w:rPr>
          <w:i/>
          <w:lang w:val="en-US"/>
        </w:rPr>
      </w:pPr>
    </w:p>
    <w:p w14:paraId="085BAB84" w14:textId="2B0DC834" w:rsidR="006E771A" w:rsidRPr="007A6448" w:rsidRDefault="006E771A" w:rsidP="006E771A">
      <w:pPr>
        <w:rPr>
          <w:i/>
          <w:lang w:val="en-US"/>
        </w:rPr>
      </w:pPr>
      <w:r w:rsidRPr="007A6448">
        <w:rPr>
          <w:i/>
          <w:lang w:val="en-US"/>
        </w:rPr>
        <w:t xml:space="preserve">The </w:t>
      </w:r>
      <w:r w:rsidR="00957CFA" w:rsidRPr="007A6448">
        <w:rPr>
          <w:i/>
          <w:lang w:val="en-US"/>
        </w:rPr>
        <w:t>Credential</w:t>
      </w:r>
      <w:r w:rsidRPr="007A6448">
        <w:rPr>
          <w:i/>
          <w:lang w:val="en-US"/>
        </w:rPr>
        <w:t xml:space="preserve">Details object tracks the competencies that may be achieved during a </w:t>
      </w:r>
      <w:r w:rsidR="00957CFA" w:rsidRPr="007A6448">
        <w:rPr>
          <w:i/>
          <w:lang w:val="en-US"/>
        </w:rPr>
        <w:t>Credential</w:t>
      </w:r>
      <w:r w:rsidRPr="007A6448">
        <w:rPr>
          <w:i/>
          <w:lang w:val="en-US"/>
        </w:rPr>
        <w:t>, and apportions an optional breakdown of credits against each.</w:t>
      </w:r>
    </w:p>
    <w:p w14:paraId="3FCF8FDD" w14:textId="77777777" w:rsidR="006E771A" w:rsidRPr="007A6448" w:rsidRDefault="006E771A" w:rsidP="006E771A">
      <w:pPr>
        <w:rPr>
          <w:lang w:val="en-US"/>
        </w:rPr>
      </w:pPr>
    </w:p>
    <w:p w14:paraId="18CEF1DF" w14:textId="4AC63713"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&lt;</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Details&gt;</w:t>
      </w:r>
    </w:p>
    <w:p w14:paraId="5621B0A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&lt;name&gt;VCE&lt;/name&gt;</w:t>
      </w:r>
    </w:p>
    <w:p w14:paraId="6583032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&lt;authority&gt;VCAA&lt;/authority&gt;</w:t>
      </w:r>
    </w:p>
    <w:p w14:paraId="6E1D0579"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&lt;creditsTotal&gt;</w:t>
      </w:r>
    </w:p>
    <w:p w14:paraId="6A67DB0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2D4AA749"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&lt;value&gt;100&lt;/value&gt;</w:t>
      </w:r>
    </w:p>
    <w:p w14:paraId="24006C25"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&lt;/creditsTotal&gt;</w:t>
      </w:r>
    </w:p>
    <w:p w14:paraId="3F418C00"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&lt;creditsPassing&gt;</w:t>
      </w:r>
    </w:p>
    <w:p w14:paraId="50A4BD8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5B08DD75"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&lt;value&gt;50&lt;/value&gt;</w:t>
      </w:r>
    </w:p>
    <w:p w14:paraId="7E24A86B"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&lt;/creditsPassing&gt;</w:t>
      </w:r>
    </w:p>
    <w:p w14:paraId="5F5E05A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&lt;prerequisiteInfoList&gt;</w:t>
      </w:r>
    </w:p>
    <w:p w14:paraId="350CEB4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&lt;prerequisiteInfo&gt;</w:t>
      </w:r>
    </w:p>
    <w:p w14:paraId="4BABFC48" w14:textId="313BB8FB"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&lt;prerequisite SIF_RefType=”</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”&gt;f0000000-00000&lt;/prerequisite&gt;</w:t>
      </w:r>
    </w:p>
    <w:p w14:paraId="1FFA340B"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&lt;name&gt;School Year 10 completion&lt;/name&gt;</w:t>
      </w:r>
    </w:p>
    <w:p w14:paraId="5CAB545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33CED530"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20D54E8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&lt;value&gt;10&lt;/value&gt;</w:t>
      </w:r>
    </w:p>
    <w:p w14:paraId="323284C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71DC50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&lt;/prerequisiteInfo&gt;</w:t>
      </w:r>
    </w:p>
    <w:p w14:paraId="2C1C707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&lt;/prerequisiteInfoList&gt;</w:t>
      </w:r>
    </w:p>
    <w:p w14:paraId="5A14482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w:t>
      </w:r>
      <w:commentRangeStart w:id="668"/>
      <w:r w:rsidRPr="00DA336F">
        <w:rPr>
          <w:rFonts w:ascii="Courier New" w:eastAsia="Times New Roman" w:hAnsi="Courier New" w:cs="Courier New"/>
          <w:noProof/>
          <w:sz w:val="18"/>
          <w:szCs w:val="18"/>
          <w:lang w:val="en-GB" w:eastAsia="en-GB"/>
        </w:rPr>
        <w:t>&lt;classInfoList&gt;</w:t>
      </w:r>
    </w:p>
    <w:p w14:paraId="572194E1"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&lt;classInfo&gt;</w:t>
      </w:r>
    </w:p>
    <w:p w14:paraId="3E594DD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&lt;class SIF_RefType=”???SectionInfo”&gt;f0000000-00000&lt;/class&gt;</w:t>
      </w:r>
    </w:p>
    <w:p w14:paraId="3B57D3E6" w14:textId="4EC2E5B0" w:rsidR="00842DAB" w:rsidRPr="00DA336F" w:rsidRDefault="00842DAB"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DA336F">
        <w:rPr>
          <w:rFonts w:ascii="Courier New" w:eastAsia="Times New Roman" w:hAnsi="Courier New" w:cs="Courier New"/>
          <w:noProof/>
          <w:color w:val="538135" w:themeColor="accent6" w:themeShade="BF"/>
          <w:sz w:val="18"/>
          <w:szCs w:val="18"/>
          <w:lang w:val="en-GB" w:eastAsia="en-GB"/>
        </w:rPr>
        <w:t xml:space="preserve">  </w:t>
      </w:r>
      <w:r w:rsidR="006E771A" w:rsidRPr="00DA336F">
        <w:rPr>
          <w:rFonts w:ascii="Courier New" w:eastAsia="Times New Roman" w:hAnsi="Courier New" w:cs="Courier New"/>
          <w:noProof/>
          <w:color w:val="538135" w:themeColor="accent6" w:themeShade="BF"/>
          <w:sz w:val="18"/>
          <w:szCs w:val="18"/>
          <w:lang w:val="en-GB" w:eastAsia="en-GB"/>
        </w:rPr>
        <w:t xml:space="preserve">      </w:t>
      </w:r>
      <w:r w:rsidRPr="00DA336F">
        <w:rPr>
          <w:rFonts w:ascii="Courier New" w:eastAsia="Times New Roman" w:hAnsi="Courier New" w:cs="Courier New"/>
          <w:noProof/>
          <w:color w:val="538135" w:themeColor="accent6" w:themeShade="BF"/>
          <w:sz w:val="18"/>
          <w:szCs w:val="18"/>
          <w:lang w:val="en-GB" w:eastAsia="en-GB"/>
        </w:rPr>
        <w:t>&lt;--</w:t>
      </w:r>
      <w:r w:rsidR="006E771A" w:rsidRPr="00DA336F">
        <w:rPr>
          <w:rFonts w:ascii="Courier New" w:eastAsia="Times New Roman" w:hAnsi="Courier New" w:cs="Courier New"/>
          <w:noProof/>
          <w:color w:val="538135" w:themeColor="accent6" w:themeShade="BF"/>
          <w:sz w:val="18"/>
          <w:szCs w:val="18"/>
          <w:lang w:val="en-GB" w:eastAsia="en-GB"/>
        </w:rPr>
        <w:t xml:space="preserve"> need to model classes distinct from courses, teachinggroups, timetablesubejcts: </w:t>
      </w:r>
    </w:p>
    <w:p w14:paraId="030CCDC3" w14:textId="5E5B7D5C" w:rsidR="006E771A" w:rsidRPr="00DA336F" w:rsidRDefault="00842DAB"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color w:val="538135" w:themeColor="accent6" w:themeShade="BF"/>
          <w:sz w:val="18"/>
          <w:szCs w:val="18"/>
          <w:lang w:val="en-GB" w:eastAsia="en-GB"/>
        </w:rPr>
      </w:pPr>
      <w:r w:rsidRPr="00DA336F">
        <w:rPr>
          <w:rFonts w:ascii="Courier New" w:eastAsia="Times New Roman" w:hAnsi="Courier New" w:cs="Courier New"/>
          <w:noProof/>
          <w:color w:val="538135" w:themeColor="accent6" w:themeShade="BF"/>
          <w:sz w:val="18"/>
          <w:szCs w:val="18"/>
          <w:lang w:val="en-GB" w:eastAsia="en-GB"/>
        </w:rPr>
        <w:t xml:space="preserve">           </w:t>
      </w:r>
      <w:r w:rsidR="006E771A" w:rsidRPr="00DA336F">
        <w:rPr>
          <w:rFonts w:ascii="Courier New" w:eastAsia="Times New Roman" w:hAnsi="Courier New" w:cs="Courier New"/>
          <w:noProof/>
          <w:color w:val="538135" w:themeColor="accent6" w:themeShade="BF"/>
          <w:sz w:val="18"/>
          <w:szCs w:val="18"/>
          <w:lang w:val="en-GB" w:eastAsia="en-GB"/>
        </w:rPr>
        <w:t>they are not specific to a school and are not instances --&gt;</w:t>
      </w:r>
    </w:p>
    <w:p w14:paraId="1D3E675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&lt;name&gt;English&lt;/name&gt;</w:t>
      </w:r>
    </w:p>
    <w:p w14:paraId="7E0F429B"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&lt;yearLevel&gt;&lt;code&gt;12&lt;/code&gt;&lt;/yearLevel&gt;</w:t>
      </w:r>
    </w:p>
    <w:p w14:paraId="2A7B2886"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1CE6C0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7713301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&lt;value&gt;10&lt;/value&gt;</w:t>
      </w:r>
    </w:p>
    <w:p w14:paraId="3628E39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9B097E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66BFAC7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62492D1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&lt;url&gt;http://australiancurriculum.edu.au/ACE432&lt;/url&gt;</w:t>
      </w:r>
    </w:p>
    <w:p w14:paraId="2C54E5D0"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001377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59B91D4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&lt;value&gt;5&lt;/value&gt;</w:t>
      </w:r>
    </w:p>
    <w:p w14:paraId="2DA5193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31C52674"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7360F0F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69089F0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&lt;/classInfo&gt;</w:t>
      </w:r>
      <w:commentRangeEnd w:id="668"/>
      <w:r w:rsidR="00842DAB">
        <w:rPr>
          <w:rStyle w:val="a6"/>
          <w:lang w:val="en-US" w:eastAsia="en-US"/>
        </w:rPr>
        <w:commentReference w:id="668"/>
      </w:r>
    </w:p>
    <w:p w14:paraId="0ACA8A7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&lt;/classInfoList&gt;</w:t>
      </w:r>
    </w:p>
    <w:p w14:paraId="172EE1C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commentRangeStart w:id="669"/>
      <w:r w:rsidRPr="00DA336F">
        <w:rPr>
          <w:rFonts w:ascii="Courier New" w:eastAsia="Times New Roman" w:hAnsi="Courier New" w:cs="Courier New"/>
          <w:noProof/>
          <w:sz w:val="18"/>
          <w:szCs w:val="18"/>
          <w:lang w:val="en-GB" w:eastAsia="en-GB"/>
        </w:rPr>
        <w:t xml:space="preserve">    &lt;assessmentInfoList&gt;</w:t>
      </w:r>
    </w:p>
    <w:p w14:paraId="7C98745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&lt;assessmentInfo&gt;</w:t>
      </w:r>
    </w:p>
    <w:p w14:paraId="7FB53B9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&lt;assessment SIF_RefType=”???AssessmentInfo”&gt;f0000000-00000&lt;/assessment&gt;</w:t>
      </w:r>
    </w:p>
    <w:p w14:paraId="66BD3E2B"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&lt;name&gt;IB Exam&lt;/name&gt;</w:t>
      </w:r>
    </w:p>
    <w:p w14:paraId="0506D7C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728FE2A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14F7DF5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&lt;value&gt;30&lt;/value&gt;</w:t>
      </w:r>
    </w:p>
    <w:p w14:paraId="043FD404"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1FB554E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0A86E54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7416B9F1"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&lt;url&gt;http://australiancurriculum.edu.au/ACE432&lt;/url&gt;</w:t>
      </w:r>
    </w:p>
    <w:p w14:paraId="26E85AF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3AF7B9A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4C996341"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&lt;value&gt;5&lt;/value&gt;</w:t>
      </w:r>
    </w:p>
    <w:p w14:paraId="33818191"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0A54600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61F5E4C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3155C0F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&lt;/assessmentInfo&gt;</w:t>
      </w:r>
    </w:p>
    <w:p w14:paraId="41D993EF"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&lt;/assessmentInfoList&gt;</w:t>
      </w:r>
      <w:commentRangeEnd w:id="669"/>
      <w:r w:rsidR="00842DAB">
        <w:rPr>
          <w:rStyle w:val="a6"/>
          <w:lang w:val="en-US" w:eastAsia="en-US"/>
        </w:rPr>
        <w:commentReference w:id="669"/>
      </w:r>
    </w:p>
    <w:p w14:paraId="530D127D" w14:textId="00F948A8"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commentRangeStart w:id="670"/>
      <w:r w:rsidRPr="00DA336F">
        <w:rPr>
          <w:rFonts w:ascii="Courier New" w:eastAsia="Times New Roman" w:hAnsi="Courier New" w:cs="Courier New"/>
          <w:noProof/>
          <w:sz w:val="18"/>
          <w:szCs w:val="18"/>
          <w:lang w:val="en-GB" w:eastAsia="en-GB"/>
        </w:rPr>
        <w:t xml:space="preserve">    &lt;</w:t>
      </w:r>
      <w:r w:rsidR="002474FD" w:rsidRPr="00DA336F">
        <w:rPr>
          <w:rFonts w:ascii="Courier New" w:eastAsia="Times New Roman" w:hAnsi="Courier New" w:cs="Courier New"/>
          <w:noProof/>
          <w:sz w:val="18"/>
          <w:szCs w:val="18"/>
          <w:lang w:val="en-GB" w:eastAsia="en-GB"/>
        </w:rPr>
        <w:t>CredentialInfo</w:t>
      </w:r>
      <w:r w:rsidRPr="00DA336F">
        <w:rPr>
          <w:rFonts w:ascii="Courier New" w:eastAsia="Times New Roman" w:hAnsi="Courier New" w:cs="Courier New"/>
          <w:noProof/>
          <w:sz w:val="18"/>
          <w:szCs w:val="18"/>
          <w:lang w:val="en-GB" w:eastAsia="en-GB"/>
        </w:rPr>
        <w:t>List&gt;</w:t>
      </w:r>
    </w:p>
    <w:p w14:paraId="378B1702" w14:textId="76650EB9"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w:t>
      </w:r>
      <w:r w:rsidR="002474FD" w:rsidRPr="00DA336F">
        <w:rPr>
          <w:rFonts w:ascii="Courier New" w:eastAsia="Times New Roman" w:hAnsi="Courier New" w:cs="Courier New"/>
          <w:noProof/>
          <w:sz w:val="18"/>
          <w:szCs w:val="18"/>
          <w:lang w:val="en-GB" w:eastAsia="en-GB"/>
        </w:rPr>
        <w:t>CredentialInfo</w:t>
      </w:r>
      <w:r w:rsidRPr="00DA336F">
        <w:rPr>
          <w:rFonts w:ascii="Courier New" w:eastAsia="Times New Roman" w:hAnsi="Courier New" w:cs="Courier New"/>
          <w:noProof/>
          <w:sz w:val="18"/>
          <w:szCs w:val="18"/>
          <w:lang w:val="en-GB" w:eastAsia="en-GB"/>
        </w:rPr>
        <w:t>&gt;</w:t>
      </w:r>
    </w:p>
    <w:p w14:paraId="6DFE7A25" w14:textId="436D82EC"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lastRenderedPageBreak/>
        <w:t xml:space="preserve">        &lt;</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 xml:space="preserve"> SIF_RefType=”</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”&gt;f0000000-00000&lt;/</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&gt;</w:t>
      </w:r>
    </w:p>
    <w:p w14:paraId="56A0D626"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&lt;name&gt;VET Qual IV&lt;/name&gt;</w:t>
      </w:r>
    </w:p>
    <w:p w14:paraId="7344619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2161E73B"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43F08D96"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&lt;value&gt;10&lt;/value&gt;</w:t>
      </w:r>
    </w:p>
    <w:p w14:paraId="7E74947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96FDB4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333B914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0F420966"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&lt;url&gt;http://australiancurriculum.edu.au/ACE432&lt;/url&gt;</w:t>
      </w:r>
    </w:p>
    <w:p w14:paraId="736F3A09"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0D125D04"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14870BB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&lt;value&gt;5&lt;/value&gt;</w:t>
      </w:r>
    </w:p>
    <w:p w14:paraId="1BDA2EB9"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1C3F399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4091FDA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3BBD8DD2" w14:textId="5B447F82"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w:t>
      </w:r>
      <w:r w:rsidR="002474FD" w:rsidRPr="00DA336F">
        <w:rPr>
          <w:rFonts w:ascii="Courier New" w:eastAsia="Times New Roman" w:hAnsi="Courier New" w:cs="Courier New"/>
          <w:noProof/>
          <w:sz w:val="18"/>
          <w:szCs w:val="18"/>
          <w:lang w:val="en-GB" w:eastAsia="en-GB"/>
        </w:rPr>
        <w:t>CredentialInfo</w:t>
      </w:r>
      <w:r w:rsidRPr="00DA336F">
        <w:rPr>
          <w:rFonts w:ascii="Courier New" w:eastAsia="Times New Roman" w:hAnsi="Courier New" w:cs="Courier New"/>
          <w:noProof/>
          <w:sz w:val="18"/>
          <w:szCs w:val="18"/>
          <w:lang w:val="en-GB" w:eastAsia="en-GB"/>
        </w:rPr>
        <w:t>&gt;</w:t>
      </w:r>
    </w:p>
    <w:p w14:paraId="71F67F10" w14:textId="6DDC8E04"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w:t>
      </w:r>
      <w:r w:rsidR="002474FD" w:rsidRPr="00DA336F">
        <w:rPr>
          <w:rFonts w:ascii="Courier New" w:eastAsia="Times New Roman" w:hAnsi="Courier New" w:cs="Courier New"/>
          <w:noProof/>
          <w:sz w:val="18"/>
          <w:szCs w:val="18"/>
          <w:lang w:val="en-GB" w:eastAsia="en-GB"/>
        </w:rPr>
        <w:t>CredentialInfo</w:t>
      </w:r>
      <w:r w:rsidRPr="00DA336F">
        <w:rPr>
          <w:rFonts w:ascii="Courier New" w:eastAsia="Times New Roman" w:hAnsi="Courier New" w:cs="Courier New"/>
          <w:noProof/>
          <w:sz w:val="18"/>
          <w:szCs w:val="18"/>
          <w:lang w:val="en-GB" w:eastAsia="en-GB"/>
        </w:rPr>
        <w:t>List&gt;</w:t>
      </w:r>
      <w:commentRangeEnd w:id="670"/>
      <w:r w:rsidR="00842DAB">
        <w:rPr>
          <w:rStyle w:val="a6"/>
          <w:lang w:val="en-US" w:eastAsia="en-US"/>
        </w:rPr>
        <w:commentReference w:id="670"/>
      </w:r>
    </w:p>
    <w:p w14:paraId="1875777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w:t>
      </w:r>
      <w:commentRangeStart w:id="671"/>
      <w:r w:rsidRPr="00DA336F">
        <w:rPr>
          <w:rFonts w:ascii="Courier New" w:eastAsia="Times New Roman" w:hAnsi="Courier New" w:cs="Courier New"/>
          <w:noProof/>
          <w:sz w:val="18"/>
          <w:szCs w:val="18"/>
          <w:lang w:val="en-GB" w:eastAsia="en-GB"/>
        </w:rPr>
        <w:t>courseInfoList&gt;</w:t>
      </w:r>
    </w:p>
    <w:p w14:paraId="6D758E76"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&lt;courseInfo&gt;</w:t>
      </w:r>
    </w:p>
    <w:p w14:paraId="51E72A7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&lt;course SIF_RefType=”courseInfo”&gt;f0000000-00000&lt;/course&gt;</w:t>
      </w:r>
    </w:p>
    <w:p w14:paraId="2C552320"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&lt;name&gt;Victorian Certification of Education&lt;/name&gt;</w:t>
      </w:r>
    </w:p>
    <w:p w14:paraId="59313AD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50AA6CF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35234867"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&lt;value&gt;10&lt;/value&gt;</w:t>
      </w:r>
    </w:p>
    <w:p w14:paraId="259D56E2"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201AF02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447C9A2E"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7B33BA8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&lt;url&gt;http://australiancurriculum.edu.au/ACE432&lt;/url&gt;</w:t>
      </w:r>
    </w:p>
    <w:p w14:paraId="0A8731B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7F8A481C"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&lt;unit&gt;unit type&lt;/unit&gt;</w:t>
      </w:r>
    </w:p>
    <w:p w14:paraId="76FD6131"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&lt;value&gt;5&lt;/value&gt;</w:t>
      </w:r>
    </w:p>
    <w:p w14:paraId="71867AE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&lt;/credit&gt;</w:t>
      </w:r>
    </w:p>
    <w:p w14:paraId="4F26C61D"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&lt;/learningStandard&gt;</w:t>
      </w:r>
    </w:p>
    <w:p w14:paraId="1D8B35A8"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&lt;/learningStandardList&gt;</w:t>
      </w:r>
    </w:p>
    <w:p w14:paraId="00962FD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&lt;/courseInfo&gt;</w:t>
      </w:r>
    </w:p>
    <w:p w14:paraId="1CB55133" w14:textId="77777777"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 xml:space="preserve">    &lt;/courseInfoList&gt;</w:t>
      </w:r>
      <w:commentRangeEnd w:id="671"/>
      <w:r w:rsidR="00842DAB">
        <w:rPr>
          <w:rStyle w:val="a6"/>
          <w:lang w:val="en-US" w:eastAsia="en-US"/>
        </w:rPr>
        <w:commentReference w:id="671"/>
      </w:r>
    </w:p>
    <w:p w14:paraId="72F8D70F" w14:textId="41412FF5" w:rsidR="006E771A" w:rsidRPr="00DA336F" w:rsidRDefault="006E771A" w:rsidP="00DA336F">
      <w:pPr>
        <w:pBdr>
          <w:top w:val="single" w:sz="4" w:space="1" w:color="auto"/>
          <w:left w:val="single" w:sz="4" w:space="4" w:color="auto"/>
          <w:bottom w:val="single" w:sz="4" w:space="1" w:color="auto"/>
          <w:right w:val="single" w:sz="4" w:space="4" w:color="auto"/>
        </w:pBdr>
        <w:shd w:val="clear" w:color="auto" w:fill="FAFAFA"/>
        <w:ind w:right="-172"/>
        <w:rPr>
          <w:rFonts w:ascii="Courier New" w:eastAsia="Times New Roman" w:hAnsi="Courier New" w:cs="Courier New"/>
          <w:noProof/>
          <w:sz w:val="18"/>
          <w:szCs w:val="18"/>
          <w:lang w:val="en-GB" w:eastAsia="en-GB"/>
        </w:rPr>
      </w:pPr>
      <w:r w:rsidRPr="00DA336F">
        <w:rPr>
          <w:rFonts w:ascii="Courier New" w:eastAsia="Times New Roman" w:hAnsi="Courier New" w:cs="Courier New"/>
          <w:noProof/>
          <w:sz w:val="18"/>
          <w:szCs w:val="18"/>
          <w:lang w:val="en-GB" w:eastAsia="en-GB"/>
        </w:rPr>
        <w:t>&lt;/</w:t>
      </w:r>
      <w:r w:rsidR="00957CFA" w:rsidRPr="00DA336F">
        <w:rPr>
          <w:rFonts w:ascii="Courier New" w:eastAsia="Times New Roman" w:hAnsi="Courier New" w:cs="Courier New"/>
          <w:noProof/>
          <w:sz w:val="18"/>
          <w:szCs w:val="18"/>
          <w:lang w:val="en-GB" w:eastAsia="en-GB"/>
        </w:rPr>
        <w:t>Credential</w:t>
      </w:r>
      <w:r w:rsidRPr="00DA336F">
        <w:rPr>
          <w:rFonts w:ascii="Courier New" w:eastAsia="Times New Roman" w:hAnsi="Courier New" w:cs="Courier New"/>
          <w:noProof/>
          <w:sz w:val="18"/>
          <w:szCs w:val="18"/>
          <w:lang w:val="en-GB" w:eastAsia="en-GB"/>
        </w:rPr>
        <w:t>Details&gt;</w:t>
      </w:r>
    </w:p>
    <w:p w14:paraId="75F7DBF3" w14:textId="77777777" w:rsidR="00FD6FCE" w:rsidRDefault="00FD6FCE" w:rsidP="00852ADC"/>
    <w:p w14:paraId="5515D6FF" w14:textId="2B9E886C" w:rsidR="007A2375" w:rsidRDefault="007A2375" w:rsidP="00476D14">
      <w:pPr>
        <w:pStyle w:val="2"/>
      </w:pPr>
      <w:bookmarkStart w:id="672" w:name="_Toc498607934"/>
      <w:r>
        <w:t>PESC prior art</w:t>
      </w:r>
      <w:bookmarkEnd w:id="672"/>
    </w:p>
    <w:p w14:paraId="41E5E567" w14:textId="77777777" w:rsidR="007A2375" w:rsidRDefault="007A2375" w:rsidP="00852ADC"/>
    <w:p w14:paraId="5604BFA6" w14:textId="77777777" w:rsidR="007A2375" w:rsidRPr="007A6448" w:rsidRDefault="007A2375" w:rsidP="007A2375">
      <w:pPr>
        <w:rPr>
          <w:lang w:val="en-US"/>
        </w:rPr>
      </w:pPr>
      <w:r w:rsidRPr="007A6448">
        <w:rPr>
          <w:lang w:val="en-US"/>
        </w:rPr>
        <w:t xml:space="preserve">Consult also: </w:t>
      </w:r>
      <w:r w:rsidR="00A60A83">
        <w:fldChar w:fldCharType="begin"/>
      </w:r>
      <w:r w:rsidR="00A60A83" w:rsidRPr="00716EE4">
        <w:rPr>
          <w:lang w:val="en-US"/>
          <w:rPrChange w:id="673" w:author="Nick Nicholas" w:date="2018-02-12T14:10:00Z">
            <w:rPr/>
          </w:rPrChange>
        </w:rPr>
        <w:instrText xml:space="preserve"> HYPERLINK "http://www.pesc.org" </w:instrText>
      </w:r>
      <w:r w:rsidR="00A60A83">
        <w:fldChar w:fldCharType="separate"/>
      </w:r>
      <w:r w:rsidRPr="007A6448">
        <w:rPr>
          <w:rStyle w:val="-"/>
          <w:lang w:val="en-US"/>
        </w:rPr>
        <w:t>http://www.pesc.org</w:t>
      </w:r>
      <w:r w:rsidR="00A60A83">
        <w:rPr>
          <w:rStyle w:val="-"/>
          <w:lang w:val="en-US"/>
        </w:rPr>
        <w:fldChar w:fldCharType="end"/>
      </w:r>
    </w:p>
    <w:p w14:paraId="0F392AC9" w14:textId="77777777" w:rsidR="007A2375" w:rsidRPr="007A6448" w:rsidRDefault="007A2375" w:rsidP="007A2375">
      <w:pPr>
        <w:rPr>
          <w:lang w:val="en-US"/>
        </w:rPr>
      </w:pPr>
    </w:p>
    <w:p w14:paraId="1F2B1A0B" w14:textId="77777777" w:rsidR="007A2375" w:rsidRPr="007A6448" w:rsidRDefault="007A2375" w:rsidP="007A2375">
      <w:pPr>
        <w:rPr>
          <w:lang w:val="en-US"/>
        </w:rPr>
      </w:pPr>
      <w:r w:rsidRPr="007A6448">
        <w:rPr>
          <w:lang w:val="en-US"/>
        </w:rPr>
        <w:t>PESC runthrough</w:t>
      </w:r>
    </w:p>
    <w:p w14:paraId="5392D43D" w14:textId="77777777" w:rsidR="007A2375" w:rsidRPr="007A6448" w:rsidRDefault="007A2375" w:rsidP="007A2375">
      <w:pPr>
        <w:rPr>
          <w:lang w:val="en-US"/>
        </w:rPr>
      </w:pPr>
    </w:p>
    <w:p w14:paraId="42E5037F" w14:textId="77777777" w:rsidR="007A2375" w:rsidRPr="007A6448" w:rsidRDefault="007A2375" w:rsidP="007A2375">
      <w:pPr>
        <w:rPr>
          <w:lang w:val="en-US"/>
        </w:rPr>
      </w:pPr>
      <w:r w:rsidRPr="007A6448">
        <w:rPr>
          <w:lang w:val="en-US"/>
        </w:rPr>
        <w:t>Pesc website is dumb: everything distributed as zip files, zip files contain all versions of xsd for the past 20 years, some implementation guides</w:t>
      </w:r>
    </w:p>
    <w:p w14:paraId="66C40915" w14:textId="77777777" w:rsidR="007A2375" w:rsidRPr="007A6448" w:rsidRDefault="007A2375" w:rsidP="007A2375">
      <w:pPr>
        <w:rPr>
          <w:lang w:val="en-US"/>
        </w:rPr>
      </w:pPr>
    </w:p>
    <w:p w14:paraId="099D64B1" w14:textId="77777777" w:rsidR="007A2375" w:rsidRPr="007A6448" w:rsidRDefault="007A2375" w:rsidP="007A2375">
      <w:pPr>
        <w:rPr>
          <w:lang w:val="en-US"/>
        </w:rPr>
      </w:pPr>
      <w:r w:rsidRPr="007A6448">
        <w:rPr>
          <w:lang w:val="en-US"/>
        </w:rPr>
        <w:t>Common Credential: Academic Credential and Experiential Learning</w:t>
      </w:r>
    </w:p>
    <w:p w14:paraId="762C89A7" w14:textId="77777777" w:rsidR="007A2375" w:rsidRDefault="007A2375" w:rsidP="007A2375">
      <w:pPr>
        <w:pStyle w:val="a3"/>
        <w:numPr>
          <w:ilvl w:val="0"/>
          <w:numId w:val="24"/>
        </w:numPr>
      </w:pPr>
      <w:r>
        <w:t>Container for courses, discursive, allows co-curricular achievements and student reflections</w:t>
      </w:r>
    </w:p>
    <w:p w14:paraId="25A9C414" w14:textId="77777777" w:rsidR="007A2375" w:rsidRDefault="007A2375" w:rsidP="007A2375">
      <w:pPr>
        <w:pStyle w:val="a3"/>
        <w:numPr>
          <w:ilvl w:val="0"/>
          <w:numId w:val="24"/>
        </w:numPr>
      </w:pPr>
      <w:r>
        <w:t>AwardEndorse: department, contact of who endorsed this award</w:t>
      </w:r>
    </w:p>
    <w:p w14:paraId="7CD40934" w14:textId="77777777" w:rsidR="007A2375" w:rsidRDefault="007A2375" w:rsidP="007A2375">
      <w:pPr>
        <w:pStyle w:val="a3"/>
        <w:numPr>
          <w:ilvl w:val="0"/>
          <w:numId w:val="24"/>
        </w:numPr>
      </w:pPr>
      <w:r>
        <w:t>AcademicLearningType/PerformanceEvidence: is URLs</w:t>
      </w:r>
    </w:p>
    <w:p w14:paraId="6D721D34" w14:textId="77777777" w:rsidR="007A2375" w:rsidRDefault="007A2375" w:rsidP="007A2375">
      <w:pPr>
        <w:pStyle w:val="a3"/>
        <w:numPr>
          <w:ilvl w:val="0"/>
          <w:numId w:val="24"/>
        </w:numPr>
      </w:pPr>
      <w:r>
        <w:t>LearningProgramType: = Course Program</w:t>
      </w:r>
    </w:p>
    <w:p w14:paraId="4DD743E8" w14:textId="77777777" w:rsidR="007A2375" w:rsidRDefault="007A2375" w:rsidP="007A2375">
      <w:pPr>
        <w:pStyle w:val="a3"/>
        <w:numPr>
          <w:ilvl w:val="0"/>
          <w:numId w:val="24"/>
        </w:numPr>
      </w:pPr>
      <w:r>
        <w:t>CourseType: = Course. Contains credits, grade scales, narratives, requirements, course instructors, proficiency codes and skills. Not detailed credit breakdown which NZ seem to want. Not credit breakdown of what credits student actually achieved. Not credit breakdown by learning standard.</w:t>
      </w:r>
    </w:p>
    <w:p w14:paraId="56550A66" w14:textId="77777777" w:rsidR="007A2375" w:rsidRDefault="007A2375" w:rsidP="007A2375">
      <w:pPr>
        <w:pStyle w:val="a3"/>
        <w:numPr>
          <w:ilvl w:val="0"/>
          <w:numId w:val="24"/>
        </w:numPr>
      </w:pPr>
      <w:r>
        <w:t>AcademicAwardType: AcademicAwardLevel is enum classification of award</w:t>
      </w:r>
    </w:p>
    <w:p w14:paraId="177CD335" w14:textId="77777777" w:rsidR="007A2375" w:rsidRPr="007A6448" w:rsidRDefault="007A2375" w:rsidP="007A2375">
      <w:pPr>
        <w:rPr>
          <w:lang w:val="en-US"/>
        </w:rPr>
      </w:pPr>
    </w:p>
    <w:p w14:paraId="2ABF5E2A" w14:textId="77777777" w:rsidR="007A2375" w:rsidRDefault="007A2375" w:rsidP="007A2375">
      <w:r>
        <w:t>Academic High School Transcript</w:t>
      </w:r>
    </w:p>
    <w:p w14:paraId="0A8C36CB" w14:textId="77777777" w:rsidR="007A2375" w:rsidRDefault="007A2375" w:rsidP="007A2375">
      <w:pPr>
        <w:pStyle w:val="a3"/>
        <w:numPr>
          <w:ilvl w:val="0"/>
          <w:numId w:val="24"/>
        </w:numPr>
      </w:pPr>
      <w:r>
        <w:t>Student.AcademicRecord.AcademicAward: level, date, honors (valedictorian 1</w:t>
      </w:r>
      <w:r w:rsidRPr="008972D3">
        <w:rPr>
          <w:vertAlign w:val="superscript"/>
        </w:rPr>
        <w:t>st</w:t>
      </w:r>
      <w:r>
        <w:t xml:space="preserve"> highest, summa cum laude 2</w:t>
      </w:r>
      <w:r w:rsidRPr="008972D3">
        <w:rPr>
          <w:vertAlign w:val="superscript"/>
        </w:rPr>
        <w:t>nd</w:t>
      </w:r>
      <w:r>
        <w:t xml:space="preserve"> highest), completion indicator, program (type of secondary school program or award, subject), degree requirement</w:t>
      </w:r>
    </w:p>
    <w:p w14:paraId="401ED2CD" w14:textId="77777777" w:rsidR="007A2375" w:rsidRDefault="007A2375" w:rsidP="007A2375">
      <w:pPr>
        <w:pStyle w:val="a3"/>
        <w:numPr>
          <w:ilvl w:val="0"/>
          <w:numId w:val="24"/>
        </w:numPr>
      </w:pPr>
      <w:r>
        <w:lastRenderedPageBreak/>
        <w:t>Student.AcademicRecord.AcademicAward.AcademicAwardProgram.ProgramSummary.GPA : breakdown of Grade Point Average into credits attempted, earned, required and deficient; credit hours; range minimum and maximum</w:t>
      </w:r>
    </w:p>
    <w:p w14:paraId="7989E021" w14:textId="77777777" w:rsidR="007A2375" w:rsidRDefault="007A2375" w:rsidP="007A2375">
      <w:pPr>
        <w:pStyle w:val="a3"/>
        <w:numPr>
          <w:ilvl w:val="0"/>
          <w:numId w:val="24"/>
        </w:numPr>
      </w:pPr>
      <w:r>
        <w:t xml:space="preserve">GPA occurs at various levels of granularity: </w:t>
      </w:r>
    </w:p>
    <w:p w14:paraId="39685424" w14:textId="77777777" w:rsidR="007A2375" w:rsidRDefault="007A2375" w:rsidP="007A2375">
      <w:pPr>
        <w:pStyle w:val="a3"/>
        <w:numPr>
          <w:ilvl w:val="1"/>
          <w:numId w:val="24"/>
        </w:numPr>
      </w:pPr>
      <w:r>
        <w:t xml:space="preserve">Academic Award </w:t>
      </w:r>
    </w:p>
    <w:p w14:paraId="7270B02F" w14:textId="77777777" w:rsidR="007A2375" w:rsidRDefault="007A2375" w:rsidP="007A2375">
      <w:pPr>
        <w:pStyle w:val="a3"/>
        <w:numPr>
          <w:ilvl w:val="2"/>
          <w:numId w:val="24"/>
        </w:numPr>
      </w:pPr>
      <w:r>
        <w:t xml:space="preserve">Academic Award Program (per course within the award, e.g. within the major or the minor), </w:t>
      </w:r>
    </w:p>
    <w:p w14:paraId="6823E35F" w14:textId="77777777" w:rsidR="007A2375" w:rsidRDefault="007A2375" w:rsidP="007A2375">
      <w:pPr>
        <w:pStyle w:val="a3"/>
        <w:numPr>
          <w:ilvl w:val="2"/>
          <w:numId w:val="24"/>
        </w:numPr>
      </w:pPr>
      <w:r>
        <w:t>Academic Summary (for entire award)</w:t>
      </w:r>
    </w:p>
    <w:p w14:paraId="43D6ADB8" w14:textId="77777777" w:rsidR="007A2375" w:rsidRDefault="007A2375" w:rsidP="007A2375">
      <w:pPr>
        <w:pStyle w:val="a3"/>
        <w:numPr>
          <w:ilvl w:val="1"/>
          <w:numId w:val="24"/>
        </w:numPr>
      </w:pPr>
      <w:r>
        <w:t xml:space="preserve">Academic Summary (overall), </w:t>
      </w:r>
    </w:p>
    <w:p w14:paraId="1DD34F80" w14:textId="77777777" w:rsidR="007A2375" w:rsidRDefault="007A2375" w:rsidP="007A2375">
      <w:pPr>
        <w:pStyle w:val="a3"/>
        <w:numPr>
          <w:ilvl w:val="1"/>
          <w:numId w:val="24"/>
        </w:numPr>
      </w:pPr>
      <w:r>
        <w:t>Academic Session (term, year): occurs in Session/Award/Program and Session/Award/Summary</w:t>
      </w:r>
    </w:p>
    <w:p w14:paraId="4E9DAB4E" w14:textId="77777777" w:rsidR="007A2375" w:rsidRDefault="007A2375" w:rsidP="007A2375">
      <w:pPr>
        <w:pStyle w:val="a3"/>
        <w:numPr>
          <w:ilvl w:val="1"/>
          <w:numId w:val="24"/>
        </w:numPr>
      </w:pPr>
      <w:r>
        <w:t>Course (outside of session)</w:t>
      </w:r>
    </w:p>
    <w:p w14:paraId="11C1A5F5" w14:textId="77777777" w:rsidR="007A2375" w:rsidRDefault="007A2375" w:rsidP="007A2375">
      <w:pPr>
        <w:pStyle w:val="a3"/>
        <w:numPr>
          <w:ilvl w:val="0"/>
          <w:numId w:val="24"/>
        </w:numPr>
      </w:pPr>
      <w:r>
        <w:t>High School Credit Summary: break down by subject area. Credit hours required, credits earned, and credits deficient</w:t>
      </w:r>
    </w:p>
    <w:p w14:paraId="4D085A94" w14:textId="77777777" w:rsidR="007A2375" w:rsidRDefault="007A2375" w:rsidP="007A2375">
      <w:pPr>
        <w:pStyle w:val="a3"/>
        <w:numPr>
          <w:ilvl w:val="1"/>
          <w:numId w:val="24"/>
        </w:numPr>
      </w:pPr>
      <w:r>
        <w:t>High School Credit Summary occurs in all the same places as GPA, except for Academic Award Programs</w:t>
      </w:r>
    </w:p>
    <w:p w14:paraId="5487D0E8" w14:textId="77777777" w:rsidR="007A2375" w:rsidRDefault="007A2375" w:rsidP="007A2375">
      <w:pPr>
        <w:pStyle w:val="a3"/>
        <w:numPr>
          <w:ilvl w:val="0"/>
          <w:numId w:val="24"/>
        </w:numPr>
      </w:pPr>
      <w:r>
        <w:t>Tests: include StudentLevel, Subtests, and Subtest TestScores. Very little data on the tests and subtests; test scores are just a score, a method (standard, raw, stanine etc), and flags of revised, invalidated, self-reported.</w:t>
      </w:r>
    </w:p>
    <w:p w14:paraId="796638C2" w14:textId="77777777" w:rsidR="007A2375" w:rsidRPr="007A6448" w:rsidRDefault="007A2375" w:rsidP="007A2375">
      <w:pPr>
        <w:rPr>
          <w:lang w:val="en-US"/>
        </w:rPr>
      </w:pPr>
    </w:p>
    <w:p w14:paraId="619C5A91" w14:textId="77777777" w:rsidR="007A2375" w:rsidRDefault="007A2375" w:rsidP="007A2375">
      <w:r>
        <w:t>Education Test Score Reporting</w:t>
      </w:r>
    </w:p>
    <w:p w14:paraId="464B62B0" w14:textId="77777777" w:rsidR="007A2375" w:rsidRDefault="007A2375" w:rsidP="007A2375">
      <w:pPr>
        <w:pStyle w:val="a3"/>
        <w:numPr>
          <w:ilvl w:val="0"/>
          <w:numId w:val="24"/>
        </w:numPr>
      </w:pPr>
      <w:r>
        <w:t>TestStudent.EducationTests: slightly more attributes of test, including dlivery mode, exemptions and special conditions, and for the score itself; still very summary compared to SIF objects. EducationTestScores container also contains a GPA, mastery value, and course grade, all of which are expressions of the same score result (i.e. not credit breakdowns), and predicted bands for scores.</w:t>
      </w:r>
    </w:p>
    <w:p w14:paraId="013E81C3" w14:textId="626E46D0" w:rsidR="007A2375" w:rsidRPr="007A6448" w:rsidRDefault="007A2375" w:rsidP="00852ADC">
      <w:pPr>
        <w:rPr>
          <w:lang w:val="en-US"/>
        </w:rPr>
      </w:pPr>
    </w:p>
    <w:p w14:paraId="55A9B930" w14:textId="6B3BE543" w:rsidR="00295364" w:rsidRDefault="00295364" w:rsidP="007A6448">
      <w:pPr>
        <w:pStyle w:val="1"/>
      </w:pPr>
      <w:bookmarkStart w:id="674" w:name="_Toc498607935"/>
      <w:r>
        <w:t>Draft Realisation of Gradebook assessment</w:t>
      </w:r>
      <w:bookmarkEnd w:id="674"/>
    </w:p>
    <w:p w14:paraId="73D72D4E" w14:textId="20F1EDD1" w:rsidR="00295364" w:rsidRDefault="00295364"/>
    <w:p w14:paraId="7C3D34BA" w14:textId="568DD5C5" w:rsidR="00295364" w:rsidRPr="00295364" w:rsidRDefault="00295364">
      <w:pPr>
        <w:pStyle w:val="4"/>
      </w:pPr>
      <w:r>
        <w:t>Grading Assignment</w:t>
      </w:r>
    </w:p>
    <w:p w14:paraId="5DE9DCE7" w14:textId="291E8BEE" w:rsidR="00295364" w:rsidRDefault="00295364"/>
    <w:p w14:paraId="12D35058" w14:textId="77777777" w:rsidR="00295364" w:rsidRDefault="00295364"/>
    <w:tbl>
      <w:tblPr>
        <w:tblW w:w="0" w:type="auto"/>
        <w:tblCellMar>
          <w:top w:w="15" w:type="dxa"/>
          <w:left w:w="15" w:type="dxa"/>
          <w:bottom w:w="15" w:type="dxa"/>
          <w:right w:w="15" w:type="dxa"/>
        </w:tblCellMar>
        <w:tblLook w:val="04A0" w:firstRow="1" w:lastRow="0" w:firstColumn="1" w:lastColumn="0" w:noHBand="0" w:noVBand="1"/>
      </w:tblPr>
      <w:tblGrid>
        <w:gridCol w:w="270"/>
        <w:gridCol w:w="2394"/>
        <w:gridCol w:w="624"/>
        <w:gridCol w:w="4185"/>
        <w:gridCol w:w="2971"/>
      </w:tblGrid>
      <w:tr w:rsidR="00295364" w14:paraId="5ACE0982" w14:textId="77777777" w:rsidTr="00295364">
        <w:trPr>
          <w:tblHeader/>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F1EA836" w14:textId="77777777" w:rsidR="00295364" w:rsidRDefault="00295364">
            <w:pPr>
              <w:spacing w:after="30"/>
              <w:jc w:val="center"/>
              <w:rPr>
                <w:b/>
                <w:bCs/>
                <w:color w:val="FFFFFF"/>
              </w:rPr>
            </w:pPr>
            <w:bookmarkStart w:id="675" w:name="Table33111GradingAssignment"/>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627E4A0" w14:textId="77777777" w:rsidR="00295364" w:rsidRDefault="00295364">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37AB320" w14:textId="77777777" w:rsidR="00295364" w:rsidRDefault="00295364">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536CD22" w14:textId="77777777" w:rsidR="00295364" w:rsidRDefault="00295364">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2686A97" w14:textId="77777777" w:rsidR="00295364" w:rsidRDefault="00295364">
            <w:pPr>
              <w:spacing w:after="30"/>
              <w:jc w:val="center"/>
              <w:rPr>
                <w:b/>
                <w:bCs/>
                <w:color w:val="FFFFFF"/>
              </w:rPr>
            </w:pPr>
            <w:r>
              <w:rPr>
                <w:b/>
                <w:bCs/>
                <w:color w:val="FFFFFF"/>
              </w:rPr>
              <w:t>Type</w:t>
            </w:r>
          </w:p>
        </w:tc>
      </w:tr>
      <w:tr w:rsidR="00295364" w:rsidRPr="006436D8" w14:paraId="5C4957DC"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2D4F9439" w14:textId="77777777" w:rsidR="00295364" w:rsidRDefault="00295364">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F619EF" w14:textId="77777777" w:rsidR="00295364" w:rsidRDefault="00295364">
            <w:pPr>
              <w:spacing w:after="30"/>
              <w:rPr>
                <w:sz w:val="20"/>
                <w:szCs w:val="20"/>
              </w:rPr>
            </w:pPr>
            <w:bookmarkStart w:id="676" w:name="GradingAssignment"/>
            <w:bookmarkEnd w:id="675"/>
            <w:r>
              <w:rPr>
                <w:rStyle w:val="rootelement1"/>
                <w:sz w:val="22"/>
                <w:szCs w:val="22"/>
              </w:rPr>
              <w:t>GradingAssignment</w:t>
            </w:r>
            <w:bookmarkEnd w:id="676"/>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5C4DCDC0" w14:textId="77777777" w:rsidR="00295364" w:rsidRDefault="00295364">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FDB161E" w14:textId="7CD99142" w:rsidR="00295364" w:rsidRDefault="00295364">
            <w:pPr>
              <w:pStyle w:val="Web"/>
            </w:pPr>
            <w:r>
              <w:t>This object provides information about a particular assignment, allows applications to synchronize each ot</w:t>
            </w:r>
            <w:r w:rsidR="0022772A">
              <w:t>’</w:t>
            </w:r>
            <w:r>
              <w:t xml:space="preserve">er's assignment tables, gathers the definition for a GradingAssignmentScore object, etc. </w:t>
            </w:r>
          </w:p>
          <w:p w14:paraId="02EC4ECD"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E97B00A" w14:textId="77777777" w:rsidR="00295364" w:rsidRPr="007A6448" w:rsidRDefault="00295364">
            <w:pPr>
              <w:rPr>
                <w:lang w:val="en-US"/>
              </w:rPr>
            </w:pPr>
            <w:r w:rsidRPr="007A6448">
              <w:rPr>
                <w:lang w:val="en-US"/>
              </w:rPr>
              <w:t> </w:t>
            </w:r>
          </w:p>
        </w:tc>
      </w:tr>
      <w:tr w:rsidR="00295364" w14:paraId="0CC3ABFD"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04BC76CE" w14:textId="61C3650D" w:rsidR="00295364" w:rsidRDefault="00295364">
            <w:pPr>
              <w:jc w:val="center"/>
              <w:rPr>
                <w:b/>
                <w:bCs/>
                <w:color w:val="005696"/>
                <w:sz w:val="21"/>
                <w:szCs w:val="21"/>
              </w:rPr>
            </w:pPr>
            <w:r>
              <w:rPr>
                <w:b/>
                <w:bCs/>
                <w:color w:val="005696"/>
                <w:sz w:val="21"/>
                <w:szCs w:val="21"/>
              </w:rPr>
              <w:t>@</w:t>
            </w:r>
            <w:r>
              <w:rPr>
                <w:b/>
                <w:bCs/>
                <w:color w:val="005696"/>
                <w:sz w:val="21"/>
                <w:szCs w:val="21"/>
              </w:rPr>
              <w:br/>
            </w:r>
            <w:r w:rsidRPr="007A6448">
              <w:rPr>
                <w:b/>
                <w:bCs/>
                <w:noProof/>
                <w:color w:val="005696"/>
                <w:sz w:val="21"/>
                <w:szCs w:val="21"/>
                <w:lang w:val="en-AU" w:eastAsia="en-AU"/>
              </w:rPr>
              <w:drawing>
                <wp:inline distT="0" distB="0" distL="0" distR="0" wp14:anchorId="7B35E864" wp14:editId="32DCF583">
                  <wp:extent cx="152400" cy="152400"/>
                  <wp:effectExtent l="0" t="0" r="0" b="0"/>
                  <wp:docPr id="3" name="Picture 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D26752E" w14:textId="77777777" w:rsidR="00295364" w:rsidRDefault="00295364">
            <w:pPr>
              <w:rPr>
                <w:sz w:val="20"/>
                <w:szCs w:val="20"/>
              </w:rPr>
            </w:pPr>
            <w:bookmarkStart w:id="677" w:name="GradingAssignment___RefId"/>
            <w:r>
              <w:rPr>
                <w:sz w:val="20"/>
                <w:szCs w:val="20"/>
              </w:rPr>
              <w:t>RefId</w:t>
            </w:r>
            <w:bookmarkEnd w:id="67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6A5654"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7EAE95" w14:textId="77777777" w:rsidR="00295364" w:rsidRDefault="00295364">
            <w:pPr>
              <w:pStyle w:val="Web"/>
            </w:pPr>
            <w:r>
              <w:t xml:space="preserve">A GUID that identifies an instance of this object. </w:t>
            </w:r>
          </w:p>
          <w:p w14:paraId="07FC4A59"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4BCDEFE" w14:textId="77777777" w:rsidR="00295364" w:rsidRDefault="004524E3">
            <w:hyperlink r:id="rId24" w:anchor="RefIdType" w:history="1">
              <w:r w:rsidR="00295364">
                <w:rPr>
                  <w:rFonts w:ascii="Courier New" w:hAnsi="Courier New" w:cs="Courier New"/>
                  <w:color w:val="005696"/>
                  <w:sz w:val="20"/>
                  <w:szCs w:val="20"/>
                </w:rPr>
                <w:t>RefIdType</w:t>
              </w:r>
            </w:hyperlink>
          </w:p>
        </w:tc>
      </w:tr>
      <w:tr w:rsidR="00295364" w14:paraId="00CFFA56"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49A9CA2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1BDDBD8" w14:textId="77777777" w:rsidR="00295364" w:rsidRDefault="00295364">
            <w:pPr>
              <w:rPr>
                <w:sz w:val="20"/>
                <w:szCs w:val="20"/>
              </w:rPr>
            </w:pPr>
            <w:bookmarkStart w:id="678" w:name="GradingAssignment__TeachingGroupRefId"/>
            <w:r>
              <w:rPr>
                <w:sz w:val="20"/>
                <w:szCs w:val="20"/>
              </w:rPr>
              <w:t>TeachingGroupRefId</w:t>
            </w:r>
            <w:bookmarkEnd w:id="67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BA7A97D"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1DE6D8" w14:textId="77777777" w:rsidR="00295364" w:rsidRDefault="00295364">
            <w:pPr>
              <w:pStyle w:val="Web"/>
            </w:pPr>
            <w:r>
              <w:t>The GUID for the TeachingGroup object in which this assignment has been set.</w:t>
            </w:r>
          </w:p>
          <w:p w14:paraId="582DBC6B"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A22771" w14:textId="77777777" w:rsidR="00295364" w:rsidRDefault="004524E3">
            <w:hyperlink r:id="rId25" w:anchor="IdRefType" w:history="1">
              <w:r w:rsidR="00295364">
                <w:rPr>
                  <w:rFonts w:ascii="Courier New" w:hAnsi="Courier New" w:cs="Courier New"/>
                  <w:color w:val="005696"/>
                  <w:sz w:val="20"/>
                  <w:szCs w:val="20"/>
                </w:rPr>
                <w:t>IdRefType</w:t>
              </w:r>
            </w:hyperlink>
          </w:p>
        </w:tc>
      </w:tr>
      <w:tr w:rsidR="00BA527A" w14:paraId="0F49590D" w14:textId="77777777" w:rsidTr="00295364">
        <w:trPr>
          <w:ins w:id="679" w:author="Nick Nicholas" w:date="2018-02-14T14:48:00Z"/>
        </w:trPr>
        <w:tc>
          <w:tcPr>
            <w:tcW w:w="0" w:type="auto"/>
            <w:tcBorders>
              <w:top w:val="single" w:sz="6" w:space="0" w:color="005696"/>
              <w:left w:val="single" w:sz="6" w:space="0" w:color="005696"/>
              <w:bottom w:val="single" w:sz="6" w:space="0" w:color="005696"/>
              <w:right w:val="single" w:sz="6" w:space="0" w:color="005696"/>
            </w:tcBorders>
          </w:tcPr>
          <w:p w14:paraId="5403CFEC" w14:textId="77777777" w:rsidR="00BA527A" w:rsidRDefault="00BA527A">
            <w:pPr>
              <w:jc w:val="center"/>
              <w:rPr>
                <w:ins w:id="680" w:author="Nick Nicholas" w:date="2018-02-14T14:48:00Z"/>
                <w:b/>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14C6661" w14:textId="1D229EBC" w:rsidR="00BA527A" w:rsidRPr="00BA527A" w:rsidRDefault="00BA527A">
            <w:pPr>
              <w:rPr>
                <w:ins w:id="681" w:author="Nick Nicholas" w:date="2018-02-14T14:48:00Z"/>
                <w:sz w:val="20"/>
                <w:szCs w:val="20"/>
                <w:lang w:val="en-AU"/>
                <w:rPrChange w:id="682" w:author="Nick Nicholas" w:date="2018-02-14T14:48:00Z">
                  <w:rPr>
                    <w:ins w:id="683" w:author="Nick Nicholas" w:date="2018-02-14T14:48:00Z"/>
                    <w:sz w:val="20"/>
                    <w:szCs w:val="20"/>
                  </w:rPr>
                </w:rPrChange>
              </w:rPr>
            </w:pPr>
            <w:ins w:id="684" w:author="Nick Nicholas" w:date="2018-02-14T14:48:00Z">
              <w:r>
                <w:rPr>
                  <w:sz w:val="20"/>
                  <w:szCs w:val="20"/>
                  <w:lang w:val="en-AU"/>
                </w:rPr>
                <w:t>StudentPersonalRefIdList</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B006251" w14:textId="445F9D36" w:rsidR="00BA527A" w:rsidRPr="00BA527A" w:rsidRDefault="00BA527A">
            <w:pPr>
              <w:jc w:val="center"/>
              <w:rPr>
                <w:ins w:id="685" w:author="Nick Nicholas" w:date="2018-02-14T14:48:00Z"/>
                <w:lang w:val="en-AU"/>
                <w:rPrChange w:id="686" w:author="Nick Nicholas" w:date="2018-02-14T14:48:00Z">
                  <w:rPr>
                    <w:ins w:id="687" w:author="Nick Nicholas" w:date="2018-02-14T14:48:00Z"/>
                  </w:rPr>
                </w:rPrChange>
              </w:rPr>
            </w:pPr>
            <w:ins w:id="688" w:author="Nick Nicholas" w:date="2018-02-14T14:48:00Z">
              <w:r>
                <w:rPr>
                  <w:lang w:val="en-AU"/>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8C8976A" w14:textId="6A8944FC" w:rsidR="00BA527A" w:rsidRDefault="00BA527A">
            <w:pPr>
              <w:pStyle w:val="Web"/>
              <w:rPr>
                <w:ins w:id="689" w:author="Nick Nicholas" w:date="2018-02-14T14:48:00Z"/>
              </w:rPr>
            </w:pPr>
            <w:ins w:id="690" w:author="Nick Nicholas" w:date="2018-02-14T14:48:00Z">
              <w:r>
                <w:t>The GUIDs for individual that this assignment has been set for</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2659D1F" w14:textId="7E7D6567" w:rsidR="00BA527A" w:rsidRPr="00BA527A" w:rsidRDefault="00BA527A">
            <w:pPr>
              <w:rPr>
                <w:ins w:id="691" w:author="Nick Nicholas" w:date="2018-02-14T14:48:00Z"/>
                <w:lang w:val="en-AU"/>
                <w:rPrChange w:id="692" w:author="Nick Nicholas" w:date="2018-02-14T14:48:00Z">
                  <w:rPr>
                    <w:ins w:id="693" w:author="Nick Nicholas" w:date="2018-02-14T14:48:00Z"/>
                  </w:rPr>
                </w:rPrChange>
              </w:rPr>
            </w:pPr>
            <w:ins w:id="694" w:author="Nick Nicholas" w:date="2018-02-14T14:48:00Z">
              <w:r>
                <w:rPr>
                  <w:lang w:val="en-AU"/>
                </w:rPr>
                <w:t>List</w:t>
              </w:r>
            </w:ins>
          </w:p>
        </w:tc>
      </w:tr>
      <w:tr w:rsidR="00BA527A" w14:paraId="661615CF" w14:textId="77777777" w:rsidTr="00295364">
        <w:trPr>
          <w:ins w:id="695" w:author="Nick Nicholas" w:date="2018-02-14T14:48:00Z"/>
        </w:trPr>
        <w:tc>
          <w:tcPr>
            <w:tcW w:w="0" w:type="auto"/>
            <w:tcBorders>
              <w:top w:val="single" w:sz="6" w:space="0" w:color="005696"/>
              <w:left w:val="single" w:sz="6" w:space="0" w:color="005696"/>
              <w:bottom w:val="single" w:sz="6" w:space="0" w:color="005696"/>
              <w:right w:val="single" w:sz="6" w:space="0" w:color="005696"/>
            </w:tcBorders>
          </w:tcPr>
          <w:p w14:paraId="7D99FA30" w14:textId="77777777" w:rsidR="00BA527A" w:rsidRDefault="00BA527A">
            <w:pPr>
              <w:jc w:val="center"/>
              <w:rPr>
                <w:ins w:id="696" w:author="Nick Nicholas" w:date="2018-02-14T14:48:00Z"/>
                <w:b/>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71FED8A" w14:textId="76C2A33A" w:rsidR="00BA527A" w:rsidRDefault="00BA527A">
            <w:pPr>
              <w:rPr>
                <w:ins w:id="697" w:author="Nick Nicholas" w:date="2018-02-14T14:48:00Z"/>
                <w:sz w:val="20"/>
                <w:szCs w:val="20"/>
                <w:lang w:val="en-AU"/>
              </w:rPr>
            </w:pPr>
            <w:ins w:id="698" w:author="Nick Nicholas" w:date="2018-02-14T14:49:00Z">
              <w:r>
                <w:rPr>
                  <w:sz w:val="20"/>
                  <w:szCs w:val="20"/>
                  <w:lang w:val="en-AU"/>
                </w:rPr>
                <w:t>StudentPersonalRefIdList</w:t>
              </w:r>
              <w:r>
                <w:rPr>
                  <w:sz w:val="20"/>
                  <w:szCs w:val="20"/>
                  <w:lang w:val="en-AU"/>
                </w:rPr>
                <w:t>/ StudentPersonalRefId</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EE88267" w14:textId="6FAA3598" w:rsidR="00BA527A" w:rsidRDefault="00BA527A">
            <w:pPr>
              <w:jc w:val="center"/>
              <w:rPr>
                <w:ins w:id="699" w:author="Nick Nicholas" w:date="2018-02-14T14:48:00Z"/>
                <w:lang w:val="en-AU"/>
              </w:rPr>
            </w:pPr>
            <w:ins w:id="700" w:author="Nick Nicholas" w:date="2018-02-14T14:49:00Z">
              <w:r>
                <w:rPr>
                  <w:lang w:val="en-AU"/>
                </w:rPr>
                <w:t>MR</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8DF76E4" w14:textId="77777777" w:rsidR="00BA527A" w:rsidRDefault="00BA527A">
            <w:pPr>
              <w:pStyle w:val="Web"/>
              <w:rPr>
                <w:ins w:id="701" w:author="Nick Nicholas" w:date="2018-02-14T14:48:00Z"/>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FE101FD" w14:textId="7C3921CA" w:rsidR="00BA527A" w:rsidRDefault="00BA527A">
            <w:pPr>
              <w:rPr>
                <w:ins w:id="702" w:author="Nick Nicholas" w:date="2018-02-14T14:48:00Z"/>
                <w:lang w:val="en-AU"/>
              </w:rPr>
            </w:pPr>
            <w:ins w:id="703" w:author="Nick Nicholas" w:date="2018-02-14T14:49:00Z">
              <w:r>
                <w:rPr>
                  <w:lang w:val="en-AU"/>
                </w:rPr>
                <w:t>IdRefType</w:t>
              </w:r>
            </w:ins>
            <w:bookmarkStart w:id="704" w:name="_GoBack"/>
            <w:bookmarkEnd w:id="704"/>
          </w:p>
        </w:tc>
      </w:tr>
      <w:tr w:rsidR="00295364" w14:paraId="35BC311C"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45C37874"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6F0D15B" w14:textId="77777777" w:rsidR="00295364" w:rsidRDefault="00295364">
            <w:pPr>
              <w:rPr>
                <w:sz w:val="20"/>
                <w:szCs w:val="20"/>
              </w:rPr>
            </w:pPr>
            <w:bookmarkStart w:id="705" w:name="GradingAssignment__SchoolInfoRefId"/>
            <w:r>
              <w:rPr>
                <w:sz w:val="20"/>
                <w:szCs w:val="20"/>
              </w:rPr>
              <w:t>SchoolInfoRefId</w:t>
            </w:r>
            <w:bookmarkEnd w:id="70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9C85D9"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C79DFE" w14:textId="77777777" w:rsidR="00295364" w:rsidRDefault="00295364">
            <w:pPr>
              <w:pStyle w:val="Web"/>
            </w:pPr>
            <w:r>
              <w:t>The Id (GUID) that uniquely identifies the School in which this assignment has been set.</w:t>
            </w:r>
          </w:p>
          <w:p w14:paraId="3F04C9AD"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B9D8BA" w14:textId="77777777" w:rsidR="00295364" w:rsidRDefault="004524E3">
            <w:hyperlink r:id="rId26" w:anchor="IdRefType" w:history="1">
              <w:r w:rsidR="00295364">
                <w:rPr>
                  <w:rFonts w:ascii="Courier New" w:hAnsi="Courier New" w:cs="Courier New"/>
                  <w:color w:val="005696"/>
                  <w:sz w:val="20"/>
                  <w:szCs w:val="20"/>
                </w:rPr>
                <w:t>IdRefType</w:t>
              </w:r>
            </w:hyperlink>
          </w:p>
        </w:tc>
      </w:tr>
      <w:tr w:rsidR="00295364" w14:paraId="325366A0"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0FB4DB56"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4F35C1" w14:textId="77777777" w:rsidR="00295364" w:rsidRDefault="00295364">
            <w:pPr>
              <w:rPr>
                <w:sz w:val="20"/>
                <w:szCs w:val="20"/>
              </w:rPr>
            </w:pPr>
            <w:bookmarkStart w:id="706" w:name="GradingAssignment__GradingCategory"/>
            <w:r>
              <w:rPr>
                <w:sz w:val="20"/>
                <w:szCs w:val="20"/>
              </w:rPr>
              <w:t>GradingCategory</w:t>
            </w:r>
            <w:bookmarkEnd w:id="70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1CDF9D8"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F686F2" w14:textId="77777777" w:rsidR="00295364" w:rsidRDefault="00295364">
            <w:pPr>
              <w:pStyle w:val="Web"/>
            </w:pPr>
            <w:r>
              <w:t>A particular grading category for the assignment, used to provide grouping and type information.</w:t>
            </w:r>
          </w:p>
          <w:p w14:paraId="6DA3C396"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9341E3" w14:textId="77777777" w:rsidR="00295364" w:rsidRDefault="004524E3">
            <w:hyperlink r:id="rId27" w:anchor="normalizedString" w:history="1">
              <w:r w:rsidR="00295364">
                <w:rPr>
                  <w:rFonts w:ascii="Courier New" w:hAnsi="Courier New" w:cs="Courier New"/>
                  <w:color w:val="005696"/>
                  <w:sz w:val="20"/>
                  <w:szCs w:val="20"/>
                </w:rPr>
                <w:t>xs:normalizedString</w:t>
              </w:r>
            </w:hyperlink>
          </w:p>
        </w:tc>
      </w:tr>
      <w:tr w:rsidR="00295364" w14:paraId="75EFEE06"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4494D4B4"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CB0C94C" w14:textId="77777777" w:rsidR="00295364" w:rsidRDefault="00295364">
            <w:pPr>
              <w:rPr>
                <w:sz w:val="20"/>
                <w:szCs w:val="20"/>
              </w:rPr>
            </w:pPr>
            <w:bookmarkStart w:id="707" w:name="GradingAssignment__Description"/>
            <w:r>
              <w:rPr>
                <w:sz w:val="20"/>
                <w:szCs w:val="20"/>
              </w:rPr>
              <w:t>Description</w:t>
            </w:r>
            <w:bookmarkEnd w:id="70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271C29"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70298A" w14:textId="77777777" w:rsidR="00295364" w:rsidRDefault="00295364">
            <w:pPr>
              <w:pStyle w:val="Web"/>
            </w:pPr>
            <w:r>
              <w:t>The text-based description of the assignment.</w:t>
            </w:r>
          </w:p>
          <w:p w14:paraId="51F6420A"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50483B" w14:textId="77777777" w:rsidR="00295364" w:rsidRDefault="004524E3">
            <w:hyperlink r:id="rId28" w:anchor="normalizedString" w:history="1">
              <w:r w:rsidR="00295364">
                <w:rPr>
                  <w:rFonts w:ascii="Courier New" w:hAnsi="Courier New" w:cs="Courier New"/>
                  <w:color w:val="005696"/>
                  <w:sz w:val="20"/>
                  <w:szCs w:val="20"/>
                </w:rPr>
                <w:t>xs:normalizedString</w:t>
              </w:r>
            </w:hyperlink>
          </w:p>
        </w:tc>
      </w:tr>
      <w:tr w:rsidR="00295364" w14:paraId="524C62A5"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108B6048"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DF9669F" w14:textId="77777777" w:rsidR="00295364" w:rsidRDefault="00295364">
            <w:pPr>
              <w:rPr>
                <w:sz w:val="20"/>
                <w:szCs w:val="20"/>
              </w:rPr>
            </w:pPr>
            <w:bookmarkStart w:id="708" w:name="GradingAssignment__PointsPossible"/>
            <w:r>
              <w:rPr>
                <w:sz w:val="20"/>
                <w:szCs w:val="20"/>
              </w:rPr>
              <w:t>PointsPossible</w:t>
            </w:r>
            <w:bookmarkEnd w:id="70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E2D200"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9F4DF2" w14:textId="77777777" w:rsidR="00295364" w:rsidRDefault="00295364">
            <w:pPr>
              <w:pStyle w:val="Web"/>
            </w:pPr>
            <w:r>
              <w:t>The points possible on the assignment.</w:t>
            </w:r>
          </w:p>
          <w:p w14:paraId="7D7E382B"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E3DC21A" w14:textId="77777777" w:rsidR="00295364" w:rsidRDefault="004524E3">
            <w:hyperlink r:id="rId29" w:anchor="unsignedInt" w:history="1">
              <w:r w:rsidR="00295364">
                <w:rPr>
                  <w:rFonts w:ascii="Courier New" w:hAnsi="Courier New" w:cs="Courier New"/>
                  <w:color w:val="005696"/>
                  <w:sz w:val="20"/>
                  <w:szCs w:val="20"/>
                </w:rPr>
                <w:t>xs:unsignedInt</w:t>
              </w:r>
            </w:hyperlink>
          </w:p>
        </w:tc>
      </w:tr>
      <w:tr w:rsidR="00295364" w14:paraId="4A42E4F9"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57712FE1"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469FB5" w14:textId="77777777" w:rsidR="00295364" w:rsidRDefault="00295364">
            <w:pPr>
              <w:rPr>
                <w:sz w:val="20"/>
                <w:szCs w:val="20"/>
              </w:rPr>
            </w:pPr>
            <w:bookmarkStart w:id="709" w:name="GradingAssignment__CreateDate"/>
            <w:r>
              <w:rPr>
                <w:sz w:val="20"/>
                <w:szCs w:val="20"/>
              </w:rPr>
              <w:t>CreateDate</w:t>
            </w:r>
            <w:bookmarkEnd w:id="709"/>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69BBD8"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58262E" w14:textId="77777777" w:rsidR="00295364" w:rsidRDefault="00295364">
            <w:pPr>
              <w:pStyle w:val="Web"/>
            </w:pPr>
            <w:r>
              <w:t>Creation date of the assignment.</w:t>
            </w:r>
          </w:p>
          <w:p w14:paraId="23BDB550"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FE1889E" w14:textId="77777777" w:rsidR="00295364" w:rsidRDefault="004524E3">
            <w:hyperlink r:id="rId30" w:anchor="date" w:history="1">
              <w:r w:rsidR="00295364">
                <w:rPr>
                  <w:rFonts w:ascii="Courier New" w:hAnsi="Courier New" w:cs="Courier New"/>
                  <w:color w:val="005696"/>
                  <w:sz w:val="20"/>
                  <w:szCs w:val="20"/>
                </w:rPr>
                <w:t>xs:date</w:t>
              </w:r>
            </w:hyperlink>
          </w:p>
        </w:tc>
      </w:tr>
      <w:tr w:rsidR="00295364" w14:paraId="515E15F2"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0356FA8E"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D6C1C0" w14:textId="77777777" w:rsidR="00295364" w:rsidRDefault="00295364">
            <w:pPr>
              <w:rPr>
                <w:sz w:val="20"/>
                <w:szCs w:val="20"/>
              </w:rPr>
            </w:pPr>
            <w:bookmarkStart w:id="710" w:name="GradingAssignment__DueDate"/>
            <w:r>
              <w:rPr>
                <w:sz w:val="20"/>
                <w:szCs w:val="20"/>
              </w:rPr>
              <w:t>DueDate</w:t>
            </w:r>
            <w:bookmarkEnd w:id="71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BD3A403"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147E8F2" w14:textId="77777777" w:rsidR="00295364" w:rsidRDefault="00295364">
            <w:pPr>
              <w:pStyle w:val="Web"/>
            </w:pPr>
            <w:r>
              <w:t>Date the assignment is due.</w:t>
            </w:r>
          </w:p>
          <w:p w14:paraId="1EC06E4C"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54200A" w14:textId="77777777" w:rsidR="00295364" w:rsidRDefault="004524E3">
            <w:hyperlink r:id="rId31" w:anchor="date" w:history="1">
              <w:r w:rsidR="00295364">
                <w:rPr>
                  <w:rFonts w:ascii="Courier New" w:hAnsi="Courier New" w:cs="Courier New"/>
                  <w:color w:val="005696"/>
                  <w:sz w:val="20"/>
                  <w:szCs w:val="20"/>
                </w:rPr>
                <w:t>xs:date</w:t>
              </w:r>
            </w:hyperlink>
          </w:p>
        </w:tc>
      </w:tr>
      <w:tr w:rsidR="00295364" w14:paraId="0F6C69EE"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217CB77D"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897F054" w14:textId="77777777" w:rsidR="00295364" w:rsidRDefault="00295364">
            <w:pPr>
              <w:rPr>
                <w:sz w:val="20"/>
                <w:szCs w:val="20"/>
              </w:rPr>
            </w:pPr>
            <w:bookmarkStart w:id="711" w:name="GradingAssignment__Weight"/>
            <w:r>
              <w:rPr>
                <w:sz w:val="20"/>
                <w:szCs w:val="20"/>
              </w:rPr>
              <w:t>Weight</w:t>
            </w:r>
            <w:bookmarkEnd w:id="71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EBB005"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CC59B3" w14:textId="77777777" w:rsidR="00295364" w:rsidRDefault="00295364">
            <w:pPr>
              <w:pStyle w:val="Web"/>
            </w:pPr>
            <w:r>
              <w:t>The weight of the assignment.</w:t>
            </w:r>
          </w:p>
          <w:p w14:paraId="759A1678"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5CEFE8" w14:textId="77777777" w:rsidR="00295364" w:rsidRDefault="004524E3">
            <w:hyperlink r:id="rId32" w:anchor="decimal" w:history="1">
              <w:r w:rsidR="00295364">
                <w:rPr>
                  <w:rFonts w:ascii="Courier New" w:hAnsi="Courier New" w:cs="Courier New"/>
                  <w:color w:val="005696"/>
                  <w:sz w:val="20"/>
                  <w:szCs w:val="20"/>
                </w:rPr>
                <w:t>xs:decimal</w:t>
              </w:r>
            </w:hyperlink>
          </w:p>
        </w:tc>
      </w:tr>
      <w:tr w:rsidR="00295364" w14:paraId="7562ED12"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4D289059"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368BB6" w14:textId="77777777" w:rsidR="00295364" w:rsidRDefault="00295364">
            <w:pPr>
              <w:rPr>
                <w:sz w:val="20"/>
                <w:szCs w:val="20"/>
              </w:rPr>
            </w:pPr>
            <w:bookmarkStart w:id="712" w:name="GradingAssignment__MaxAttemptsAllowed"/>
            <w:r>
              <w:rPr>
                <w:sz w:val="20"/>
                <w:szCs w:val="20"/>
              </w:rPr>
              <w:t>MaxAttemptsAllowed</w:t>
            </w:r>
            <w:bookmarkEnd w:id="71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9A95BD"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6F5E94" w14:textId="77777777" w:rsidR="00295364" w:rsidRDefault="00295364">
            <w:pPr>
              <w:pStyle w:val="Web"/>
            </w:pPr>
            <w:r>
              <w:t>How many attempts the student is allowed on the assignment (applicable particularly to online activities).</w:t>
            </w:r>
          </w:p>
          <w:p w14:paraId="638C5BAF"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AA63599" w14:textId="77777777" w:rsidR="00295364" w:rsidRDefault="004524E3">
            <w:hyperlink r:id="rId33" w:anchor="integer" w:history="1">
              <w:r w:rsidR="00295364">
                <w:rPr>
                  <w:rFonts w:ascii="Courier New" w:hAnsi="Courier New" w:cs="Courier New"/>
                  <w:color w:val="005696"/>
                  <w:sz w:val="20"/>
                  <w:szCs w:val="20"/>
                </w:rPr>
                <w:t>xs:integer</w:t>
              </w:r>
            </w:hyperlink>
          </w:p>
        </w:tc>
      </w:tr>
      <w:tr w:rsidR="00295364" w14:paraId="5656BF9B"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6F2DB81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7FCEBA7" w14:textId="77777777" w:rsidR="00295364" w:rsidRDefault="00295364">
            <w:pPr>
              <w:rPr>
                <w:sz w:val="20"/>
                <w:szCs w:val="20"/>
              </w:rPr>
            </w:pPr>
            <w:bookmarkStart w:id="713" w:name="GradingAssignment__DetailedDescriptionUR"/>
            <w:r>
              <w:rPr>
                <w:sz w:val="20"/>
                <w:szCs w:val="20"/>
              </w:rPr>
              <w:t>DetailedDescriptionURL</w:t>
            </w:r>
            <w:bookmarkEnd w:id="71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CE94BA5"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07DAF3" w14:textId="77777777" w:rsidR="00295364" w:rsidRDefault="00295364">
            <w:pPr>
              <w:pStyle w:val="Web"/>
            </w:pPr>
            <w:r>
              <w:t>The location of the document that describes the assignment. If Type is PDF, this element will contain the Base64 encoding of the entire document. Preferred against DetailedDescriptionBinary for online assessment.</w:t>
            </w:r>
          </w:p>
          <w:p w14:paraId="2167663C"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C9C9FD" w14:textId="77777777" w:rsidR="00295364" w:rsidRDefault="004524E3">
            <w:hyperlink r:id="rId34" w:anchor="anyURI" w:history="1">
              <w:r w:rsidR="00295364">
                <w:rPr>
                  <w:rFonts w:ascii="Courier New" w:hAnsi="Courier New" w:cs="Courier New"/>
                  <w:color w:val="005696"/>
                  <w:sz w:val="20"/>
                  <w:szCs w:val="20"/>
                </w:rPr>
                <w:t>xs:anyURI</w:t>
              </w:r>
            </w:hyperlink>
          </w:p>
        </w:tc>
      </w:tr>
      <w:tr w:rsidR="00295364" w14:paraId="11897C8A"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59018F33"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DF74F7" w14:textId="77777777" w:rsidR="00295364" w:rsidRDefault="00295364">
            <w:pPr>
              <w:rPr>
                <w:sz w:val="20"/>
                <w:szCs w:val="20"/>
              </w:rPr>
            </w:pPr>
            <w:bookmarkStart w:id="714" w:name="GradingAssignment__DetailedDescriptionBi"/>
            <w:r>
              <w:rPr>
                <w:sz w:val="20"/>
                <w:szCs w:val="20"/>
              </w:rPr>
              <w:t>DetailedDescriptionBinary</w:t>
            </w:r>
            <w:bookmarkEnd w:id="71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696EE9D"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74CD06E" w14:textId="77777777" w:rsidR="00295364" w:rsidRDefault="00295364">
            <w:pPr>
              <w:pStyle w:val="Web"/>
            </w:pPr>
            <w:r>
              <w:t>The Base64 encoding of a document (e.g. PDF) describing the assignment.</w:t>
            </w:r>
          </w:p>
          <w:p w14:paraId="38E4EC2B"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1451027" w14:textId="77777777" w:rsidR="00295364" w:rsidRDefault="004524E3">
            <w:hyperlink r:id="rId35" w:anchor="base64Binary" w:history="1">
              <w:r w:rsidR="00295364">
                <w:rPr>
                  <w:rFonts w:ascii="Courier New" w:hAnsi="Courier New" w:cs="Courier New"/>
                  <w:color w:val="005696"/>
                  <w:sz w:val="20"/>
                  <w:szCs w:val="20"/>
                </w:rPr>
                <w:t>xs:base64Binary</w:t>
              </w:r>
            </w:hyperlink>
          </w:p>
        </w:tc>
      </w:tr>
      <w:tr w:rsidR="00295364" w14:paraId="24DE262F"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627B81D6" w14:textId="77777777" w:rsidR="00295364" w:rsidRDefault="00295364">
            <w:pPr>
              <w:jc w:val="center"/>
              <w:rPr>
                <w:b/>
                <w:bCs/>
                <w:color w:val="005696"/>
                <w:sz w:val="21"/>
                <w:szCs w:val="21"/>
              </w:rPr>
            </w:pPr>
            <w:r>
              <w:rPr>
                <w:b/>
                <w:bCs/>
                <w:color w:val="005696"/>
                <w:sz w:val="21"/>
                <w:szCs w:val="21"/>
              </w:rPr>
              <w:lastRenderedPageBreak/>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730E86D" w14:textId="77777777" w:rsidR="00295364" w:rsidRDefault="00295364">
            <w:pPr>
              <w:rPr>
                <w:sz w:val="20"/>
                <w:szCs w:val="20"/>
              </w:rPr>
            </w:pPr>
            <w:bookmarkStart w:id="715" w:name="GradingAssignment__AssessmentType"/>
            <w:r>
              <w:rPr>
                <w:sz w:val="20"/>
                <w:szCs w:val="20"/>
              </w:rPr>
              <w:t>AssessmentType</w:t>
            </w:r>
            <w:bookmarkEnd w:id="71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5176D6"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248D665" w14:textId="77777777" w:rsidR="00295364" w:rsidRDefault="00295364">
            <w:pPr>
              <w:pStyle w:val="Web"/>
            </w:pPr>
            <w:r>
              <w:t>Type of assessment (e.g. diagnostic vs paedagogical).</w:t>
            </w:r>
          </w:p>
          <w:p w14:paraId="4F55B4AF"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6018F2B" w14:textId="77777777" w:rsidR="00295364" w:rsidRDefault="004524E3">
            <w:hyperlink r:id="rId36" w:anchor="token" w:history="1">
              <w:r w:rsidR="00295364">
                <w:rPr>
                  <w:rFonts w:ascii="Courier New" w:hAnsi="Courier New" w:cs="Courier New"/>
                  <w:color w:val="005696"/>
                  <w:sz w:val="20"/>
                  <w:szCs w:val="20"/>
                </w:rPr>
                <w:t>xs:token</w:t>
              </w:r>
            </w:hyperlink>
          </w:p>
        </w:tc>
      </w:tr>
      <w:tr w:rsidR="00295364" w14:paraId="1D3BB385"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796BB070"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5CB0F3" w14:textId="77777777" w:rsidR="00295364" w:rsidRDefault="00295364">
            <w:pPr>
              <w:rPr>
                <w:sz w:val="20"/>
                <w:szCs w:val="20"/>
              </w:rPr>
            </w:pPr>
            <w:bookmarkStart w:id="716" w:name="GradingAssignment__LevelAssessed"/>
            <w:r>
              <w:rPr>
                <w:sz w:val="20"/>
                <w:szCs w:val="20"/>
              </w:rPr>
              <w:t>LevelAssessed</w:t>
            </w:r>
            <w:bookmarkEnd w:id="71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5FD224A"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B191359" w14:textId="77777777" w:rsidR="00295364" w:rsidRDefault="00295364">
            <w:pPr>
              <w:pStyle w:val="Web"/>
            </w:pPr>
            <w:r>
              <w:t>Level at which assessment is aimed; may be year level.</w:t>
            </w:r>
          </w:p>
          <w:p w14:paraId="6C082C73"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09E1FEE" w14:textId="77777777" w:rsidR="00295364" w:rsidRDefault="004524E3">
            <w:hyperlink r:id="rId37" w:anchor="token" w:history="1">
              <w:r w:rsidR="00295364">
                <w:rPr>
                  <w:rFonts w:ascii="Courier New" w:hAnsi="Courier New" w:cs="Courier New"/>
                  <w:color w:val="005696"/>
                  <w:sz w:val="20"/>
                  <w:szCs w:val="20"/>
                </w:rPr>
                <w:t>xs:token</w:t>
              </w:r>
            </w:hyperlink>
          </w:p>
        </w:tc>
      </w:tr>
      <w:tr w:rsidR="00295364" w14:paraId="45B3B5C4"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1662C8CA"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6BDAE32" w14:textId="77777777" w:rsidR="00295364" w:rsidRDefault="00295364">
            <w:pPr>
              <w:rPr>
                <w:sz w:val="20"/>
                <w:szCs w:val="20"/>
              </w:rPr>
            </w:pPr>
            <w:bookmarkStart w:id="717" w:name="GradingAssignment__AssignmentPurpose"/>
            <w:r>
              <w:rPr>
                <w:sz w:val="20"/>
                <w:szCs w:val="20"/>
              </w:rPr>
              <w:t>AssignmentPurpose</w:t>
            </w:r>
            <w:bookmarkEnd w:id="71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5D09294"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93E625" w14:textId="77777777" w:rsidR="00295364" w:rsidRDefault="00295364">
            <w:pPr>
              <w:pStyle w:val="Web"/>
            </w:pPr>
            <w:r>
              <w:t>Purpose for assignment.</w:t>
            </w:r>
          </w:p>
          <w:p w14:paraId="2DF103FE"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32E624" w14:textId="77777777" w:rsidR="00295364" w:rsidRDefault="004524E3">
            <w:hyperlink r:id="rId38" w:anchor="normalizedString" w:history="1">
              <w:r w:rsidR="00295364">
                <w:rPr>
                  <w:rFonts w:ascii="Courier New" w:hAnsi="Courier New" w:cs="Courier New"/>
                  <w:color w:val="005696"/>
                  <w:sz w:val="20"/>
                  <w:szCs w:val="20"/>
                </w:rPr>
                <w:t>xs:normalizedString</w:t>
              </w:r>
            </w:hyperlink>
          </w:p>
        </w:tc>
      </w:tr>
      <w:tr w:rsidR="00295364" w14:paraId="0C83A865"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1A50ED02"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A1202C" w14:textId="77777777" w:rsidR="00295364" w:rsidRDefault="00295364">
            <w:pPr>
              <w:rPr>
                <w:sz w:val="20"/>
                <w:szCs w:val="20"/>
              </w:rPr>
            </w:pPr>
            <w:bookmarkStart w:id="718" w:name="GradingAssignment__SubAssignmentList"/>
            <w:r>
              <w:rPr>
                <w:sz w:val="20"/>
                <w:szCs w:val="20"/>
              </w:rPr>
              <w:t>SubAssignmentList</w:t>
            </w:r>
            <w:bookmarkEnd w:id="71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95C058A"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4D3288" w14:textId="77777777" w:rsidR="00295364" w:rsidRDefault="00295364">
            <w:pPr>
              <w:pStyle w:val="Web"/>
            </w:pPr>
            <w:r>
              <w:t>Assignments which this assignment is composed of.</w:t>
            </w:r>
          </w:p>
          <w:p w14:paraId="7E987C78"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EC0B8B" w14:textId="77777777" w:rsidR="00295364" w:rsidRDefault="004524E3">
            <w:hyperlink r:id="rId39" w:anchor="AssignmentListType" w:history="1">
              <w:r w:rsidR="00295364">
                <w:rPr>
                  <w:rFonts w:ascii="Courier New" w:hAnsi="Courier New" w:cs="Courier New"/>
                  <w:color w:val="005696"/>
                  <w:sz w:val="20"/>
                  <w:szCs w:val="20"/>
                </w:rPr>
                <w:t>AssignmentListType</w:t>
              </w:r>
            </w:hyperlink>
          </w:p>
        </w:tc>
      </w:tr>
      <w:tr w:rsidR="00295364" w14:paraId="22F06F23"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31DFD673"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32D69C" w14:textId="77777777" w:rsidR="00295364" w:rsidRDefault="00295364">
            <w:pPr>
              <w:rPr>
                <w:sz w:val="20"/>
                <w:szCs w:val="20"/>
              </w:rPr>
            </w:pPr>
            <w:bookmarkStart w:id="719" w:name="GradingAssignment__RubricScoringGuide"/>
            <w:r>
              <w:rPr>
                <w:sz w:val="20"/>
                <w:szCs w:val="20"/>
              </w:rPr>
              <w:t>RubricScoringGuide</w:t>
            </w:r>
            <w:bookmarkEnd w:id="719"/>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6020E7"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DAE5B5" w14:textId="77777777" w:rsidR="00295364" w:rsidRDefault="00295364">
            <w:pPr>
              <w:pStyle w:val="Web"/>
            </w:pPr>
            <w:r>
              <w:t>Rubric Scoring information.</w:t>
            </w:r>
          </w:p>
          <w:p w14:paraId="22AB158B"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662D9C" w14:textId="77777777" w:rsidR="00295364" w:rsidRDefault="004524E3">
            <w:hyperlink r:id="rId40" w:anchor="GenericRubricType" w:history="1">
              <w:r w:rsidR="00295364">
                <w:rPr>
                  <w:rFonts w:ascii="Courier New" w:hAnsi="Courier New" w:cs="Courier New"/>
                  <w:color w:val="005696"/>
                  <w:sz w:val="20"/>
                  <w:szCs w:val="20"/>
                </w:rPr>
                <w:t>GenericRubricType</w:t>
              </w:r>
            </w:hyperlink>
          </w:p>
        </w:tc>
      </w:tr>
      <w:tr w:rsidR="00295364" w14:paraId="1AC7ADAC"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7CE4490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CD343D0" w14:textId="77777777" w:rsidR="00295364" w:rsidRDefault="00295364">
            <w:pPr>
              <w:rPr>
                <w:sz w:val="20"/>
                <w:szCs w:val="20"/>
              </w:rPr>
            </w:pPr>
            <w:bookmarkStart w:id="720" w:name="GradingAssignment__PrerequisiteList"/>
            <w:r>
              <w:rPr>
                <w:sz w:val="20"/>
                <w:szCs w:val="20"/>
              </w:rPr>
              <w:t>PrerequisiteList</w:t>
            </w:r>
            <w:bookmarkEnd w:id="72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FDD5AC1"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EF6FEF" w14:textId="77777777" w:rsidR="00295364" w:rsidRDefault="00295364">
            <w:pPr>
              <w:pStyle w:val="Web"/>
            </w:pPr>
            <w:r>
              <w:t>Prerequisite conditions to be met for assessment.</w:t>
            </w:r>
          </w:p>
          <w:p w14:paraId="51A60B26"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069D26" w14:textId="77777777" w:rsidR="00295364" w:rsidRDefault="004524E3">
            <w:hyperlink r:id="rId41" w:anchor="PrerequisiteListType" w:history="1">
              <w:r w:rsidR="00295364">
                <w:rPr>
                  <w:rFonts w:ascii="Courier New" w:hAnsi="Courier New" w:cs="Courier New"/>
                  <w:color w:val="005696"/>
                  <w:sz w:val="20"/>
                  <w:szCs w:val="20"/>
                </w:rPr>
                <w:t>PrerequisiteListType</w:t>
              </w:r>
            </w:hyperlink>
          </w:p>
        </w:tc>
      </w:tr>
      <w:tr w:rsidR="00295364" w14:paraId="402EA027"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795E646A"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3F3AE8" w14:textId="77777777" w:rsidR="00295364" w:rsidRDefault="00295364">
            <w:pPr>
              <w:rPr>
                <w:sz w:val="20"/>
                <w:szCs w:val="20"/>
              </w:rPr>
            </w:pPr>
            <w:bookmarkStart w:id="721" w:name="GradingAssignment__LearningStandardList"/>
            <w:r>
              <w:rPr>
                <w:sz w:val="20"/>
                <w:szCs w:val="20"/>
              </w:rPr>
              <w:t>LearningStandardList</w:t>
            </w:r>
            <w:bookmarkEnd w:id="72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C3AE9F"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0EE985" w14:textId="77777777" w:rsidR="00295364" w:rsidRDefault="00295364">
            <w:pPr>
              <w:pStyle w:val="Web"/>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217267" w14:textId="77777777" w:rsidR="00295364" w:rsidRDefault="004524E3">
            <w:hyperlink r:id="rId42" w:anchor="LearningStandardListType" w:history="1">
              <w:r w:rsidR="00295364">
                <w:rPr>
                  <w:rFonts w:ascii="Courier New" w:hAnsi="Courier New" w:cs="Courier New"/>
                  <w:color w:val="005696"/>
                  <w:sz w:val="20"/>
                  <w:szCs w:val="20"/>
                </w:rPr>
                <w:t>LearningStandardListType</w:t>
              </w:r>
            </w:hyperlink>
          </w:p>
        </w:tc>
      </w:tr>
      <w:tr w:rsidR="00295364" w14:paraId="01A6C262"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57C2BDA0"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4F18B93" w14:textId="77777777" w:rsidR="00295364" w:rsidRDefault="00295364">
            <w:pPr>
              <w:rPr>
                <w:sz w:val="20"/>
                <w:szCs w:val="20"/>
              </w:rPr>
            </w:pPr>
            <w:bookmarkStart w:id="722" w:name="GradingAssignment__SIF_Metadata"/>
            <w:r>
              <w:rPr>
                <w:sz w:val="20"/>
                <w:szCs w:val="20"/>
              </w:rPr>
              <w:t>SIF_Metadata</w:t>
            </w:r>
            <w:bookmarkEnd w:id="72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1846830"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9DAE7C"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3BBBF8" w14:textId="77777777" w:rsidR="00295364" w:rsidRDefault="004524E3">
            <w:hyperlink r:id="rId43" w:anchor="SIF_MetadataType" w:history="1">
              <w:r w:rsidR="00295364">
                <w:rPr>
                  <w:rFonts w:ascii="Courier New" w:hAnsi="Courier New" w:cs="Courier New"/>
                  <w:color w:val="005696"/>
                  <w:sz w:val="20"/>
                  <w:szCs w:val="20"/>
                </w:rPr>
                <w:t>SIF_MetadataType</w:t>
              </w:r>
            </w:hyperlink>
          </w:p>
        </w:tc>
      </w:tr>
      <w:tr w:rsidR="00295364" w14:paraId="175C1CEE" w14:textId="77777777" w:rsidTr="00295364">
        <w:tc>
          <w:tcPr>
            <w:tcW w:w="0" w:type="auto"/>
            <w:tcBorders>
              <w:top w:val="single" w:sz="6" w:space="0" w:color="005696"/>
              <w:left w:val="single" w:sz="6" w:space="0" w:color="005696"/>
              <w:bottom w:val="single" w:sz="6" w:space="0" w:color="005696"/>
              <w:right w:val="single" w:sz="6" w:space="0" w:color="005696"/>
            </w:tcBorders>
            <w:hideMark/>
          </w:tcPr>
          <w:p w14:paraId="757BE04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58B461" w14:textId="77777777" w:rsidR="00295364" w:rsidRDefault="00295364">
            <w:pPr>
              <w:rPr>
                <w:sz w:val="20"/>
                <w:szCs w:val="20"/>
              </w:rPr>
            </w:pPr>
            <w:bookmarkStart w:id="723" w:name="GradingAssignment__SIF_ExtendedElements"/>
            <w:r>
              <w:rPr>
                <w:sz w:val="20"/>
                <w:szCs w:val="20"/>
              </w:rPr>
              <w:t>SIF_ExtendedElements</w:t>
            </w:r>
            <w:bookmarkEnd w:id="72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20CBA7D"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5B31AB"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E8D21F2" w14:textId="77777777" w:rsidR="00295364" w:rsidRDefault="004524E3">
            <w:hyperlink r:id="rId44" w:anchor="SIF_ExtendedElementsType" w:history="1">
              <w:r w:rsidR="00295364">
                <w:rPr>
                  <w:rFonts w:ascii="Courier New" w:hAnsi="Courier New" w:cs="Courier New"/>
                  <w:color w:val="005696"/>
                  <w:sz w:val="20"/>
                  <w:szCs w:val="20"/>
                </w:rPr>
                <w:t>SIF_ExtendedElementsType</w:t>
              </w:r>
            </w:hyperlink>
          </w:p>
        </w:tc>
      </w:tr>
    </w:tbl>
    <w:p w14:paraId="43CE8C09" w14:textId="77777777" w:rsidR="00295364" w:rsidRDefault="00295364" w:rsidP="00295364">
      <w:r>
        <w:rPr>
          <w:rStyle w:val="Caption1"/>
        </w:rPr>
        <w:t>Table 3.3.11-1: GradingAssignment</w:t>
      </w:r>
      <w:bookmarkStart w:id="724" w:name="Example33111GradingAssignment"/>
      <w:r>
        <w:t xml:space="preserve"> </w:t>
      </w:r>
    </w:p>
    <w:p w14:paraId="65DF0A3C" w14:textId="2C9E14BC"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&lt;GradingAssignment Ref</w:t>
      </w:r>
      <w:r w:rsidR="0022772A">
        <w:rPr>
          <w:rFonts w:ascii="Courier New" w:hAnsi="Courier New" w:cs="Courier New"/>
          <w:sz w:val="20"/>
          <w:szCs w:val="20"/>
          <w:lang w:val="en-US"/>
        </w:rPr>
        <w:t>”</w:t>
      </w:r>
      <w:r w:rsidRPr="007A6448">
        <w:rPr>
          <w:rFonts w:ascii="Courier New" w:hAnsi="Courier New" w:cs="Courier New"/>
          <w:sz w:val="20"/>
          <w:szCs w:val="20"/>
          <w:lang w:val="en-US"/>
        </w:rPr>
        <w:t>d="359D7510-1AD0-A9D7-A8C3-DAD0A8510</w:t>
      </w:r>
      <w:r w:rsidR="0022772A">
        <w:rPr>
          <w:rFonts w:ascii="Courier New" w:hAnsi="Courier New" w:cs="Courier New"/>
          <w:sz w:val="20"/>
          <w:szCs w:val="20"/>
          <w:lang w:val="en-US"/>
        </w:rPr>
        <w:t>”</w:t>
      </w:r>
      <w:r w:rsidRPr="007A6448">
        <w:rPr>
          <w:rFonts w:ascii="Courier New" w:hAnsi="Courier New" w:cs="Courier New"/>
          <w:sz w:val="20"/>
          <w:szCs w:val="20"/>
          <w:lang w:val="en-US"/>
        </w:rPr>
        <w:t>A2"&gt;</w:t>
      </w:r>
    </w:p>
    <w:p w14:paraId="38989F40"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&lt;TeachingGroupRefId&gt;D0A0A27A-D0A8-510A-D9D7-5101A8C3DA39&lt;/TeachingGroupRefId&gt;</w:t>
      </w:r>
    </w:p>
    <w:p w14:paraId="522232F7"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&lt;SchoolInfoRefId&gt;11737EA4-301C-ADCA-75C8-7214A7C46BDB&lt;/SchoolInfoRefId&gt;</w:t>
      </w:r>
    </w:p>
    <w:p w14:paraId="050A09F9"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&lt;GradingCategory&gt;Classroom Test&lt;/GradingCategory&gt;</w:t>
      </w:r>
    </w:p>
    <w:p w14:paraId="6D2D3992"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&lt;Description&gt;Pop Quiz&lt;/Description&gt;</w:t>
      </w:r>
    </w:p>
    <w:p w14:paraId="7B068501"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&lt;PointsPossible&gt;100&lt;/PointsPossible&gt;</w:t>
      </w:r>
    </w:p>
    <w:p w14:paraId="44297804"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&lt;CreateDate&gt;2000-11-21&lt;/CreateDate&gt;</w:t>
      </w:r>
    </w:p>
    <w:p w14:paraId="05EE06A7"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&lt;DueDate&gt;2000-11-25&lt;/DueDate&gt;</w:t>
      </w:r>
    </w:p>
    <w:p w14:paraId="1781D5F0"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&lt;Weight&gt;1.0&lt;/Weight&gt;</w:t>
      </w:r>
    </w:p>
    <w:p w14:paraId="6AF9248A"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&lt;DetailedDescriptionURL&gt;http://www.assignmentinfo.com/assignment1.pdf&lt;/DetailedDescriptionURL&gt;</w:t>
      </w:r>
    </w:p>
    <w:p w14:paraId="72FB9F7E" w14:textId="77777777" w:rsidR="00295364" w:rsidRDefault="00295364" w:rsidP="00295364">
      <w:pPr>
        <w:shd w:val="clear" w:color="auto" w:fill="FAFAFA"/>
        <w:rPr>
          <w:rFonts w:ascii="Courier New" w:hAnsi="Courier New" w:cs="Courier New"/>
          <w:sz w:val="20"/>
          <w:szCs w:val="20"/>
        </w:rPr>
      </w:pPr>
      <w:r>
        <w:rPr>
          <w:rFonts w:ascii="Courier New" w:hAnsi="Courier New" w:cs="Courier New"/>
          <w:sz w:val="20"/>
          <w:szCs w:val="20"/>
        </w:rPr>
        <w:t>&lt;/GradingAssignment&gt;</w:t>
      </w:r>
    </w:p>
    <w:bookmarkStart w:id="725" w:name="obj:GradingAssignmentScore"/>
    <w:bookmarkStart w:id="726" w:name="Figure33121GradingAssignmentScore"/>
    <w:bookmarkEnd w:id="724"/>
    <w:bookmarkEnd w:id="725"/>
    <w:bookmarkEnd w:id="726"/>
    <w:p w14:paraId="2E687E12" w14:textId="41E60B85" w:rsidR="00295364" w:rsidRDefault="00295364" w:rsidP="00295364">
      <w:pPr>
        <w:jc w:val="center"/>
      </w:pPr>
      <w:r>
        <w:fldChar w:fldCharType="begin"/>
      </w:r>
      <w:r>
        <w:instrText xml:space="preserve"> HYPERLINK "file:///C:\\Users\\Linda\\Dropbox%20(NSIP)\\Nick%20&amp;%20Linda\\3.4.2%20PreRelease%20plus%20Assessment%20workshop\\specgen\\GenerateSpecTool_5\\bin\\Debug\\dist\\Specification\\out\\diagrams\\GradingAssignmentScore.png" \t "_blank" </w:instrText>
      </w:r>
      <w:r>
        <w:fldChar w:fldCharType="separate"/>
      </w:r>
      <w:r w:rsidRPr="007A6448">
        <w:rPr>
          <w:b/>
          <w:bCs/>
          <w:noProof/>
          <w:color w:val="FFFFFF"/>
          <w:lang w:val="en-AU" w:eastAsia="en-AU"/>
        </w:rPr>
        <mc:AlternateContent>
          <mc:Choice Requires="wpg">
            <w:drawing>
              <wp:anchor distT="0" distB="0" distL="114300" distR="114300" simplePos="0" relativeHeight="251658240" behindDoc="0" locked="1" layoutInCell="1" allowOverlap="1" wp14:anchorId="5783ED5D" wp14:editId="18B6AB61">
                <wp:simplePos x="0" y="0"/>
                <wp:positionH relativeFrom="character">
                  <wp:posOffset>47625</wp:posOffset>
                </wp:positionH>
                <wp:positionV relativeFrom="line">
                  <wp:posOffset>142875</wp:posOffset>
                </wp:positionV>
                <wp:extent cx="5229225" cy="103632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10363200"/>
                          <a:chOff x="75" y="225"/>
                          <a:chExt cx="8235" cy="16320"/>
                        </a:xfrm>
                      </wpg:grpSpPr>
                      <wps:wsp>
                        <wps:cNvPr id="8" name="Rectangle 24">
                          <a:hlinkClick r:id="rId45"/>
                        </wps:cNvPr>
                        <wps:cNvSpPr>
                          <a:spLocks noChangeArrowheads="1"/>
                        </wps:cNvSpPr>
                        <wps:spPr bwMode="auto">
                          <a:xfrm>
                            <a:off x="4740" y="15915"/>
                            <a:ext cx="322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25">
                          <a:hlinkClick r:id="rId45"/>
                        </wps:cNvPr>
                        <wps:cNvSpPr>
                          <a:spLocks noChangeArrowheads="1"/>
                        </wps:cNvSpPr>
                        <wps:spPr bwMode="auto">
                          <a:xfrm>
                            <a:off x="4740" y="15060"/>
                            <a:ext cx="20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6">
                          <a:hlinkClick r:id="rId45"/>
                        </wps:cNvPr>
                        <wps:cNvSpPr>
                          <a:spLocks noChangeArrowheads="1"/>
                        </wps:cNvSpPr>
                        <wps:spPr bwMode="auto">
                          <a:xfrm>
                            <a:off x="4740" y="14205"/>
                            <a:ext cx="357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27">
                          <a:hlinkClick r:id="rId45"/>
                        </wps:cNvPr>
                        <wps:cNvSpPr>
                          <a:spLocks noChangeArrowheads="1"/>
                        </wps:cNvSpPr>
                        <wps:spPr bwMode="auto">
                          <a:xfrm>
                            <a:off x="4740" y="13350"/>
                            <a:ext cx="214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8">
                          <a:hlinkClick r:id="rId45"/>
                        </wps:cNvPr>
                        <wps:cNvSpPr>
                          <a:spLocks noChangeArrowheads="1"/>
                        </wps:cNvSpPr>
                        <wps:spPr bwMode="auto">
                          <a:xfrm>
                            <a:off x="4740" y="12495"/>
                            <a:ext cx="276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9">
                          <a:hlinkClick r:id="rId45"/>
                        </wps:cNvPr>
                        <wps:cNvSpPr>
                          <a:spLocks noChangeArrowheads="1"/>
                        </wps:cNvSpPr>
                        <wps:spPr bwMode="auto">
                          <a:xfrm>
                            <a:off x="4740" y="11640"/>
                            <a:ext cx="205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0">
                          <a:hlinkClick r:id="rId45"/>
                        </wps:cNvPr>
                        <wps:cNvSpPr>
                          <a:spLocks noChangeArrowheads="1"/>
                        </wps:cNvSpPr>
                        <wps:spPr bwMode="auto">
                          <a:xfrm>
                            <a:off x="4740" y="10785"/>
                            <a:ext cx="253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1">
                          <a:hlinkClick r:id="rId45"/>
                        </wps:cNvPr>
                        <wps:cNvSpPr>
                          <a:spLocks noChangeArrowheads="1"/>
                        </wps:cNvSpPr>
                        <wps:spPr bwMode="auto">
                          <a:xfrm>
                            <a:off x="4740" y="9930"/>
                            <a:ext cx="186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2">
                          <a:hlinkClick r:id="rId45"/>
                        </wps:cNvPr>
                        <wps:cNvSpPr>
                          <a:spLocks noChangeArrowheads="1"/>
                        </wps:cNvSpPr>
                        <wps:spPr bwMode="auto">
                          <a:xfrm>
                            <a:off x="4740" y="9075"/>
                            <a:ext cx="20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33">
                          <a:hlinkClick r:id="rId45"/>
                        </wps:cNvPr>
                        <wps:cNvSpPr>
                          <a:spLocks noChangeArrowheads="1"/>
                        </wps:cNvSpPr>
                        <wps:spPr bwMode="auto">
                          <a:xfrm>
                            <a:off x="4740" y="8220"/>
                            <a:ext cx="193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34">
                          <a:hlinkClick r:id="rId45"/>
                        </wps:cNvPr>
                        <wps:cNvSpPr>
                          <a:spLocks noChangeArrowheads="1"/>
                        </wps:cNvSpPr>
                        <wps:spPr bwMode="auto">
                          <a:xfrm>
                            <a:off x="4740" y="7365"/>
                            <a:ext cx="22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35">
                          <a:hlinkClick r:id="rId45"/>
                        </wps:cNvPr>
                        <wps:cNvSpPr>
                          <a:spLocks noChangeArrowheads="1"/>
                        </wps:cNvSpPr>
                        <wps:spPr bwMode="auto">
                          <a:xfrm>
                            <a:off x="4740" y="6510"/>
                            <a:ext cx="18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36">
                          <a:hlinkClick r:id="rId45"/>
                        </wps:cNvPr>
                        <wps:cNvSpPr>
                          <a:spLocks noChangeArrowheads="1"/>
                        </wps:cNvSpPr>
                        <wps:spPr bwMode="auto">
                          <a:xfrm>
                            <a:off x="4740" y="5655"/>
                            <a:ext cx="270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37">
                          <a:hlinkClick r:id="rId45"/>
                        </wps:cNvPr>
                        <wps:cNvSpPr>
                          <a:spLocks noChangeArrowheads="1"/>
                        </wps:cNvSpPr>
                        <wps:spPr bwMode="auto">
                          <a:xfrm>
                            <a:off x="4740" y="4800"/>
                            <a:ext cx="34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38">
                          <a:hlinkClick r:id="rId45"/>
                        </wps:cNvPr>
                        <wps:cNvSpPr>
                          <a:spLocks noChangeArrowheads="1"/>
                        </wps:cNvSpPr>
                        <wps:spPr bwMode="auto">
                          <a:xfrm>
                            <a:off x="4740" y="3945"/>
                            <a:ext cx="238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39">
                          <a:hlinkClick r:id="rId45"/>
                        </wps:cNvPr>
                        <wps:cNvSpPr>
                          <a:spLocks noChangeArrowheads="1"/>
                        </wps:cNvSpPr>
                        <wps:spPr bwMode="auto">
                          <a:xfrm>
                            <a:off x="4740" y="3090"/>
                            <a:ext cx="294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40">
                          <a:hlinkClick r:id="rId45"/>
                        </wps:cNvPr>
                        <wps:cNvSpPr>
                          <a:spLocks noChangeArrowheads="1"/>
                        </wps:cNvSpPr>
                        <wps:spPr bwMode="auto">
                          <a:xfrm>
                            <a:off x="4740" y="2235"/>
                            <a:ext cx="331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1">
                          <a:hlinkClick r:id="rId45"/>
                        </wps:cNvPr>
                        <wps:cNvSpPr>
                          <a:spLocks noChangeArrowheads="1"/>
                        </wps:cNvSpPr>
                        <wps:spPr bwMode="auto">
                          <a:xfrm>
                            <a:off x="4740" y="1380"/>
                            <a:ext cx="307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42">
                          <a:hlinkClick r:id="rId45"/>
                        </wps:cNvPr>
                        <wps:cNvSpPr>
                          <a:spLocks noChangeArrowheads="1"/>
                        </wps:cNvSpPr>
                        <wps:spPr bwMode="auto">
                          <a:xfrm>
                            <a:off x="4740" y="225"/>
                            <a:ext cx="112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43">
                          <a:hlinkClick r:id="rId45"/>
                        </wps:cNvPr>
                        <wps:cNvSpPr>
                          <a:spLocks noChangeArrowheads="1"/>
                        </wps:cNvSpPr>
                        <wps:spPr bwMode="auto">
                          <a:xfrm>
                            <a:off x="75" y="8640"/>
                            <a:ext cx="354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AF9274E" id="Group 7" o:spid="_x0000_s1026" style="position:absolute;margin-left:3.75pt;margin-top:11.25pt;width:411.75pt;height:816pt;z-index:251658240;mso-position-horizontal-relative:char;mso-position-vertical-relative:line" coordorigin="75,225" coordsize="8235,1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">
                <v:rect id="Rectangle 24" o:spid="_x0000_s1027" href="C:\Users\Linda\Dropbox (NSIP)\Nick &amp; Linda\3.4.2 PreRelease plus Assessment workshop\specgen\GenerateSpecTool_5\bin\Debug\dist\Specification\out\SIFAU.html" style="position:absolute;left:4740;top:15915;width:322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" o:button="t" filled="f" stroked="f">
                  <v:fill o:detectmouseclick="t"/>
                </v:rect>
                <v:rect id="Rectangle 25" o:spid="_x0000_s1028" href="C:\Users\Linda\Dropbox (NSIP)\Nick &amp; Linda\3.4.2 PreRelease plus Assessment workshop\specgen\GenerateSpecTool_5\bin\Debug\dist\Specification\out\SIFAU.html" style="position:absolute;left:4740;top:15060;width:20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" o:button="t" filled="f" stroked="f">
                  <v:fill o:detectmouseclick="t"/>
                </v:rect>
                <v:rect id="Rectangle 26" o:spid="_x0000_s1029" href="C:\Users\Linda\Dropbox (NSIP)\Nick &amp; Linda\3.4.2 PreRelease plus Assessment workshop\specgen\GenerateSpecTool_5\bin\Debug\dist\Specification\out\SIFAU.html" style="position:absolute;left:4740;top:14205;width:357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" o:button="t" filled="f" stroked="f">
                  <v:fill o:detectmouseclick="t"/>
                </v:rect>
                <v:rect id="Rectangle 27" o:spid="_x0000_s1030" href="C:\Users\Linda\Dropbox (NSIP)\Nick &amp; Linda\3.4.2 PreRelease plus Assessment workshop\specgen\GenerateSpecTool_5\bin\Debug\dist\Specification\out\SIFAU.html" style="position:absolute;left:4740;top:13350;width:214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" o:button="t" filled="f" stroked="f">
                  <v:fill o:detectmouseclick="t"/>
                </v:rect>
                <v:rect id="Rectangle 28" o:spid="_x0000_s1031" href="C:\Users\Linda\Dropbox (NSIP)\Nick &amp; Linda\3.4.2 PreRelease plus Assessment workshop\specgen\GenerateSpecTool_5\bin\Debug\dist\Specification\out\SIFAU.html" style="position:absolute;left:4740;top:12495;width:276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3QCvAAAANsAAAAPAAAAZHJzL2Rvd25yZXYueG1sRE9LCsIw&#10;EN0L3iGM4E5TF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Cgl3QCvAAAANsAAAAPAAAAAAAAAAAA&#10;AAAAAAcCAABkcnMvZG93bnJldi54bWxQSwUGAAAAAAMAAwC3AAAA8AIAAAAA&#10;" o:button="t" filled="f" stroked="f">
                  <v:fill o:detectmouseclick="t"/>
                </v:rect>
                <v:rect id="Rectangle 29" o:spid="_x0000_s1032" href="C:\Users\Linda\Dropbox (NSIP)\Nick &amp; Linda\3.4.2 PreRelease plus Assessment workshop\specgen\GenerateSpecTool_5\bin\Debug\dist\Specification\out\SIFAU.html" style="position:absolute;left:4740;top:11640;width:205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x2vAAAANsAAAAPAAAAZHJzL2Rvd25yZXYueG1sRE9LCsIw&#10;EN0L3iGM4E5TRUS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Avfux2vAAAANsAAAAPAAAAAAAAAAAA&#10;AAAAAAcCAABkcnMvZG93bnJldi54bWxQSwUGAAAAAAMAAwC3AAAA8AIAAAAA&#10;" o:button="t" filled="f" stroked="f">
                  <v:fill o:detectmouseclick="t"/>
                </v:rect>
                <v:rect id="Rectangle 30" o:spid="_x0000_s1033" href="C:\Users\Linda\Dropbox (NSIP)\Nick &amp; Linda\3.4.2 PreRelease plus Assessment workshop\specgen\GenerateSpecTool_5\bin\Debug\dist\Specification\out\SIFAU.html" style="position:absolute;left:4740;top:10785;width:25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" o:button="t" filled="f" stroked="f">
                  <v:fill o:detectmouseclick="t"/>
                </v:rect>
                <v:rect id="Rectangle 31" o:spid="_x0000_s1034" href="C:\Users\Linda\Dropbox (NSIP)\Nick &amp; Linda\3.4.2 PreRelease plus Assessment workshop\specgen\GenerateSpecTool_5\bin\Debug\dist\Specification\out\SIFAU.html" style="position:absolute;left:4740;top:9930;width:186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" o:button="t" filled="f" stroked="f">
                  <v:fill o:detectmouseclick="t"/>
                </v:rect>
                <v:rect id="Rectangle 32" o:spid="_x0000_s1035" href="C:\Users\Linda\Dropbox (NSIP)\Nick &amp; Linda\3.4.2 PreRelease plus Assessment workshop\specgen\GenerateSpecTool_5\bin\Debug\dist\Specification\out\SIFAU.html" style="position:absolute;left:4740;top:9075;width:20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" o:button="t" filled="f" stroked="f">
                  <v:fill o:detectmouseclick="t"/>
                </v:rect>
                <v:rect id="Rectangle 33" o:spid="_x0000_s1036" href="C:\Users\Linda\Dropbox (NSIP)\Nick &amp; Linda\3.4.2 PreRelease plus Assessment workshop\specgen\GenerateSpecTool_5\bin\Debug\dist\Specification\out\SIFAU.html" style="position:absolute;left:4740;top:8220;width:193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" o:button="t" filled="f" stroked="f">
                  <v:fill o:detectmouseclick="t"/>
                </v:rect>
                <v:rect id="Rectangle 34" o:spid="_x0000_s1037" href="C:\Users\Linda\Dropbox (NSIP)\Nick &amp; Linda\3.4.2 PreRelease plus Assessment workshop\specgen\GenerateSpecTool_5\bin\Debug\dist\Specification\out\SIFAU.html" style="position:absolute;left:4740;top:7365;width:22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" o:button="t" filled="f" stroked="f">
                  <v:fill o:detectmouseclick="t"/>
                </v:rect>
                <v:rect id="Rectangle 35" o:spid="_x0000_s1038" href="C:\Users\Linda\Dropbox (NSIP)\Nick &amp; Linda\3.4.2 PreRelease plus Assessment workshop\specgen\GenerateSpecTool_5\bin\Debug\dist\Specification\out\SIFAU.html" style="position:absolute;left:4740;top:6510;width:189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" o:button="t" filled="f" stroked="f">
                  <v:fill o:detectmouseclick="t"/>
                </v:rect>
                <v:rect id="Rectangle 36" o:spid="_x0000_s1039" href="C:\Users\Linda\Dropbox (NSIP)\Nick &amp; Linda\3.4.2 PreRelease plus Assessment workshop\specgen\GenerateSpecTool_5\bin\Debug\dist\Specification\out\SIFAU.html" style="position:absolute;left:4740;top:5655;width:270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" o:button="t" filled="f" stroked="f">
                  <v:fill o:detectmouseclick="t"/>
                </v:rect>
                <v:rect id="Rectangle 37" o:spid="_x0000_s1040" href="C:\Users\Linda\Dropbox (NSIP)\Nick &amp; Linda\3.4.2 PreRelease plus Assessment workshop\specgen\GenerateSpecTool_5\bin\Debug\dist\Specification\out\SIFAU.html" style="position:absolute;left:4740;top:4800;width:34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" o:button="t" filled="f" stroked="f">
                  <v:fill o:detectmouseclick="t"/>
                </v:rect>
                <v:rect id="Rectangle 38" o:spid="_x0000_s1041" href="C:\Users\Linda\Dropbox (NSIP)\Nick &amp; Linda\3.4.2 PreRelease plus Assessment workshop\specgen\GenerateSpecTool_5\bin\Debug\dist\Specification\out\SIFAU.html" style="position:absolute;left:4740;top:3945;width:238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6/vQAAANsAAAAPAAAAZHJzL2Rvd25yZXYueG1sRI/BCsIw&#10;EETvgv8QVvCmqQo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bvu+v70AAADbAAAADwAAAAAAAAAA&#10;AAAAAAAHAgAAZHJzL2Rvd25yZXYueG1sUEsFBgAAAAADAAMAtwAAAPECAAAAAA==&#10;" o:button="t" filled="f" stroked="f">
                  <v:fill o:detectmouseclick="t"/>
                </v:rect>
                <v:rect id="Rectangle 39" o:spid="_x0000_s1042" href="C:\Users\Linda\Dropbox (NSIP)\Nick &amp; Linda\3.4.2 PreRelease plus Assessment workshop\specgen\GenerateSpecTool_5\bin\Debug\dist\Specification\out\SIFAU.html" style="position:absolute;left:4740;top:3090;width:29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bLvQAAANsAAAAPAAAAZHJzL2Rvd25yZXYueG1sRI/BCsIw&#10;EETvgv8QVvCmqS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4RImy70AAADbAAAADwAAAAAAAAAA&#10;AAAAAAAHAgAAZHJzL2Rvd25yZXYueG1sUEsFBgAAAAADAAMAtwAAAPECAAAAAA==&#10;" o:button="t" filled="f" stroked="f">
                  <v:fill o:detectmouseclick="t"/>
                </v:rect>
                <v:rect id="Rectangle 40" o:spid="_x0000_s1043" href="C:\Users\Linda\Dropbox (NSIP)\Nick &amp; Linda\3.4.2 PreRelease plus Assessment workshop\specgen\GenerateSpecTool_5\bin\Debug\dist\Specification\out\SIFAU.html" style="position:absolute;left:4740;top:2235;width:331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" o:button="t" filled="f" stroked="f">
                  <v:fill o:detectmouseclick="t"/>
                </v:rect>
                <v:rect id="Rectangle 41" o:spid="_x0000_s1044" href="C:\Users\Linda\Dropbox (NSIP)\Nick &amp; Linda\3.4.2 PreRelease plus Assessment workshop\specgen\GenerateSpecTool_5\bin\Debug\dist\Specification\out\SIFAU.html" style="position:absolute;left:4740;top:1380;width:307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" o:button="t" filled="f" stroked="f">
                  <v:fill o:detectmouseclick="t"/>
                </v:rect>
                <v:rect id="Rectangle 42" o:spid="_x0000_s1045" href="C:\Users\Linda\Dropbox (NSIP)\Nick &amp; Linda\3.4.2 PreRelease plus Assessment workshop\specgen\GenerateSpecTool_5\bin\Debug\dist\Specification\out\SIFAU.html" style="position:absolute;left:4740;top:225;width:112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" o:button="t" filled="f" stroked="f">
                  <v:fill o:detectmouseclick="t"/>
                </v:rect>
                <v:rect id="Rectangle 43" o:spid="_x0000_s1046" href="C:\Users\Linda\Dropbox (NSIP)\Nick &amp; Linda\3.4.2 PreRelease plus Assessment workshop\specgen\GenerateSpecTool_5\bin\Debug\dist\Specification\out\SIFAU.html" style="position:absolute;left:75;top:8640;width:35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" o:button="t" filled="f" stroked="f">
                  <v:fill o:detectmouseclick="t"/>
                </v:rect>
                <w10:wrap anchory="line"/>
                <w10:anchorlock/>
              </v:group>
            </w:pict>
          </mc:Fallback>
        </mc:AlternateContent>
      </w:r>
      <w:r>
        <w:fldChar w:fldCharType="end"/>
      </w:r>
    </w:p>
    <w:p w14:paraId="3DB7DA43" w14:textId="06A87602" w:rsidR="00295364" w:rsidRPr="00295364" w:rsidRDefault="00295364">
      <w:pPr>
        <w:pStyle w:val="4"/>
      </w:pPr>
      <w:bookmarkStart w:id="727" w:name="Table33121GradingAssignmentScore"/>
      <w:r>
        <w:t>Grading AssignmentScore</w:t>
      </w:r>
    </w:p>
    <w:tbl>
      <w:tblPr>
        <w:tblW w:w="0" w:type="auto"/>
        <w:tblCellMar>
          <w:top w:w="15" w:type="dxa"/>
          <w:left w:w="15" w:type="dxa"/>
          <w:bottom w:w="15" w:type="dxa"/>
          <w:right w:w="15" w:type="dxa"/>
        </w:tblCellMar>
        <w:tblLook w:val="04A0" w:firstRow="1" w:lastRow="0" w:firstColumn="1" w:lastColumn="0" w:noHBand="0" w:noVBand="1"/>
      </w:tblPr>
      <w:tblGrid>
        <w:gridCol w:w="270"/>
        <w:gridCol w:w="2510"/>
        <w:gridCol w:w="624"/>
        <w:gridCol w:w="4069"/>
        <w:gridCol w:w="2971"/>
      </w:tblGrid>
      <w:tr w:rsidR="00295364" w14:paraId="67862FDE" w14:textId="77777777" w:rsidTr="007A6448">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1A6526F" w14:textId="77777777" w:rsidR="00295364" w:rsidRDefault="00295364">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4B53EAB" w14:textId="77777777" w:rsidR="00295364" w:rsidRDefault="00295364">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83217DC" w14:textId="77777777" w:rsidR="00295364" w:rsidRDefault="00295364">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4CA48EF" w14:textId="77777777" w:rsidR="00295364" w:rsidRDefault="00295364">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F5CD5E3" w14:textId="77777777" w:rsidR="00295364" w:rsidRDefault="00295364">
            <w:pPr>
              <w:spacing w:after="30"/>
              <w:jc w:val="center"/>
              <w:rPr>
                <w:b/>
                <w:bCs/>
                <w:color w:val="FFFFFF"/>
              </w:rPr>
            </w:pPr>
            <w:r>
              <w:rPr>
                <w:b/>
                <w:bCs/>
                <w:color w:val="FFFFFF"/>
              </w:rPr>
              <w:t>Type</w:t>
            </w:r>
          </w:p>
        </w:tc>
      </w:tr>
      <w:tr w:rsidR="00295364" w:rsidRPr="006436D8" w14:paraId="7225B488"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21E73FA7" w14:textId="77777777" w:rsidR="00295364" w:rsidRDefault="00295364">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F81A1A4" w14:textId="77777777" w:rsidR="00295364" w:rsidRDefault="00295364">
            <w:pPr>
              <w:spacing w:after="30"/>
              <w:rPr>
                <w:sz w:val="20"/>
                <w:szCs w:val="20"/>
              </w:rPr>
            </w:pPr>
            <w:bookmarkStart w:id="728" w:name="GradingAssignmentScore"/>
            <w:bookmarkEnd w:id="727"/>
            <w:r>
              <w:rPr>
                <w:rStyle w:val="rootelement1"/>
                <w:sz w:val="22"/>
                <w:szCs w:val="22"/>
              </w:rPr>
              <w:t>GradingAssignmentScore</w:t>
            </w:r>
            <w:bookmarkEnd w:id="728"/>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B22DE5A" w14:textId="77777777" w:rsidR="00295364" w:rsidRDefault="00295364">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B9115E" w14:textId="77777777" w:rsidR="00295364" w:rsidRDefault="00295364">
            <w:pPr>
              <w:pStyle w:val="Web"/>
            </w:pPr>
            <w:r>
              <w:t xml:space="preserve">This object provides score information about a particular assignment. </w:t>
            </w:r>
          </w:p>
          <w:p w14:paraId="5DDC0190"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5C34D6EA" w14:textId="77777777" w:rsidR="00295364" w:rsidRPr="007A6448" w:rsidRDefault="00295364">
            <w:pPr>
              <w:rPr>
                <w:lang w:val="en-US"/>
              </w:rPr>
            </w:pPr>
            <w:r w:rsidRPr="007A6448">
              <w:rPr>
                <w:lang w:val="en-US"/>
              </w:rPr>
              <w:t> </w:t>
            </w:r>
          </w:p>
        </w:tc>
      </w:tr>
      <w:tr w:rsidR="00295364" w14:paraId="51FBE406"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2B8BCA55" w14:textId="5D539505" w:rsidR="00295364" w:rsidRDefault="00295364">
            <w:pPr>
              <w:jc w:val="center"/>
              <w:rPr>
                <w:b/>
                <w:bCs/>
                <w:color w:val="005696"/>
                <w:sz w:val="21"/>
                <w:szCs w:val="21"/>
              </w:rPr>
            </w:pPr>
            <w:r>
              <w:rPr>
                <w:b/>
                <w:bCs/>
                <w:color w:val="005696"/>
                <w:sz w:val="21"/>
                <w:szCs w:val="21"/>
              </w:rPr>
              <w:lastRenderedPageBreak/>
              <w:t>@</w:t>
            </w:r>
            <w:r>
              <w:rPr>
                <w:b/>
                <w:bCs/>
                <w:color w:val="005696"/>
                <w:sz w:val="21"/>
                <w:szCs w:val="21"/>
              </w:rPr>
              <w:br/>
            </w:r>
            <w:r w:rsidRPr="007A6448">
              <w:rPr>
                <w:b/>
                <w:bCs/>
                <w:noProof/>
                <w:color w:val="005696"/>
                <w:sz w:val="21"/>
                <w:szCs w:val="21"/>
                <w:lang w:val="en-AU" w:eastAsia="en-AU"/>
              </w:rPr>
              <w:drawing>
                <wp:inline distT="0" distB="0" distL="0" distR="0" wp14:anchorId="3C017628" wp14:editId="40677DD8">
                  <wp:extent cx="152400" cy="152400"/>
                  <wp:effectExtent l="0" t="0" r="0" b="0"/>
                  <wp:docPr id="1" name="Picture 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DDDB59" w14:textId="77777777" w:rsidR="00295364" w:rsidRDefault="00295364">
            <w:pPr>
              <w:rPr>
                <w:sz w:val="20"/>
                <w:szCs w:val="20"/>
              </w:rPr>
            </w:pPr>
            <w:bookmarkStart w:id="729" w:name="GradingAssignmentScore___RefId"/>
            <w:r>
              <w:rPr>
                <w:sz w:val="20"/>
                <w:szCs w:val="20"/>
              </w:rPr>
              <w:t>RefId</w:t>
            </w:r>
            <w:bookmarkEnd w:id="729"/>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634AF36"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328834" w14:textId="77777777" w:rsidR="00295364" w:rsidRDefault="00295364">
            <w:pPr>
              <w:pStyle w:val="Web"/>
            </w:pPr>
            <w:r>
              <w:t>A GUID that identifies an instance of this object.</w:t>
            </w:r>
          </w:p>
          <w:p w14:paraId="33A007B6"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549C46" w14:textId="77777777" w:rsidR="00295364" w:rsidRDefault="004524E3">
            <w:hyperlink r:id="rId46" w:anchor="RefIdType" w:history="1">
              <w:r w:rsidR="00295364">
                <w:rPr>
                  <w:rFonts w:ascii="Courier New" w:hAnsi="Courier New" w:cs="Courier New"/>
                  <w:color w:val="005696"/>
                  <w:sz w:val="20"/>
                  <w:szCs w:val="20"/>
                </w:rPr>
                <w:t>RefIdType</w:t>
              </w:r>
            </w:hyperlink>
          </w:p>
        </w:tc>
      </w:tr>
      <w:tr w:rsidR="00295364" w14:paraId="46E26056"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476795AB"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BE592A4" w14:textId="77777777" w:rsidR="00295364" w:rsidRDefault="00295364">
            <w:pPr>
              <w:rPr>
                <w:sz w:val="20"/>
                <w:szCs w:val="20"/>
              </w:rPr>
            </w:pPr>
            <w:bookmarkStart w:id="730" w:name="GradingAssignmentScore__StudentPersonalR"/>
            <w:r>
              <w:rPr>
                <w:sz w:val="20"/>
                <w:szCs w:val="20"/>
              </w:rPr>
              <w:t>StudentPersonalRefId</w:t>
            </w:r>
            <w:bookmarkEnd w:id="73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1378F64"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84EC3C" w14:textId="77777777" w:rsidR="00295364" w:rsidRDefault="00295364">
            <w:pPr>
              <w:pStyle w:val="Web"/>
            </w:pPr>
            <w:r>
              <w:t>The GUID for the student whose score this is.</w:t>
            </w:r>
          </w:p>
          <w:p w14:paraId="25678BC5"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069D378" w14:textId="77777777" w:rsidR="00295364" w:rsidRDefault="004524E3">
            <w:hyperlink r:id="rId47" w:anchor="IdRefType" w:history="1">
              <w:r w:rsidR="00295364">
                <w:rPr>
                  <w:rFonts w:ascii="Courier New" w:hAnsi="Courier New" w:cs="Courier New"/>
                  <w:color w:val="005696"/>
                  <w:sz w:val="20"/>
                  <w:szCs w:val="20"/>
                </w:rPr>
                <w:t>IdRefType</w:t>
              </w:r>
            </w:hyperlink>
          </w:p>
        </w:tc>
      </w:tr>
      <w:tr w:rsidR="00295364" w14:paraId="26B60416"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7596907E"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C321607" w14:textId="77777777" w:rsidR="00295364" w:rsidRDefault="00295364">
            <w:pPr>
              <w:rPr>
                <w:sz w:val="20"/>
                <w:szCs w:val="20"/>
              </w:rPr>
            </w:pPr>
            <w:bookmarkStart w:id="731" w:name="GradingAssignmentScore__StudentPersonalL"/>
            <w:r>
              <w:rPr>
                <w:sz w:val="20"/>
                <w:szCs w:val="20"/>
              </w:rPr>
              <w:t>StudentPersonalLocalId</w:t>
            </w:r>
            <w:bookmarkEnd w:id="73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83E5E2"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716D2B1" w14:textId="77777777" w:rsidR="00295364" w:rsidRDefault="00295364">
            <w:pPr>
              <w:pStyle w:val="Web"/>
            </w:pPr>
            <w:r>
              <w:t>The Local Id for the student whose score this is.</w:t>
            </w:r>
          </w:p>
          <w:p w14:paraId="619D7DA1"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1E98591" w14:textId="77777777" w:rsidR="00295364" w:rsidRDefault="004524E3">
            <w:hyperlink r:id="rId48" w:anchor="LocalIdType" w:history="1">
              <w:r w:rsidR="00295364">
                <w:rPr>
                  <w:rFonts w:ascii="Courier New" w:hAnsi="Courier New" w:cs="Courier New"/>
                  <w:color w:val="005696"/>
                  <w:sz w:val="20"/>
                  <w:szCs w:val="20"/>
                </w:rPr>
                <w:t>LocalIdType</w:t>
              </w:r>
            </w:hyperlink>
          </w:p>
        </w:tc>
      </w:tr>
      <w:tr w:rsidR="00295364" w14:paraId="2AC01604"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2FC795F0"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CFD8C7" w14:textId="77777777" w:rsidR="00295364" w:rsidRDefault="00295364">
            <w:pPr>
              <w:rPr>
                <w:sz w:val="20"/>
                <w:szCs w:val="20"/>
              </w:rPr>
            </w:pPr>
            <w:bookmarkStart w:id="732" w:name="GradingAssignmentScore__TeachingGroupRef"/>
            <w:r>
              <w:rPr>
                <w:sz w:val="20"/>
                <w:szCs w:val="20"/>
              </w:rPr>
              <w:t>TeachingGroupRefId</w:t>
            </w:r>
            <w:bookmarkEnd w:id="73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BC13CC"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0505A37" w14:textId="77777777" w:rsidR="00295364" w:rsidRDefault="00295364">
            <w:pPr>
              <w:pStyle w:val="Web"/>
            </w:pPr>
            <w:r>
              <w:t>The GUID for the TeachingGroup object in which this assignment has been set.</w:t>
            </w:r>
          </w:p>
          <w:p w14:paraId="35A1D968"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1E3410" w14:textId="77777777" w:rsidR="00295364" w:rsidRDefault="004524E3">
            <w:hyperlink r:id="rId49" w:anchor="IdRefType" w:history="1">
              <w:r w:rsidR="00295364">
                <w:rPr>
                  <w:rFonts w:ascii="Courier New" w:hAnsi="Courier New" w:cs="Courier New"/>
                  <w:color w:val="005696"/>
                  <w:sz w:val="20"/>
                  <w:szCs w:val="20"/>
                </w:rPr>
                <w:t>IdRefType</w:t>
              </w:r>
            </w:hyperlink>
          </w:p>
        </w:tc>
      </w:tr>
      <w:tr w:rsidR="00295364" w14:paraId="5C0EB319"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261966E1"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78C8DE5" w14:textId="77777777" w:rsidR="00295364" w:rsidRDefault="00295364">
            <w:pPr>
              <w:rPr>
                <w:sz w:val="20"/>
                <w:szCs w:val="20"/>
              </w:rPr>
            </w:pPr>
            <w:bookmarkStart w:id="733" w:name="GradingAssignmentScore__SchoolInfoRefId"/>
            <w:r>
              <w:rPr>
                <w:sz w:val="20"/>
                <w:szCs w:val="20"/>
              </w:rPr>
              <w:t>SchoolInfoRefId</w:t>
            </w:r>
            <w:bookmarkEnd w:id="73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62C60F6"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907DE2" w14:textId="77777777" w:rsidR="00295364" w:rsidRDefault="00295364">
            <w:pPr>
              <w:pStyle w:val="Web"/>
            </w:pPr>
            <w:r>
              <w:t>The Id (GUID) that uniquely identifies the School in which this assignment has been set.</w:t>
            </w:r>
          </w:p>
          <w:p w14:paraId="353A09A4"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E909772" w14:textId="77777777" w:rsidR="00295364" w:rsidRDefault="004524E3">
            <w:hyperlink r:id="rId50" w:anchor="IdRefType" w:history="1">
              <w:r w:rsidR="00295364">
                <w:rPr>
                  <w:rFonts w:ascii="Courier New" w:hAnsi="Courier New" w:cs="Courier New"/>
                  <w:color w:val="005696"/>
                  <w:sz w:val="20"/>
                  <w:szCs w:val="20"/>
                </w:rPr>
                <w:t>IdRefType</w:t>
              </w:r>
            </w:hyperlink>
          </w:p>
        </w:tc>
      </w:tr>
      <w:tr w:rsidR="00295364" w14:paraId="43B1EE48"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3AF9B93F"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94486B2" w14:textId="77777777" w:rsidR="00295364" w:rsidRDefault="00295364">
            <w:pPr>
              <w:rPr>
                <w:sz w:val="20"/>
                <w:szCs w:val="20"/>
              </w:rPr>
            </w:pPr>
            <w:bookmarkStart w:id="734" w:name="GradingAssignmentScore__GradingAssignmen"/>
            <w:r>
              <w:rPr>
                <w:sz w:val="20"/>
                <w:szCs w:val="20"/>
              </w:rPr>
              <w:t>GradingAssignmentRefId</w:t>
            </w:r>
            <w:bookmarkEnd w:id="73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4F02836" w14:textId="77777777" w:rsidR="00295364" w:rsidRDefault="00295364">
            <w:pPr>
              <w:jc w:val="center"/>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C439FBF" w14:textId="77777777" w:rsidR="00295364" w:rsidRDefault="00295364">
            <w:pPr>
              <w:pStyle w:val="Web"/>
            </w:pPr>
            <w:r>
              <w:t>The grading assignment for which this is a score.</w:t>
            </w:r>
          </w:p>
          <w:p w14:paraId="09542D3E"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58689B" w14:textId="77777777" w:rsidR="00295364" w:rsidRDefault="004524E3">
            <w:hyperlink r:id="rId51" w:anchor="IdRefType" w:history="1">
              <w:r w:rsidR="00295364">
                <w:rPr>
                  <w:rFonts w:ascii="Courier New" w:hAnsi="Courier New" w:cs="Courier New"/>
                  <w:color w:val="005696"/>
                  <w:sz w:val="20"/>
                  <w:szCs w:val="20"/>
                </w:rPr>
                <w:t>IdRefType</w:t>
              </w:r>
            </w:hyperlink>
          </w:p>
        </w:tc>
      </w:tr>
      <w:tr w:rsidR="00295364" w14:paraId="635D2E11"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1C0F1042"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EF6E20" w14:textId="77777777" w:rsidR="00295364" w:rsidRDefault="00295364">
            <w:pPr>
              <w:rPr>
                <w:sz w:val="20"/>
                <w:szCs w:val="20"/>
              </w:rPr>
            </w:pPr>
            <w:bookmarkStart w:id="735" w:name="GradingAssignmentScore__StaffPersonalRef"/>
            <w:r>
              <w:rPr>
                <w:sz w:val="20"/>
                <w:szCs w:val="20"/>
              </w:rPr>
              <w:t>StaffPersonalRefId</w:t>
            </w:r>
            <w:bookmarkEnd w:id="73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460734D"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343B38" w14:textId="478E3C46" w:rsidR="00295364" w:rsidRDefault="00295364">
            <w:pPr>
              <w:pStyle w:val="Web"/>
            </w:pPr>
            <w:r>
              <w:t>The staff member who marked the assignment, and was responsible for any associated teacher judgement.</w:t>
            </w:r>
          </w:p>
          <w:p w14:paraId="65D0C2E9"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4D2503F" w14:textId="77777777" w:rsidR="00295364" w:rsidRDefault="004524E3">
            <w:hyperlink r:id="rId52" w:anchor="IdRefType" w:history="1">
              <w:r w:rsidR="00295364">
                <w:rPr>
                  <w:rFonts w:ascii="Courier New" w:hAnsi="Courier New" w:cs="Courier New"/>
                  <w:color w:val="005696"/>
                  <w:sz w:val="20"/>
                  <w:szCs w:val="20"/>
                </w:rPr>
                <w:t>IdRefType</w:t>
              </w:r>
            </w:hyperlink>
          </w:p>
        </w:tc>
      </w:tr>
      <w:tr w:rsidR="00295364" w14:paraId="36196E7F"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08BD3053"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CF39414" w14:textId="77777777" w:rsidR="00295364" w:rsidRDefault="00295364">
            <w:pPr>
              <w:rPr>
                <w:sz w:val="20"/>
                <w:szCs w:val="20"/>
              </w:rPr>
            </w:pPr>
            <w:bookmarkStart w:id="736" w:name="GradingAssignmentScore__DateGraded"/>
            <w:r>
              <w:rPr>
                <w:sz w:val="20"/>
                <w:szCs w:val="20"/>
              </w:rPr>
              <w:t>DateGraded</w:t>
            </w:r>
            <w:bookmarkEnd w:id="73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849863"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4D6CEA2" w14:textId="77777777" w:rsidR="00295364" w:rsidRDefault="00295364">
            <w:pPr>
              <w:pStyle w:val="Web"/>
            </w:pPr>
            <w:r>
              <w:t>Date the assignment was graded.</w:t>
            </w:r>
          </w:p>
          <w:p w14:paraId="3FC1C6F6"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FAA85B" w14:textId="77777777" w:rsidR="00295364" w:rsidRDefault="004524E3">
            <w:hyperlink r:id="rId53" w:anchor="date" w:history="1">
              <w:r w:rsidR="00295364">
                <w:rPr>
                  <w:rFonts w:ascii="Courier New" w:hAnsi="Courier New" w:cs="Courier New"/>
                  <w:color w:val="005696"/>
                  <w:sz w:val="20"/>
                  <w:szCs w:val="20"/>
                </w:rPr>
                <w:t>xs:date</w:t>
              </w:r>
            </w:hyperlink>
          </w:p>
        </w:tc>
      </w:tr>
      <w:tr w:rsidR="00295364" w14:paraId="7C8E6124"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08B0C3E6"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580628" w14:textId="77777777" w:rsidR="00295364" w:rsidRDefault="00295364">
            <w:pPr>
              <w:rPr>
                <w:sz w:val="20"/>
                <w:szCs w:val="20"/>
              </w:rPr>
            </w:pPr>
            <w:bookmarkStart w:id="737" w:name="GradingAssignmentScore__ExpectedScore"/>
            <w:r>
              <w:rPr>
                <w:sz w:val="20"/>
                <w:szCs w:val="20"/>
              </w:rPr>
              <w:t>ExpectedScore</w:t>
            </w:r>
            <w:bookmarkEnd w:id="73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BF0D777"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186CD24" w14:textId="77777777" w:rsidR="00295364" w:rsidRDefault="00295364">
            <w:pPr>
              <w:pStyle w:val="Web"/>
            </w:pPr>
            <w:r>
              <w:t>If true, this is the expected or calculated score for the assignment. If false, this is the score the student received through attempting the assignment. The expected score can be used to substitute for the received score, where the received score is unavailable; e.g. the student has not done the assessment, but will receive a default mark rather than be penalised with a zero grade.</w:t>
            </w:r>
          </w:p>
          <w:p w14:paraId="5B78CF4B"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4B55BC5" w14:textId="77777777" w:rsidR="00295364" w:rsidRDefault="004524E3">
            <w:hyperlink r:id="rId54" w:anchor="boolean" w:history="1">
              <w:r w:rsidR="00295364">
                <w:rPr>
                  <w:rFonts w:ascii="Courier New" w:hAnsi="Courier New" w:cs="Courier New"/>
                  <w:color w:val="005696"/>
                  <w:sz w:val="20"/>
                  <w:szCs w:val="20"/>
                </w:rPr>
                <w:t>xs:boolean</w:t>
              </w:r>
            </w:hyperlink>
          </w:p>
        </w:tc>
      </w:tr>
      <w:tr w:rsidR="00295364" w14:paraId="4E2E2F07"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7D319457"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214CDF4" w14:textId="77777777" w:rsidR="00295364" w:rsidRDefault="00295364">
            <w:pPr>
              <w:rPr>
                <w:sz w:val="20"/>
                <w:szCs w:val="20"/>
              </w:rPr>
            </w:pPr>
            <w:bookmarkStart w:id="738" w:name="GradingAssignmentScore__ScorePoints"/>
            <w:r>
              <w:rPr>
                <w:sz w:val="20"/>
                <w:szCs w:val="20"/>
              </w:rPr>
              <w:t>ScorePoints</w:t>
            </w:r>
            <w:bookmarkEnd w:id="73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32E0FB0" w14:textId="77777777" w:rsidR="00295364" w:rsidRDefault="00295364">
            <w:pPr>
              <w:jc w:val="center"/>
            </w:pPr>
            <w:r>
              <w:t>C</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91CAB21" w14:textId="77777777" w:rsidR="00295364" w:rsidRDefault="00295364">
            <w:pPr>
              <w:pStyle w:val="Web"/>
            </w:pPr>
            <w:r>
              <w:t xml:space="preserve">The score represented as points. Conditionally required that one or more of ScorePoints, ScorePercent or </w:t>
            </w:r>
            <w:r>
              <w:lastRenderedPageBreak/>
              <w:t>ScoreLetter must be filled in. For online assignments, ScorePoints should be used to the exclusion of other scores.</w:t>
            </w:r>
          </w:p>
          <w:p w14:paraId="1BDDE2D0"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530687" w14:textId="77777777" w:rsidR="00295364" w:rsidRDefault="004524E3">
            <w:hyperlink r:id="rId55" w:anchor="unsignedInt" w:history="1">
              <w:r w:rsidR="00295364">
                <w:rPr>
                  <w:rFonts w:ascii="Courier New" w:hAnsi="Courier New" w:cs="Courier New"/>
                  <w:color w:val="005696"/>
                  <w:sz w:val="20"/>
                  <w:szCs w:val="20"/>
                </w:rPr>
                <w:t>xs:unsignedInt</w:t>
              </w:r>
            </w:hyperlink>
          </w:p>
        </w:tc>
      </w:tr>
      <w:tr w:rsidR="00295364" w14:paraId="7A256752"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5CCEEC0B"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9424D4C" w14:textId="77777777" w:rsidR="00295364" w:rsidRDefault="00295364">
            <w:pPr>
              <w:rPr>
                <w:sz w:val="20"/>
                <w:szCs w:val="20"/>
              </w:rPr>
            </w:pPr>
            <w:bookmarkStart w:id="739" w:name="GradingAssignmentScore__ScorePercent"/>
            <w:r>
              <w:rPr>
                <w:sz w:val="20"/>
                <w:szCs w:val="20"/>
              </w:rPr>
              <w:t>ScorePercent</w:t>
            </w:r>
            <w:bookmarkEnd w:id="739"/>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9C1448" w14:textId="77777777" w:rsidR="00295364" w:rsidRDefault="00295364">
            <w:pPr>
              <w:jc w:val="center"/>
            </w:pPr>
            <w:r>
              <w:t>C</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1C2E66C" w14:textId="77777777" w:rsidR="00295364" w:rsidRDefault="00295364">
            <w:pPr>
              <w:pStyle w:val="Web"/>
            </w:pPr>
            <w:r>
              <w:t>The score represented as a percent. Conditionally required that one or more of ScorePoints, ScorePercent or ScoreLetter must be filled in.</w:t>
            </w:r>
          </w:p>
          <w:p w14:paraId="1D0E9607"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9E4762" w14:textId="77777777" w:rsidR="00295364" w:rsidRDefault="004524E3">
            <w:hyperlink r:id="rId56" w:anchor="decimal" w:history="1">
              <w:r w:rsidR="00295364">
                <w:rPr>
                  <w:rFonts w:ascii="Courier New" w:hAnsi="Courier New" w:cs="Courier New"/>
                  <w:color w:val="005696"/>
                  <w:sz w:val="20"/>
                  <w:szCs w:val="20"/>
                </w:rPr>
                <w:t>xs:decimal</w:t>
              </w:r>
            </w:hyperlink>
          </w:p>
        </w:tc>
      </w:tr>
      <w:tr w:rsidR="00295364" w14:paraId="29C9B81D"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07F9A423"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1A8332" w14:textId="77777777" w:rsidR="00295364" w:rsidRDefault="00295364">
            <w:pPr>
              <w:rPr>
                <w:sz w:val="20"/>
                <w:szCs w:val="20"/>
              </w:rPr>
            </w:pPr>
            <w:bookmarkStart w:id="740" w:name="GradingAssignmentScore__ScoreLetter"/>
            <w:r>
              <w:rPr>
                <w:sz w:val="20"/>
                <w:szCs w:val="20"/>
              </w:rPr>
              <w:t>ScoreLetter</w:t>
            </w:r>
            <w:bookmarkEnd w:id="74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27DCA6" w14:textId="77777777" w:rsidR="00295364" w:rsidRDefault="00295364">
            <w:pPr>
              <w:jc w:val="center"/>
            </w:pPr>
            <w:r>
              <w:t>C</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488AB9" w14:textId="77777777" w:rsidR="00295364" w:rsidRDefault="00295364">
            <w:pPr>
              <w:pStyle w:val="Web"/>
            </w:pPr>
            <w:r>
              <w:t>The score represented as a letter grade. Conditionally required that one or more of ScorePoints, ScorePercent or ScoreLetter must be filled in.</w:t>
            </w:r>
          </w:p>
          <w:p w14:paraId="3CFE9A72"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E77ECF2" w14:textId="77777777" w:rsidR="00295364" w:rsidRDefault="004524E3">
            <w:hyperlink r:id="rId57" w:anchor="token" w:history="1">
              <w:r w:rsidR="00295364">
                <w:rPr>
                  <w:rFonts w:ascii="Courier New" w:hAnsi="Courier New" w:cs="Courier New"/>
                  <w:color w:val="005696"/>
                  <w:sz w:val="20"/>
                  <w:szCs w:val="20"/>
                </w:rPr>
                <w:t>xs:token</w:t>
              </w:r>
            </w:hyperlink>
          </w:p>
        </w:tc>
      </w:tr>
      <w:tr w:rsidR="00295364" w14:paraId="37FF9EF8"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3AA8ECDA"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93497F" w14:textId="77777777" w:rsidR="00295364" w:rsidRDefault="00295364">
            <w:pPr>
              <w:rPr>
                <w:sz w:val="20"/>
                <w:szCs w:val="20"/>
              </w:rPr>
            </w:pPr>
            <w:bookmarkStart w:id="741" w:name="GradingAssignmentScore__ScoreDescription"/>
            <w:r>
              <w:rPr>
                <w:sz w:val="20"/>
                <w:szCs w:val="20"/>
              </w:rPr>
              <w:t>ScoreDescription</w:t>
            </w:r>
            <w:bookmarkEnd w:id="74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779955"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541FFAA" w14:textId="77777777" w:rsidR="00295364" w:rsidRDefault="00295364">
            <w:pPr>
              <w:pStyle w:val="Web"/>
            </w:pPr>
            <w:r>
              <w:t>Text description of the score.</w:t>
            </w:r>
          </w:p>
          <w:p w14:paraId="4FF9CF8F"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D9C80A2" w14:textId="77777777" w:rsidR="00295364" w:rsidRDefault="004524E3">
            <w:hyperlink r:id="rId58" w:anchor="normalizedString" w:history="1">
              <w:r w:rsidR="00295364">
                <w:rPr>
                  <w:rFonts w:ascii="Courier New" w:hAnsi="Courier New" w:cs="Courier New"/>
                  <w:color w:val="005696"/>
                  <w:sz w:val="20"/>
                  <w:szCs w:val="20"/>
                </w:rPr>
                <w:t>xs:normalizedString</w:t>
              </w:r>
            </w:hyperlink>
          </w:p>
        </w:tc>
      </w:tr>
      <w:tr w:rsidR="00295364" w14:paraId="4AE2C1E5"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64825AF2"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E7E15C" w14:textId="77777777" w:rsidR="00295364" w:rsidRDefault="00295364">
            <w:pPr>
              <w:rPr>
                <w:sz w:val="20"/>
                <w:szCs w:val="20"/>
              </w:rPr>
            </w:pPr>
            <w:bookmarkStart w:id="742" w:name="GradingAssignmentScore__SubscoreList"/>
            <w:r>
              <w:rPr>
                <w:sz w:val="20"/>
                <w:szCs w:val="20"/>
              </w:rPr>
              <w:t>SubscoreList</w:t>
            </w:r>
            <w:bookmarkEnd w:id="74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5BD7265"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DA5CCB" w14:textId="77777777" w:rsidR="00295364" w:rsidRDefault="00295364">
            <w:pPr>
              <w:pStyle w:val="Web"/>
            </w:pPr>
            <w:r>
              <w:t>Subscores contributing to the total mark.</w:t>
            </w:r>
          </w:p>
          <w:p w14:paraId="172691E5"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DB7AFDF" w14:textId="77777777" w:rsidR="00295364" w:rsidRDefault="004524E3">
            <w:hyperlink r:id="rId59" w:anchor="NAPSubscoreListType" w:history="1">
              <w:r w:rsidR="00295364">
                <w:rPr>
                  <w:rFonts w:ascii="Courier New" w:hAnsi="Courier New" w:cs="Courier New"/>
                  <w:color w:val="005696"/>
                  <w:sz w:val="20"/>
                  <w:szCs w:val="20"/>
                </w:rPr>
                <w:t>NAPSubscoreListType</w:t>
              </w:r>
            </w:hyperlink>
          </w:p>
        </w:tc>
      </w:tr>
      <w:tr w:rsidR="00295364" w14:paraId="6D373DD1"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78355DC2"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25AC713" w14:textId="77777777" w:rsidR="00295364" w:rsidRDefault="00295364">
            <w:pPr>
              <w:rPr>
                <w:sz w:val="20"/>
                <w:szCs w:val="20"/>
              </w:rPr>
            </w:pPr>
            <w:bookmarkStart w:id="743" w:name="GradingAssignmentScore__TeacherJudgement"/>
            <w:r>
              <w:rPr>
                <w:sz w:val="20"/>
                <w:szCs w:val="20"/>
              </w:rPr>
              <w:t>TeacherJudgement</w:t>
            </w:r>
            <w:bookmarkEnd w:id="74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93F772"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A88BE8F" w14:textId="77777777" w:rsidR="00295364" w:rsidRDefault="00295364">
            <w:pPr>
              <w:pStyle w:val="Web"/>
            </w:pPr>
            <w:r>
              <w:t>Teacher judgement associated with the score.</w:t>
            </w:r>
          </w:p>
          <w:p w14:paraId="7B034E3C"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8DD4F47" w14:textId="77777777" w:rsidR="00295364" w:rsidRDefault="004524E3">
            <w:hyperlink r:id="rId60" w:anchor="string" w:history="1">
              <w:r w:rsidR="00295364">
                <w:rPr>
                  <w:rFonts w:ascii="Courier New" w:hAnsi="Courier New" w:cs="Courier New"/>
                  <w:color w:val="005696"/>
                  <w:sz w:val="20"/>
                  <w:szCs w:val="20"/>
                </w:rPr>
                <w:t>xs:string</w:t>
              </w:r>
            </w:hyperlink>
          </w:p>
        </w:tc>
      </w:tr>
      <w:tr w:rsidR="00295364" w14:paraId="4CB0484A"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7B4B71C2"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5822FA" w14:textId="77777777" w:rsidR="00295364" w:rsidRDefault="00295364">
            <w:pPr>
              <w:rPr>
                <w:sz w:val="20"/>
                <w:szCs w:val="20"/>
              </w:rPr>
            </w:pPr>
            <w:bookmarkStart w:id="744" w:name="GradingAssignmentScore__MarkInfoRefId"/>
            <w:r>
              <w:rPr>
                <w:sz w:val="20"/>
                <w:szCs w:val="20"/>
              </w:rPr>
              <w:t>MarkInfoRefId</w:t>
            </w:r>
            <w:bookmarkEnd w:id="74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42A245"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F57F58C" w14:textId="77777777" w:rsidR="00295364" w:rsidRDefault="00295364">
            <w:pPr>
              <w:pStyle w:val="Web"/>
            </w:pPr>
            <w:r>
              <w:t>Interpretation of Grade.</w:t>
            </w:r>
          </w:p>
          <w:p w14:paraId="6C73FCCF"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B68244" w14:textId="77777777" w:rsidR="00295364" w:rsidRDefault="004524E3">
            <w:hyperlink r:id="rId61" w:anchor="IdRefType" w:history="1">
              <w:r w:rsidR="00295364">
                <w:rPr>
                  <w:rFonts w:ascii="Courier New" w:hAnsi="Courier New" w:cs="Courier New"/>
                  <w:color w:val="005696"/>
                  <w:sz w:val="20"/>
                  <w:szCs w:val="20"/>
                </w:rPr>
                <w:t>IdRefType</w:t>
              </w:r>
            </w:hyperlink>
          </w:p>
        </w:tc>
      </w:tr>
      <w:tr w:rsidR="00295364" w14:paraId="3B1C77F7"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21D213B4"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34AAB8C" w14:textId="77777777" w:rsidR="00295364" w:rsidRDefault="00295364">
            <w:pPr>
              <w:rPr>
                <w:sz w:val="20"/>
                <w:szCs w:val="20"/>
              </w:rPr>
            </w:pPr>
            <w:bookmarkStart w:id="745" w:name="GradingAssignmentScore__AssignmentScoreI"/>
            <w:r>
              <w:rPr>
                <w:sz w:val="20"/>
                <w:szCs w:val="20"/>
              </w:rPr>
              <w:t>AssignmentScoreIteration</w:t>
            </w:r>
            <w:bookmarkEnd w:id="74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2A3D474"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21A41A1" w14:textId="77777777" w:rsidR="00295364" w:rsidRDefault="00295364">
            <w:pPr>
              <w:pStyle w:val="Web"/>
            </w:pPr>
            <w:r>
              <w:t>If this is a draft submission, or re-submission, iteration of the attempt.</w:t>
            </w:r>
          </w:p>
          <w:p w14:paraId="54548F02" w14:textId="77777777" w:rsidR="00295364" w:rsidRPr="007A6448" w:rsidRDefault="00295364">
            <w:pPr>
              <w:rPr>
                <w:lang w:val="en-US"/>
              </w:rPr>
            </w:pPr>
            <w:r w:rsidRPr="007A6448">
              <w:rPr>
                <w:lang w:val="en-US"/>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AFF318B" w14:textId="77777777" w:rsidR="00295364" w:rsidRDefault="004524E3">
            <w:hyperlink r:id="rId62" w:anchor="token" w:history="1">
              <w:r w:rsidR="00295364">
                <w:rPr>
                  <w:rFonts w:ascii="Courier New" w:hAnsi="Courier New" w:cs="Courier New"/>
                  <w:color w:val="005696"/>
                  <w:sz w:val="20"/>
                  <w:szCs w:val="20"/>
                </w:rPr>
                <w:t>xs:token</w:t>
              </w:r>
            </w:hyperlink>
          </w:p>
        </w:tc>
      </w:tr>
      <w:tr w:rsidR="00295364" w14:paraId="0ED92CB2"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4E3309B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7094452" w14:textId="77777777" w:rsidR="00295364" w:rsidRDefault="00295364">
            <w:pPr>
              <w:rPr>
                <w:sz w:val="20"/>
                <w:szCs w:val="20"/>
              </w:rPr>
            </w:pPr>
            <w:bookmarkStart w:id="746" w:name="GradingAssignmentScore__SIF_Metadata"/>
            <w:r>
              <w:rPr>
                <w:sz w:val="20"/>
                <w:szCs w:val="20"/>
              </w:rPr>
              <w:t>SIF_Metadata</w:t>
            </w:r>
            <w:bookmarkEnd w:id="74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8EBB27"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AEBE4E"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1C788D4" w14:textId="77777777" w:rsidR="00295364" w:rsidRDefault="004524E3">
            <w:hyperlink r:id="rId63" w:anchor="SIF_MetadataType" w:history="1">
              <w:r w:rsidR="00295364">
                <w:rPr>
                  <w:rFonts w:ascii="Courier New" w:hAnsi="Courier New" w:cs="Courier New"/>
                  <w:color w:val="005696"/>
                  <w:sz w:val="20"/>
                  <w:szCs w:val="20"/>
                </w:rPr>
                <w:t>SIF_MetadataType</w:t>
              </w:r>
            </w:hyperlink>
          </w:p>
        </w:tc>
      </w:tr>
      <w:tr w:rsidR="00295364" w14:paraId="544CB1B5" w14:textId="77777777" w:rsidTr="007A6448">
        <w:tc>
          <w:tcPr>
            <w:tcW w:w="270" w:type="dxa"/>
            <w:tcBorders>
              <w:top w:val="single" w:sz="6" w:space="0" w:color="005696"/>
              <w:left w:val="single" w:sz="6" w:space="0" w:color="005696"/>
              <w:bottom w:val="single" w:sz="6" w:space="0" w:color="005696"/>
              <w:right w:val="single" w:sz="6" w:space="0" w:color="005696"/>
            </w:tcBorders>
            <w:hideMark/>
          </w:tcPr>
          <w:p w14:paraId="3C946FEC" w14:textId="77777777" w:rsidR="00295364" w:rsidRDefault="00295364">
            <w:pPr>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96809C" w14:textId="77777777" w:rsidR="00295364" w:rsidRDefault="00295364">
            <w:pPr>
              <w:rPr>
                <w:sz w:val="20"/>
                <w:szCs w:val="20"/>
              </w:rPr>
            </w:pPr>
            <w:bookmarkStart w:id="747" w:name="GradingAssignmentScore__SIF_ExtendedElem"/>
            <w:r>
              <w:rPr>
                <w:sz w:val="20"/>
                <w:szCs w:val="20"/>
              </w:rPr>
              <w:t>SIF_ExtendedElements</w:t>
            </w:r>
            <w:bookmarkEnd w:id="74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9D0AC47" w14:textId="77777777" w:rsidR="00295364" w:rsidRDefault="00295364">
            <w:pPr>
              <w:jc w:val="center"/>
            </w:pPr>
            <w: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56DDDD5" w14:textId="77777777" w:rsidR="00295364" w:rsidRDefault="00295364">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E41D82" w14:textId="77777777" w:rsidR="00295364" w:rsidRDefault="004524E3">
            <w:hyperlink r:id="rId64" w:anchor="SIF_ExtendedElementsType" w:history="1">
              <w:r w:rsidR="00295364">
                <w:rPr>
                  <w:rFonts w:ascii="Courier New" w:hAnsi="Courier New" w:cs="Courier New"/>
                  <w:color w:val="005696"/>
                  <w:sz w:val="20"/>
                  <w:szCs w:val="20"/>
                </w:rPr>
                <w:t>SIF_ExtendedElementsType</w:t>
              </w:r>
            </w:hyperlink>
          </w:p>
        </w:tc>
      </w:tr>
    </w:tbl>
    <w:p w14:paraId="1D4A5069" w14:textId="77777777" w:rsidR="00295364" w:rsidRDefault="00295364" w:rsidP="00295364">
      <w:r>
        <w:rPr>
          <w:rStyle w:val="Caption1"/>
        </w:rPr>
        <w:t>Table 3.3.12-1: GradingAssignmentScore</w:t>
      </w:r>
      <w:bookmarkStart w:id="748" w:name="Example33121GradingAssignmentScore"/>
      <w:r>
        <w:t xml:space="preserve"> </w:t>
      </w:r>
    </w:p>
    <w:p w14:paraId="46FB95F3" w14:textId="5F831394"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&lt;GradingAssignmentScore Ref</w:t>
      </w:r>
      <w:r w:rsidR="0022772A">
        <w:rPr>
          <w:rFonts w:ascii="Courier New" w:hAnsi="Courier New" w:cs="Courier New"/>
          <w:sz w:val="20"/>
          <w:szCs w:val="20"/>
          <w:lang w:val="en-US"/>
        </w:rPr>
        <w:t>”</w:t>
      </w:r>
      <w:r w:rsidRPr="007A6448">
        <w:rPr>
          <w:rFonts w:ascii="Courier New" w:hAnsi="Courier New" w:cs="Courier New"/>
          <w:sz w:val="20"/>
          <w:szCs w:val="20"/>
          <w:lang w:val="en-US"/>
        </w:rPr>
        <w:t>d="359D7510-1AD0-A9D7-A8C3-DAD0A8510</w:t>
      </w:r>
      <w:r w:rsidR="0022772A">
        <w:rPr>
          <w:rFonts w:ascii="Courier New" w:hAnsi="Courier New" w:cs="Courier New"/>
          <w:sz w:val="20"/>
          <w:szCs w:val="20"/>
          <w:lang w:val="en-US"/>
        </w:rPr>
        <w:t>”</w:t>
      </w:r>
      <w:r w:rsidRPr="007A6448">
        <w:rPr>
          <w:rFonts w:ascii="Courier New" w:hAnsi="Courier New" w:cs="Courier New"/>
          <w:sz w:val="20"/>
          <w:szCs w:val="20"/>
          <w:lang w:val="en-US"/>
        </w:rPr>
        <w:t>A2"&gt;</w:t>
      </w:r>
    </w:p>
    <w:p w14:paraId="3CB461E5"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&lt;StudentPersonalRefId&gt;A75A0010-1A8C-301D-02E3-A05B359D0A00&lt;/StudentPersonalRefId&gt;</w:t>
      </w:r>
    </w:p>
    <w:p w14:paraId="6F1C6721"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&lt;StudentPersonalLocalId&gt;fred12&lt;/StudentPersonalLocalId&gt;</w:t>
      </w:r>
    </w:p>
    <w:p w14:paraId="2FAD4E22"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&lt;TeachingGroupRefId&gt;D0A0A27A-D0A8-510A-D9D7-5101A8C3DA39&lt;/TeachingGroupRefId&gt;</w:t>
      </w:r>
    </w:p>
    <w:p w14:paraId="269B2C9E"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&lt;SchoolInfoRefId&gt;11737EA4-301C-ADCA-75C8-7214A7C46BDB&lt;/SchoolInfoRefId&gt;</w:t>
      </w:r>
    </w:p>
    <w:p w14:paraId="2A0B8111" w14:textId="77777777" w:rsidR="00295364" w:rsidRPr="007A6448" w:rsidRDefault="00295364" w:rsidP="00295364">
      <w:pPr>
        <w:shd w:val="clear" w:color="auto" w:fill="FAFAFA"/>
        <w:rPr>
          <w:rFonts w:ascii="Courier New" w:hAnsi="Courier New" w:cs="Courier New"/>
          <w:sz w:val="20"/>
          <w:szCs w:val="20"/>
          <w:lang w:val="en-US"/>
        </w:rPr>
      </w:pPr>
      <w:r w:rsidRPr="007A6448">
        <w:rPr>
          <w:rFonts w:ascii="Courier New" w:hAnsi="Courier New" w:cs="Courier New"/>
          <w:sz w:val="20"/>
          <w:szCs w:val="20"/>
          <w:lang w:val="en-US"/>
        </w:rPr>
        <w:t xml:space="preserve">  &lt;GradingAssignmentRefId&gt;359D7510-1AD0-A9D7-A8C3-DAD0A85105D2&lt;/GradingAssignmentRefId&gt;</w:t>
      </w:r>
    </w:p>
    <w:p w14:paraId="16633096" w14:textId="77777777" w:rsidR="00295364" w:rsidRDefault="00295364" w:rsidP="00295364">
      <w:pPr>
        <w:shd w:val="clear" w:color="auto" w:fill="FAFAFA"/>
        <w:rPr>
          <w:rFonts w:ascii="Courier New" w:hAnsi="Courier New" w:cs="Courier New"/>
          <w:sz w:val="20"/>
          <w:szCs w:val="20"/>
        </w:rPr>
      </w:pPr>
      <w:r w:rsidRPr="007A6448">
        <w:rPr>
          <w:rFonts w:ascii="Courier New" w:hAnsi="Courier New" w:cs="Courier New"/>
          <w:sz w:val="20"/>
          <w:szCs w:val="20"/>
          <w:lang w:val="en-US"/>
        </w:rPr>
        <w:t xml:space="preserve">  </w:t>
      </w:r>
      <w:r>
        <w:rPr>
          <w:rFonts w:ascii="Courier New" w:hAnsi="Courier New" w:cs="Courier New"/>
          <w:sz w:val="20"/>
          <w:szCs w:val="20"/>
        </w:rPr>
        <w:t>&lt;ScorePoints&gt;45&lt;/ScorePoints&gt;</w:t>
      </w:r>
    </w:p>
    <w:p w14:paraId="764BA1F0" w14:textId="77777777" w:rsidR="00295364" w:rsidRDefault="00295364" w:rsidP="00295364">
      <w:pPr>
        <w:shd w:val="clear" w:color="auto" w:fill="FAFAFA"/>
        <w:rPr>
          <w:rFonts w:ascii="Courier New" w:hAnsi="Courier New" w:cs="Courier New"/>
          <w:sz w:val="20"/>
          <w:szCs w:val="20"/>
        </w:rPr>
      </w:pPr>
      <w:r>
        <w:rPr>
          <w:rFonts w:ascii="Courier New" w:hAnsi="Courier New" w:cs="Courier New"/>
          <w:sz w:val="20"/>
          <w:szCs w:val="20"/>
        </w:rPr>
        <w:t>&lt;/GradingAssignmentScore&gt;</w:t>
      </w:r>
    </w:p>
    <w:bookmarkEnd w:id="748"/>
    <w:p w14:paraId="3B9F8CBA" w14:textId="732FA76F" w:rsidR="00295364" w:rsidRDefault="00295364" w:rsidP="00295364"/>
    <w:p w14:paraId="06374D3B" w14:textId="129A864F" w:rsidR="00295364" w:rsidRDefault="00295364" w:rsidP="00295364"/>
    <w:p w14:paraId="565BDBA5" w14:textId="2C1F347C" w:rsidR="00442F2E" w:rsidRPr="00295364" w:rsidRDefault="00442F2E">
      <w:pPr>
        <w:pStyle w:val="4"/>
      </w:pPr>
      <w:r>
        <w:lastRenderedPageBreak/>
        <w:t>MarkValueInfo</w:t>
      </w:r>
    </w:p>
    <w:p w14:paraId="4D1F4F2D" w14:textId="1D063777" w:rsidR="00295364" w:rsidRDefault="00295364" w:rsidP="00295364"/>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4866"/>
        <w:gridCol w:w="2491"/>
      </w:tblGrid>
      <w:tr w:rsidR="00065751" w:rsidRPr="00065751" w14:paraId="19D392C7" w14:textId="77777777" w:rsidTr="00065751">
        <w:trPr>
          <w:tblHeader/>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E425C3F" w14:textId="77777777" w:rsidR="00065751" w:rsidRPr="00065751" w:rsidRDefault="00065751" w:rsidP="00065751">
            <w:pPr>
              <w:spacing w:after="30"/>
              <w:jc w:val="center"/>
              <w:rPr>
                <w:rFonts w:eastAsia="Times New Roman"/>
                <w:b/>
                <w:bCs/>
                <w:color w:val="FFFFFF"/>
                <w:lang w:val="en-GB" w:eastAsia="en-GB"/>
              </w:rPr>
            </w:pPr>
            <w:bookmarkStart w:id="749" w:name="Table33211MarkValueInfo"/>
            <w:r w:rsidRPr="00065751">
              <w:rPr>
                <w:rFonts w:eastAsia="Times New Roman"/>
                <w:b/>
                <w:bCs/>
                <w:color w:val="FFFFFF"/>
                <w:lang w:val="en-GB" w:eastAsia="en-GB"/>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2D99E72"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1A07925"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454527D"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1ED5B47"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Type</w:t>
            </w:r>
          </w:p>
        </w:tc>
      </w:tr>
      <w:tr w:rsidR="00065751" w:rsidRPr="006436D8" w14:paraId="0EB61865"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4B2A9EB" w14:textId="77777777" w:rsidR="00065751" w:rsidRPr="00065751" w:rsidRDefault="00065751" w:rsidP="00065751">
            <w:pPr>
              <w:spacing w:after="30"/>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52D7D1B" w14:textId="77777777" w:rsidR="00065751" w:rsidRPr="00065751" w:rsidRDefault="00065751" w:rsidP="00065751">
            <w:pPr>
              <w:spacing w:after="30"/>
              <w:rPr>
                <w:rFonts w:eastAsia="Times New Roman"/>
                <w:sz w:val="20"/>
                <w:szCs w:val="20"/>
                <w:lang w:val="en-GB" w:eastAsia="en-GB"/>
              </w:rPr>
            </w:pPr>
            <w:bookmarkStart w:id="750" w:name="MarkValueInfo"/>
            <w:bookmarkEnd w:id="749"/>
            <w:r w:rsidRPr="00065751">
              <w:rPr>
                <w:rFonts w:eastAsia="Times New Roman"/>
                <w:b/>
                <w:bCs/>
                <w:color w:val="005696"/>
                <w:sz w:val="22"/>
                <w:szCs w:val="22"/>
                <w:lang w:val="en-GB" w:eastAsia="en-GB"/>
              </w:rPr>
              <w:t>MarkValueInfo</w:t>
            </w:r>
            <w:bookmarkEnd w:id="750"/>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D253B64" w14:textId="77777777" w:rsidR="00065751" w:rsidRPr="00065751" w:rsidRDefault="00065751" w:rsidP="00065751">
            <w:pPr>
              <w:spacing w:after="30"/>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8644938"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This object defines the types of values allowed for a mark and the domain for each mark value. At least one of the Percentage, Numeric, Letter or Narrative nodes must be used to create a valid MarkValueInfo.</w:t>
            </w:r>
          </w:p>
          <w:p w14:paraId="0A598D50"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88EF0BC"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r>
      <w:tr w:rsidR="00065751" w:rsidRPr="00065751" w14:paraId="12149103"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7AD281BA" w14:textId="7F0AF74F"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w:t>
            </w:r>
            <w:r w:rsidRPr="00065751">
              <w:rPr>
                <w:rFonts w:eastAsia="Times New Roman"/>
                <w:b/>
                <w:bCs/>
                <w:color w:val="005696"/>
                <w:sz w:val="21"/>
                <w:szCs w:val="21"/>
                <w:lang w:val="en-GB" w:eastAsia="en-GB"/>
              </w:rPr>
              <w:br/>
            </w:r>
            <w:r w:rsidRPr="007A6448">
              <w:rPr>
                <w:rFonts w:eastAsia="Times New Roman"/>
                <w:b/>
                <w:bCs/>
                <w:noProof/>
                <w:color w:val="005696"/>
                <w:sz w:val="21"/>
                <w:szCs w:val="21"/>
                <w:lang w:val="en-AU" w:eastAsia="en-AU"/>
              </w:rPr>
              <w:drawing>
                <wp:inline distT="0" distB="0" distL="0" distR="0" wp14:anchorId="10F83CD4" wp14:editId="44CCC76A">
                  <wp:extent cx="152400" cy="152400"/>
                  <wp:effectExtent l="0" t="0" r="0" b="0"/>
                  <wp:docPr id="30" name="Picture 30"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C7AEC2" w14:textId="77777777" w:rsidR="00065751" w:rsidRPr="00065751" w:rsidRDefault="00065751" w:rsidP="00065751">
            <w:pPr>
              <w:rPr>
                <w:rFonts w:eastAsia="Times New Roman"/>
                <w:sz w:val="20"/>
                <w:szCs w:val="20"/>
                <w:lang w:val="en-GB" w:eastAsia="en-GB"/>
              </w:rPr>
            </w:pPr>
            <w:bookmarkStart w:id="751" w:name="MarkValueInfo___RefId"/>
            <w:r w:rsidRPr="00065751">
              <w:rPr>
                <w:rFonts w:eastAsia="Times New Roman"/>
                <w:sz w:val="20"/>
                <w:szCs w:val="20"/>
                <w:lang w:val="en-GB" w:eastAsia="en-GB"/>
              </w:rPr>
              <w:t>RefId</w:t>
            </w:r>
            <w:bookmarkEnd w:id="75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8841CA"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5098DB"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Id (GUID) that uniquely identifies this MarkValueInfo entity.</w:t>
            </w:r>
          </w:p>
          <w:p w14:paraId="3404E56C"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AE22E3C" w14:textId="77777777" w:rsidR="00065751" w:rsidRPr="00065751" w:rsidRDefault="004524E3" w:rsidP="00065751">
            <w:pPr>
              <w:rPr>
                <w:rFonts w:eastAsia="Times New Roman"/>
                <w:lang w:val="en-GB" w:eastAsia="en-GB"/>
              </w:rPr>
            </w:pPr>
            <w:hyperlink r:id="rId65" w:anchor="RefIdType" w:history="1">
              <w:r w:rsidR="00065751" w:rsidRPr="00065751">
                <w:rPr>
                  <w:rFonts w:ascii="Courier New" w:eastAsia="Times New Roman" w:hAnsi="Courier New" w:cs="Courier New"/>
                  <w:color w:val="005696"/>
                  <w:sz w:val="20"/>
                  <w:szCs w:val="20"/>
                  <w:lang w:val="en-GB" w:eastAsia="en-GB"/>
                </w:rPr>
                <w:t>RefIdType</w:t>
              </w:r>
            </w:hyperlink>
          </w:p>
        </w:tc>
      </w:tr>
      <w:tr w:rsidR="00065751" w:rsidRPr="00065751" w14:paraId="4EE2CE85"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3A0BD211"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286B5EE" w14:textId="77777777" w:rsidR="00065751" w:rsidRPr="00065751" w:rsidRDefault="00065751" w:rsidP="00065751">
            <w:pPr>
              <w:rPr>
                <w:rFonts w:eastAsia="Times New Roman"/>
                <w:sz w:val="20"/>
                <w:szCs w:val="20"/>
                <w:lang w:val="en-GB" w:eastAsia="en-GB"/>
              </w:rPr>
            </w:pPr>
            <w:bookmarkStart w:id="752" w:name="MarkValueInfo__SchoolInfoRefId"/>
            <w:r w:rsidRPr="00065751">
              <w:rPr>
                <w:rFonts w:eastAsia="Times New Roman"/>
                <w:sz w:val="20"/>
                <w:szCs w:val="20"/>
                <w:lang w:val="en-GB" w:eastAsia="en-GB"/>
              </w:rPr>
              <w:t>SchoolInfoRefId</w:t>
            </w:r>
            <w:bookmarkEnd w:id="75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4FE70E9"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3E6174"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Id (GUID) that uniquely identifies the School that these Mark Values apply to.</w:t>
            </w:r>
          </w:p>
          <w:p w14:paraId="142D6B92"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847E02" w14:textId="77777777" w:rsidR="00065751" w:rsidRPr="00065751" w:rsidRDefault="004524E3" w:rsidP="00065751">
            <w:pPr>
              <w:rPr>
                <w:rFonts w:eastAsia="Times New Roman"/>
                <w:lang w:val="en-GB" w:eastAsia="en-GB"/>
              </w:rPr>
            </w:pPr>
            <w:hyperlink r:id="rId66" w:anchor="IdRefType" w:history="1">
              <w:r w:rsidR="00065751" w:rsidRPr="00065751">
                <w:rPr>
                  <w:rFonts w:ascii="Courier New" w:eastAsia="Times New Roman" w:hAnsi="Courier New" w:cs="Courier New"/>
                  <w:color w:val="005696"/>
                  <w:sz w:val="20"/>
                  <w:szCs w:val="20"/>
                  <w:lang w:val="en-GB" w:eastAsia="en-GB"/>
                </w:rPr>
                <w:t>IdRefType</w:t>
              </w:r>
            </w:hyperlink>
          </w:p>
        </w:tc>
      </w:tr>
      <w:tr w:rsidR="00065751" w:rsidRPr="00065751" w14:paraId="47807623"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E199C34"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78A7990" w14:textId="77777777" w:rsidR="00065751" w:rsidRPr="00065751" w:rsidRDefault="00065751" w:rsidP="00065751">
            <w:pPr>
              <w:rPr>
                <w:rFonts w:eastAsia="Times New Roman"/>
                <w:sz w:val="20"/>
                <w:szCs w:val="20"/>
                <w:lang w:val="en-GB" w:eastAsia="en-GB"/>
              </w:rPr>
            </w:pPr>
            <w:bookmarkStart w:id="753" w:name="MarkValueInfo__YearLevels"/>
            <w:r w:rsidRPr="00065751">
              <w:rPr>
                <w:rFonts w:eastAsia="Times New Roman"/>
                <w:sz w:val="20"/>
                <w:szCs w:val="20"/>
                <w:lang w:val="en-GB" w:eastAsia="en-GB"/>
              </w:rPr>
              <w:t>YearLevels</w:t>
            </w:r>
            <w:bookmarkEnd w:id="75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666811F"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5746D1C"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year levels that this MarkValueInfo applies to.</w:t>
            </w:r>
          </w:p>
          <w:p w14:paraId="3E8AA5C3"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805F477" w14:textId="77777777" w:rsidR="00065751" w:rsidRPr="00065751" w:rsidRDefault="004524E3" w:rsidP="00065751">
            <w:pPr>
              <w:rPr>
                <w:rFonts w:eastAsia="Times New Roman"/>
                <w:lang w:val="en-GB" w:eastAsia="en-GB"/>
              </w:rPr>
            </w:pPr>
            <w:hyperlink r:id="rId67" w:anchor="YearLevelsType" w:history="1">
              <w:r w:rsidR="00065751" w:rsidRPr="00065751">
                <w:rPr>
                  <w:rFonts w:ascii="Courier New" w:eastAsia="Times New Roman" w:hAnsi="Courier New" w:cs="Courier New"/>
                  <w:color w:val="005696"/>
                  <w:sz w:val="20"/>
                  <w:szCs w:val="20"/>
                  <w:lang w:val="en-GB" w:eastAsia="en-GB"/>
                </w:rPr>
                <w:t>YearLevelsType</w:t>
              </w:r>
            </w:hyperlink>
          </w:p>
        </w:tc>
      </w:tr>
      <w:tr w:rsidR="00065751" w:rsidRPr="00065751" w14:paraId="74C1ABE4"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640EEB0"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11A4D7" w14:textId="77777777" w:rsidR="00065751" w:rsidRPr="00065751" w:rsidRDefault="00065751" w:rsidP="00065751">
            <w:pPr>
              <w:rPr>
                <w:rFonts w:eastAsia="Times New Roman"/>
                <w:sz w:val="20"/>
                <w:szCs w:val="20"/>
                <w:lang w:val="en-GB" w:eastAsia="en-GB"/>
              </w:rPr>
            </w:pPr>
            <w:bookmarkStart w:id="754" w:name="MarkValueInfo__Name"/>
            <w:r w:rsidRPr="00065751">
              <w:rPr>
                <w:rFonts w:eastAsia="Times New Roman"/>
                <w:sz w:val="20"/>
                <w:szCs w:val="20"/>
                <w:lang w:val="en-GB" w:eastAsia="en-GB"/>
              </w:rPr>
              <w:t>Name</w:t>
            </w:r>
            <w:bookmarkEnd w:id="75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ED89D8"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ACE1715" w14:textId="5A3A6351"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text name of the value lis</w:t>
            </w:r>
            <w:r w:rsidR="0022772A">
              <w:rPr>
                <w:rFonts w:eastAsia="Times New Roman"/>
                <w:lang w:val="en-GB" w:eastAsia="en-GB"/>
              </w:rPr>
              <w:t>“</w:t>
            </w:r>
            <w:r w:rsidRPr="00065751">
              <w:rPr>
                <w:rFonts w:eastAsia="Times New Roman"/>
                <w:lang w:val="en-GB" w:eastAsia="en-GB"/>
              </w:rPr>
              <w:t xml:space="preserve"> ("Letter Gra</w:t>
            </w:r>
            <w:r w:rsidR="002451C1">
              <w:rPr>
                <w:rFonts w:eastAsia="Times New Roman"/>
                <w:lang w:val="en-GB" w:eastAsia="en-GB"/>
              </w:rPr>
              <w:t>”</w:t>
            </w:r>
            <w:r w:rsidRPr="00065751">
              <w:rPr>
                <w:rFonts w:eastAsia="Times New Roman"/>
                <w:lang w:val="en-GB" w:eastAsia="en-GB"/>
              </w:rPr>
              <w:t>es</w:t>
            </w:r>
            <w:r w:rsidR="0022772A">
              <w:rPr>
                <w:rFonts w:eastAsia="Times New Roman"/>
                <w:lang w:val="en-GB" w:eastAsia="en-GB"/>
              </w:rPr>
              <w:t>“</w:t>
            </w:r>
            <w:r w:rsidRPr="00065751">
              <w:rPr>
                <w:rFonts w:eastAsia="Times New Roman"/>
                <w:lang w:val="en-GB" w:eastAsia="en-GB"/>
              </w:rPr>
              <w:t>, "Letter Grades (+</w:t>
            </w:r>
            <w:r w:rsidR="002451C1">
              <w:rPr>
                <w:rFonts w:eastAsia="Times New Roman"/>
                <w:lang w:val="en-GB" w:eastAsia="en-GB"/>
              </w:rPr>
              <w:t>”</w:t>
            </w:r>
            <w:r w:rsidRPr="00065751">
              <w:rPr>
                <w:rFonts w:eastAsia="Times New Roman"/>
                <w:lang w:val="en-GB" w:eastAsia="en-GB"/>
              </w:rPr>
              <w:t>-)</w:t>
            </w:r>
            <w:r w:rsidR="0022772A">
              <w:rPr>
                <w:rFonts w:eastAsia="Times New Roman"/>
                <w:lang w:val="en-GB" w:eastAsia="en-GB"/>
              </w:rPr>
              <w:t>“</w:t>
            </w:r>
            <w:r w:rsidRPr="00065751">
              <w:rPr>
                <w:rFonts w:eastAsia="Times New Roman"/>
                <w:lang w:val="en-GB" w:eastAsia="en-GB"/>
              </w:rPr>
              <w:t>, "</w:t>
            </w:r>
            <w:r w:rsidR="002451C1">
              <w:rPr>
                <w:rFonts w:eastAsia="Times New Roman"/>
                <w:lang w:val="en-GB" w:eastAsia="en-GB"/>
              </w:rPr>
              <w:t>”</w:t>
            </w:r>
            <w:r w:rsidRPr="00065751">
              <w:rPr>
                <w:rFonts w:eastAsia="Times New Roman"/>
                <w:lang w:val="en-GB" w:eastAsia="en-GB"/>
              </w:rPr>
              <w:t>SU</w:t>
            </w:r>
            <w:r w:rsidR="0022772A">
              <w:rPr>
                <w:rFonts w:eastAsia="Times New Roman"/>
                <w:lang w:val="en-GB" w:eastAsia="en-GB"/>
              </w:rPr>
              <w:t>“</w:t>
            </w:r>
            <w:r w:rsidRPr="00065751">
              <w:rPr>
                <w:rFonts w:eastAsia="Times New Roman"/>
                <w:lang w:val="en-GB" w:eastAsia="en-GB"/>
              </w:rPr>
              <w:t>, "Pass/F</w:t>
            </w:r>
            <w:r w:rsidR="002451C1">
              <w:rPr>
                <w:rFonts w:eastAsia="Times New Roman"/>
                <w:lang w:val="en-GB" w:eastAsia="en-GB"/>
              </w:rPr>
              <w:t>”</w:t>
            </w:r>
            <w:r w:rsidRPr="00065751">
              <w:rPr>
                <w:rFonts w:eastAsia="Times New Roman"/>
                <w:lang w:val="en-GB" w:eastAsia="en-GB"/>
              </w:rPr>
              <w:t>il</w:t>
            </w:r>
            <w:r w:rsidR="0022772A">
              <w:rPr>
                <w:rFonts w:eastAsia="Times New Roman"/>
                <w:lang w:val="en-GB" w:eastAsia="en-GB"/>
              </w:rPr>
              <w:t>“</w:t>
            </w:r>
            <w:r w:rsidRPr="00065751">
              <w:rPr>
                <w:rFonts w:eastAsia="Times New Roman"/>
                <w:lang w:val="en-GB" w:eastAsia="en-GB"/>
              </w:rPr>
              <w:t>, "Override Gra</w:t>
            </w:r>
            <w:r w:rsidR="002451C1">
              <w:rPr>
                <w:rFonts w:eastAsia="Times New Roman"/>
                <w:lang w:val="en-GB" w:eastAsia="en-GB"/>
              </w:rPr>
              <w:t>”</w:t>
            </w:r>
            <w:r w:rsidRPr="00065751">
              <w:rPr>
                <w:rFonts w:eastAsia="Times New Roman"/>
                <w:lang w:val="en-GB" w:eastAsia="en-GB"/>
              </w:rPr>
              <w:t>es</w:t>
            </w:r>
            <w:r w:rsidR="0022772A">
              <w:rPr>
                <w:rFonts w:eastAsia="Times New Roman"/>
                <w:lang w:val="en-GB" w:eastAsia="en-GB"/>
              </w:rPr>
              <w:t>“</w:t>
            </w:r>
            <w:r w:rsidRPr="00065751">
              <w:rPr>
                <w:rFonts w:eastAsia="Times New Roman"/>
                <w:lang w:val="en-GB" w:eastAsia="en-GB"/>
              </w:rPr>
              <w:t>, "Citizenship Comment Co</w:t>
            </w:r>
            <w:r w:rsidR="0022772A">
              <w:rPr>
                <w:rFonts w:eastAsia="Times New Roman"/>
                <w:lang w:val="en-GB" w:eastAsia="en-GB"/>
              </w:rPr>
              <w:t>”</w:t>
            </w:r>
            <w:r w:rsidRPr="00065751">
              <w:rPr>
                <w:rFonts w:eastAsia="Times New Roman"/>
                <w:lang w:val="en-GB" w:eastAsia="en-GB"/>
              </w:rPr>
              <w:t>es", etc.).</w:t>
            </w:r>
          </w:p>
          <w:p w14:paraId="2F5864E2"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230D49" w14:textId="77777777" w:rsidR="00065751" w:rsidRPr="00065751" w:rsidRDefault="004524E3" w:rsidP="00065751">
            <w:pPr>
              <w:rPr>
                <w:rFonts w:eastAsia="Times New Roman"/>
                <w:lang w:val="en-GB" w:eastAsia="en-GB"/>
              </w:rPr>
            </w:pPr>
            <w:hyperlink r:id="rId68" w:anchor="string" w:history="1">
              <w:r w:rsidR="00065751" w:rsidRPr="00065751">
                <w:rPr>
                  <w:rFonts w:ascii="Courier New" w:eastAsia="Times New Roman" w:hAnsi="Courier New" w:cs="Courier New"/>
                  <w:color w:val="005696"/>
                  <w:sz w:val="20"/>
                  <w:szCs w:val="20"/>
                  <w:lang w:val="en-GB" w:eastAsia="en-GB"/>
                </w:rPr>
                <w:t>xs:string</w:t>
              </w:r>
            </w:hyperlink>
          </w:p>
        </w:tc>
      </w:tr>
      <w:tr w:rsidR="00065751" w:rsidRPr="00065751" w14:paraId="0698C545"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8F66236"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F22A289" w14:textId="77777777" w:rsidR="00065751" w:rsidRPr="00065751" w:rsidRDefault="00065751" w:rsidP="00065751">
            <w:pPr>
              <w:rPr>
                <w:rFonts w:eastAsia="Times New Roman"/>
                <w:sz w:val="20"/>
                <w:szCs w:val="20"/>
                <w:lang w:val="en-GB" w:eastAsia="en-GB"/>
              </w:rPr>
            </w:pPr>
            <w:bookmarkStart w:id="755" w:name="MarkValueInfo__PercentageMinimum"/>
            <w:r w:rsidRPr="00065751">
              <w:rPr>
                <w:rFonts w:eastAsia="Times New Roman"/>
                <w:sz w:val="20"/>
                <w:szCs w:val="20"/>
                <w:lang w:val="en-GB" w:eastAsia="en-GB"/>
              </w:rPr>
              <w:t>PercentageMinimum</w:t>
            </w:r>
            <w:bookmarkEnd w:id="75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EC23157"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EBD30F"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minimum percent value accepted for this mark.</w:t>
            </w:r>
          </w:p>
          <w:p w14:paraId="440CDB6A"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C4A39D0" w14:textId="77777777" w:rsidR="00065751" w:rsidRPr="00065751" w:rsidRDefault="004524E3" w:rsidP="00065751">
            <w:pPr>
              <w:rPr>
                <w:rFonts w:eastAsia="Times New Roman"/>
                <w:lang w:val="en-GB" w:eastAsia="en-GB"/>
              </w:rPr>
            </w:pPr>
            <w:hyperlink r:id="rId69"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3C5E32DB"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DD4A057"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117ECE4" w14:textId="77777777" w:rsidR="00065751" w:rsidRPr="00065751" w:rsidRDefault="00065751" w:rsidP="00065751">
            <w:pPr>
              <w:rPr>
                <w:rFonts w:eastAsia="Times New Roman"/>
                <w:sz w:val="20"/>
                <w:szCs w:val="20"/>
                <w:lang w:val="en-GB" w:eastAsia="en-GB"/>
              </w:rPr>
            </w:pPr>
            <w:bookmarkStart w:id="756" w:name="MarkValueInfo__PercentageMaximum"/>
            <w:r w:rsidRPr="00065751">
              <w:rPr>
                <w:rFonts w:eastAsia="Times New Roman"/>
                <w:sz w:val="20"/>
                <w:szCs w:val="20"/>
                <w:lang w:val="en-GB" w:eastAsia="en-GB"/>
              </w:rPr>
              <w:t>PercentageMaximum</w:t>
            </w:r>
            <w:bookmarkEnd w:id="75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E7C504"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7DEA4A"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maximum percent value accepted for this mark.</w:t>
            </w:r>
          </w:p>
          <w:p w14:paraId="7C920FCA"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74C2B4" w14:textId="77777777" w:rsidR="00065751" w:rsidRPr="00065751" w:rsidRDefault="004524E3" w:rsidP="00065751">
            <w:pPr>
              <w:rPr>
                <w:rFonts w:eastAsia="Times New Roman"/>
                <w:lang w:val="en-GB" w:eastAsia="en-GB"/>
              </w:rPr>
            </w:pPr>
            <w:hyperlink r:id="rId70"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4414D5F1"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04D1CFA2"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1725B0" w14:textId="77777777" w:rsidR="00065751" w:rsidRPr="00065751" w:rsidRDefault="00065751" w:rsidP="00065751">
            <w:pPr>
              <w:rPr>
                <w:rFonts w:eastAsia="Times New Roman"/>
                <w:sz w:val="20"/>
                <w:szCs w:val="20"/>
                <w:lang w:val="en-GB" w:eastAsia="en-GB"/>
              </w:rPr>
            </w:pPr>
            <w:bookmarkStart w:id="757" w:name="MarkValueInfo__PercentagePassingGrade"/>
            <w:r w:rsidRPr="00065751">
              <w:rPr>
                <w:rFonts w:eastAsia="Times New Roman"/>
                <w:sz w:val="20"/>
                <w:szCs w:val="20"/>
                <w:lang w:val="en-GB" w:eastAsia="en-GB"/>
              </w:rPr>
              <w:t>PercentagePassingGrade</w:t>
            </w:r>
            <w:bookmarkEnd w:id="75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30D8E62"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A1BF6FC"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threshold for a mark to be considered passing.</w:t>
            </w:r>
          </w:p>
          <w:p w14:paraId="6DDED736"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8F32D12" w14:textId="77777777" w:rsidR="00065751" w:rsidRPr="00065751" w:rsidRDefault="004524E3" w:rsidP="00065751">
            <w:pPr>
              <w:rPr>
                <w:rFonts w:eastAsia="Times New Roman"/>
                <w:lang w:val="en-GB" w:eastAsia="en-GB"/>
              </w:rPr>
            </w:pPr>
            <w:hyperlink r:id="rId71"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027EF683"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03E7B570"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B2840E8" w14:textId="77777777" w:rsidR="00065751" w:rsidRPr="00065751" w:rsidRDefault="00065751" w:rsidP="00065751">
            <w:pPr>
              <w:rPr>
                <w:rFonts w:eastAsia="Times New Roman"/>
                <w:sz w:val="20"/>
                <w:szCs w:val="20"/>
                <w:lang w:val="en-GB" w:eastAsia="en-GB"/>
              </w:rPr>
            </w:pPr>
            <w:bookmarkStart w:id="758" w:name="MarkValueInfo__NumericPrecision"/>
            <w:r w:rsidRPr="00065751">
              <w:rPr>
                <w:rFonts w:eastAsia="Times New Roman"/>
                <w:sz w:val="20"/>
                <w:szCs w:val="20"/>
                <w:lang w:val="en-GB" w:eastAsia="en-GB"/>
              </w:rPr>
              <w:t>NumericPrecision</w:t>
            </w:r>
            <w:bookmarkEnd w:id="75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4EFF78"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AB4363"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Number of significant digits.</w:t>
            </w:r>
          </w:p>
          <w:p w14:paraId="6444E78F"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744B71" w14:textId="77777777" w:rsidR="00065751" w:rsidRPr="00065751" w:rsidRDefault="004524E3" w:rsidP="00065751">
            <w:pPr>
              <w:rPr>
                <w:rFonts w:eastAsia="Times New Roman"/>
                <w:lang w:val="en-GB" w:eastAsia="en-GB"/>
              </w:rPr>
            </w:pPr>
            <w:hyperlink r:id="rId72" w:anchor="unsignedInt" w:history="1">
              <w:r w:rsidR="00065751" w:rsidRPr="00065751">
                <w:rPr>
                  <w:rFonts w:ascii="Courier New" w:eastAsia="Times New Roman" w:hAnsi="Courier New" w:cs="Courier New"/>
                  <w:color w:val="005696"/>
                  <w:sz w:val="20"/>
                  <w:szCs w:val="20"/>
                  <w:lang w:val="en-GB" w:eastAsia="en-GB"/>
                </w:rPr>
                <w:t>xs:unsignedInt</w:t>
              </w:r>
            </w:hyperlink>
          </w:p>
        </w:tc>
      </w:tr>
      <w:tr w:rsidR="00065751" w:rsidRPr="00065751" w14:paraId="27C50F6F"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5BC3A581"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B11C41" w14:textId="77777777" w:rsidR="00065751" w:rsidRPr="00065751" w:rsidRDefault="00065751" w:rsidP="00065751">
            <w:pPr>
              <w:rPr>
                <w:rFonts w:eastAsia="Times New Roman"/>
                <w:sz w:val="20"/>
                <w:szCs w:val="20"/>
                <w:lang w:val="en-GB" w:eastAsia="en-GB"/>
              </w:rPr>
            </w:pPr>
            <w:bookmarkStart w:id="759" w:name="MarkValueInfo__NumbericScale"/>
            <w:r w:rsidRPr="00065751">
              <w:rPr>
                <w:rFonts w:eastAsia="Times New Roman"/>
                <w:sz w:val="20"/>
                <w:szCs w:val="20"/>
                <w:lang w:val="en-GB" w:eastAsia="en-GB"/>
              </w:rPr>
              <w:t>NumbericScale</w:t>
            </w:r>
            <w:bookmarkEnd w:id="759"/>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495EB03"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65C69B"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Number of decimal places.</w:t>
            </w:r>
          </w:p>
          <w:p w14:paraId="5980ED17"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1481D1" w14:textId="77777777" w:rsidR="00065751" w:rsidRPr="00065751" w:rsidRDefault="004524E3" w:rsidP="00065751">
            <w:pPr>
              <w:rPr>
                <w:rFonts w:eastAsia="Times New Roman"/>
                <w:lang w:val="en-GB" w:eastAsia="en-GB"/>
              </w:rPr>
            </w:pPr>
            <w:hyperlink r:id="rId73" w:anchor="unsignedInt" w:history="1">
              <w:r w:rsidR="00065751" w:rsidRPr="00065751">
                <w:rPr>
                  <w:rFonts w:ascii="Courier New" w:eastAsia="Times New Roman" w:hAnsi="Courier New" w:cs="Courier New"/>
                  <w:color w:val="005696"/>
                  <w:sz w:val="20"/>
                  <w:szCs w:val="20"/>
                  <w:lang w:val="en-GB" w:eastAsia="en-GB"/>
                </w:rPr>
                <w:t>xs:unsignedInt</w:t>
              </w:r>
            </w:hyperlink>
          </w:p>
        </w:tc>
      </w:tr>
      <w:tr w:rsidR="00065751" w:rsidRPr="00065751" w14:paraId="49417FA4"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DEDED5D"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BB7F309" w14:textId="77777777" w:rsidR="00065751" w:rsidRPr="00065751" w:rsidRDefault="00065751" w:rsidP="00065751">
            <w:pPr>
              <w:rPr>
                <w:rFonts w:eastAsia="Times New Roman"/>
                <w:sz w:val="20"/>
                <w:szCs w:val="20"/>
                <w:lang w:val="en-GB" w:eastAsia="en-GB"/>
              </w:rPr>
            </w:pPr>
            <w:bookmarkStart w:id="760" w:name="MarkValueInfo__NumericLow"/>
            <w:r w:rsidRPr="00065751">
              <w:rPr>
                <w:rFonts w:eastAsia="Times New Roman"/>
                <w:sz w:val="20"/>
                <w:szCs w:val="20"/>
                <w:lang w:val="en-GB" w:eastAsia="en-GB"/>
              </w:rPr>
              <w:t>NumericLow</w:t>
            </w:r>
            <w:bookmarkEnd w:id="76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AF3697A"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22328F"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Lowest Mark in the range (e.g., 98, 3.95).</w:t>
            </w:r>
          </w:p>
          <w:p w14:paraId="45FA4522" w14:textId="77777777" w:rsidR="00065751" w:rsidRPr="00065751" w:rsidRDefault="00065751" w:rsidP="00065751">
            <w:pPr>
              <w:rPr>
                <w:rFonts w:eastAsia="Times New Roman"/>
                <w:lang w:val="en-GB" w:eastAsia="en-GB"/>
              </w:rPr>
            </w:pPr>
            <w:r w:rsidRPr="00065751">
              <w:rPr>
                <w:rFonts w:eastAsia="Times New Roman"/>
                <w:lang w:val="en-GB" w:eastAsia="en-GB"/>
              </w:rPr>
              <w:lastRenderedPageBreak/>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3AF122" w14:textId="77777777" w:rsidR="00065751" w:rsidRPr="00065751" w:rsidRDefault="004524E3" w:rsidP="00065751">
            <w:pPr>
              <w:rPr>
                <w:rFonts w:eastAsia="Times New Roman"/>
                <w:lang w:val="en-GB" w:eastAsia="en-GB"/>
              </w:rPr>
            </w:pPr>
            <w:hyperlink r:id="rId74"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4D0EA055"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70CA8BB2"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5E12B1" w14:textId="77777777" w:rsidR="00065751" w:rsidRPr="00065751" w:rsidRDefault="00065751" w:rsidP="00065751">
            <w:pPr>
              <w:rPr>
                <w:rFonts w:eastAsia="Times New Roman"/>
                <w:sz w:val="20"/>
                <w:szCs w:val="20"/>
                <w:lang w:val="en-GB" w:eastAsia="en-GB"/>
              </w:rPr>
            </w:pPr>
            <w:bookmarkStart w:id="761" w:name="MarkValueInfo__NumericHigh"/>
            <w:r w:rsidRPr="00065751">
              <w:rPr>
                <w:rFonts w:eastAsia="Times New Roman"/>
                <w:sz w:val="20"/>
                <w:szCs w:val="20"/>
                <w:lang w:val="en-GB" w:eastAsia="en-GB"/>
              </w:rPr>
              <w:t>NumericHigh</w:t>
            </w:r>
            <w:bookmarkEnd w:id="76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FFE0DA"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761C8CA"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Highest Mark in the range (e.g., 100, 4.0).</w:t>
            </w:r>
          </w:p>
          <w:p w14:paraId="4D60ACB2"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0CE152A" w14:textId="77777777" w:rsidR="00065751" w:rsidRPr="00065751" w:rsidRDefault="004524E3" w:rsidP="00065751">
            <w:pPr>
              <w:rPr>
                <w:rFonts w:eastAsia="Times New Roman"/>
                <w:lang w:val="en-GB" w:eastAsia="en-GB"/>
              </w:rPr>
            </w:pPr>
            <w:hyperlink r:id="rId75"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01EBB338"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529BFEF"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B5129B" w14:textId="77777777" w:rsidR="00065751" w:rsidRPr="00065751" w:rsidRDefault="00065751" w:rsidP="00065751">
            <w:pPr>
              <w:rPr>
                <w:rFonts w:eastAsia="Times New Roman"/>
                <w:sz w:val="20"/>
                <w:szCs w:val="20"/>
                <w:lang w:val="en-GB" w:eastAsia="en-GB"/>
              </w:rPr>
            </w:pPr>
            <w:bookmarkStart w:id="762" w:name="MarkValueInfo__NumericPassingGrade"/>
            <w:r w:rsidRPr="00065751">
              <w:rPr>
                <w:rFonts w:eastAsia="Times New Roman"/>
                <w:sz w:val="20"/>
                <w:szCs w:val="20"/>
                <w:lang w:val="en-GB" w:eastAsia="en-GB"/>
              </w:rPr>
              <w:t>NumericPassingGrade</w:t>
            </w:r>
            <w:bookmarkEnd w:id="76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697BBE5"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6101623"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threshold for a mark to be considered passing.</w:t>
            </w:r>
          </w:p>
          <w:p w14:paraId="022DFD4F"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95B62D7" w14:textId="77777777" w:rsidR="00065751" w:rsidRPr="00065751" w:rsidRDefault="004524E3" w:rsidP="00065751">
            <w:pPr>
              <w:rPr>
                <w:rFonts w:eastAsia="Times New Roman"/>
                <w:lang w:val="en-GB" w:eastAsia="en-GB"/>
              </w:rPr>
            </w:pPr>
            <w:hyperlink r:id="rId76" w:anchor="decimal" w:history="1">
              <w:r w:rsidR="00065751" w:rsidRPr="00065751">
                <w:rPr>
                  <w:rFonts w:ascii="Courier New" w:eastAsia="Times New Roman" w:hAnsi="Courier New" w:cs="Courier New"/>
                  <w:color w:val="005696"/>
                  <w:sz w:val="20"/>
                  <w:szCs w:val="20"/>
                  <w:lang w:val="en-GB" w:eastAsia="en-GB"/>
                </w:rPr>
                <w:t>xs:decimal</w:t>
              </w:r>
            </w:hyperlink>
          </w:p>
        </w:tc>
      </w:tr>
      <w:tr w:rsidR="00065751" w:rsidRPr="00065751" w14:paraId="086CB086"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319C5C2"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C45741" w14:textId="77777777" w:rsidR="00065751" w:rsidRPr="00065751" w:rsidRDefault="00065751" w:rsidP="00065751">
            <w:pPr>
              <w:rPr>
                <w:rFonts w:eastAsia="Times New Roman"/>
                <w:sz w:val="20"/>
                <w:szCs w:val="20"/>
                <w:lang w:val="en-GB" w:eastAsia="en-GB"/>
              </w:rPr>
            </w:pPr>
            <w:bookmarkStart w:id="763" w:name="MarkValueInfo__ValidLetterMarkList"/>
            <w:r w:rsidRPr="00065751">
              <w:rPr>
                <w:rFonts w:eastAsia="Times New Roman"/>
                <w:sz w:val="20"/>
                <w:szCs w:val="20"/>
                <w:lang w:val="en-GB" w:eastAsia="en-GB"/>
              </w:rPr>
              <w:t>ValidLetterMarkList</w:t>
            </w:r>
            <w:bookmarkEnd w:id="76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D541FCC" w14:textId="77777777" w:rsidR="00065751" w:rsidRPr="00065751" w:rsidRDefault="00065751" w:rsidP="00065751">
            <w:pPr>
              <w:jc w:val="center"/>
              <w:rPr>
                <w:rFonts w:eastAsia="Times New Roman"/>
                <w:lang w:val="en-GB" w:eastAsia="en-GB"/>
              </w:rPr>
            </w:pPr>
            <w:r w:rsidRPr="00065751">
              <w:rPr>
                <w:rFonts w:eastAsia="Times New Roman"/>
                <w:lang w:val="en-GB" w:eastAsia="en-GB"/>
              </w:rPr>
              <w:t>C</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F549E03"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List of specific valid letter Marks.</w:t>
            </w:r>
          </w:p>
          <w:p w14:paraId="4C3ECF2D"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9ED561" w14:textId="77777777" w:rsidR="00065751" w:rsidRPr="00065751" w:rsidRDefault="004524E3" w:rsidP="00065751">
            <w:pPr>
              <w:rPr>
                <w:rFonts w:eastAsia="Times New Roman"/>
                <w:lang w:val="en-GB" w:eastAsia="en-GB"/>
              </w:rPr>
            </w:pPr>
            <w:hyperlink r:id="rId77" w:anchor="ValidLetterMarkList" w:history="1">
              <w:r w:rsidR="00065751" w:rsidRPr="00065751">
                <w:rPr>
                  <w:rFonts w:ascii="Courier New" w:eastAsia="Times New Roman" w:hAnsi="Courier New" w:cs="Courier New"/>
                  <w:color w:val="005696"/>
                  <w:sz w:val="20"/>
                  <w:szCs w:val="20"/>
                  <w:lang w:val="en-GB" w:eastAsia="en-GB"/>
                </w:rPr>
                <w:t>ValidLetterMarkList</w:t>
              </w:r>
            </w:hyperlink>
          </w:p>
        </w:tc>
      </w:tr>
      <w:tr w:rsidR="00065751" w:rsidRPr="00065751" w14:paraId="719FF023"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CBCC6B1"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11F4F1E" w14:textId="77777777" w:rsidR="00065751" w:rsidRPr="00065751" w:rsidRDefault="00065751" w:rsidP="00065751">
            <w:pPr>
              <w:rPr>
                <w:rFonts w:eastAsia="Times New Roman"/>
                <w:sz w:val="20"/>
                <w:szCs w:val="20"/>
                <w:lang w:val="en-GB" w:eastAsia="en-GB"/>
              </w:rPr>
            </w:pPr>
            <w:bookmarkStart w:id="764" w:name="MarkValueInfo__Narrative"/>
            <w:r w:rsidRPr="00065751">
              <w:rPr>
                <w:rFonts w:eastAsia="Times New Roman"/>
                <w:sz w:val="20"/>
                <w:szCs w:val="20"/>
                <w:lang w:val="en-GB" w:eastAsia="en-GB"/>
              </w:rPr>
              <w:t>Narrative</w:t>
            </w:r>
            <w:bookmarkEnd w:id="76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92AEB12"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E88DBB7"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If present, indicates that a free-form text narrative is accepted.</w:t>
            </w:r>
          </w:p>
          <w:p w14:paraId="13620072"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1B7C226" w14:textId="77777777" w:rsidR="00065751" w:rsidRPr="00065751" w:rsidRDefault="004524E3" w:rsidP="00065751">
            <w:pPr>
              <w:rPr>
                <w:rFonts w:eastAsia="Times New Roman"/>
                <w:lang w:val="en-GB" w:eastAsia="en-GB"/>
              </w:rPr>
            </w:pPr>
            <w:hyperlink r:id="rId78" w:anchor="string" w:history="1">
              <w:r w:rsidR="00065751" w:rsidRPr="00065751">
                <w:rPr>
                  <w:rFonts w:ascii="Courier New" w:eastAsia="Times New Roman" w:hAnsi="Courier New" w:cs="Courier New"/>
                  <w:color w:val="005696"/>
                  <w:sz w:val="20"/>
                  <w:szCs w:val="20"/>
                  <w:lang w:val="en-GB" w:eastAsia="en-GB"/>
                </w:rPr>
                <w:t>xs:string</w:t>
              </w:r>
            </w:hyperlink>
          </w:p>
        </w:tc>
      </w:tr>
      <w:tr w:rsidR="00065751" w:rsidRPr="00065751" w14:paraId="12A20E0A"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11FF581D"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BE4049D" w14:textId="77777777" w:rsidR="00065751" w:rsidRPr="00065751" w:rsidRDefault="00065751" w:rsidP="00065751">
            <w:pPr>
              <w:rPr>
                <w:rFonts w:eastAsia="Times New Roman"/>
                <w:sz w:val="20"/>
                <w:szCs w:val="20"/>
                <w:lang w:val="en-GB" w:eastAsia="en-GB"/>
              </w:rPr>
            </w:pPr>
            <w:bookmarkStart w:id="765" w:name="MarkValueInfo__NarrativeMaximumSize"/>
            <w:r w:rsidRPr="00065751">
              <w:rPr>
                <w:rFonts w:eastAsia="Times New Roman"/>
                <w:sz w:val="20"/>
                <w:szCs w:val="20"/>
                <w:lang w:val="en-GB" w:eastAsia="en-GB"/>
              </w:rPr>
              <w:t>NarrativeMaximumSize</w:t>
            </w:r>
            <w:bookmarkEnd w:id="76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91B7BA"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242395C"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An integer value representing the maximum number of Unicode characters for the narrative, the UTF-8 encoding of which may be longer.</w:t>
            </w:r>
          </w:p>
          <w:p w14:paraId="419F2948"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1FF851B" w14:textId="77777777" w:rsidR="00065751" w:rsidRPr="00065751" w:rsidRDefault="004524E3" w:rsidP="00065751">
            <w:pPr>
              <w:rPr>
                <w:rFonts w:eastAsia="Times New Roman"/>
                <w:lang w:val="en-GB" w:eastAsia="en-GB"/>
              </w:rPr>
            </w:pPr>
            <w:hyperlink r:id="rId79" w:anchor="unsignedInt" w:history="1">
              <w:r w:rsidR="00065751" w:rsidRPr="00065751">
                <w:rPr>
                  <w:rFonts w:ascii="Courier New" w:eastAsia="Times New Roman" w:hAnsi="Courier New" w:cs="Courier New"/>
                  <w:color w:val="005696"/>
                  <w:sz w:val="20"/>
                  <w:szCs w:val="20"/>
                  <w:lang w:val="en-GB" w:eastAsia="en-GB"/>
                </w:rPr>
                <w:t>xs:unsignedInt</w:t>
              </w:r>
            </w:hyperlink>
          </w:p>
        </w:tc>
      </w:tr>
      <w:tr w:rsidR="00065751" w:rsidRPr="00065751" w14:paraId="63ACBAF1"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E015612"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44FD278" w14:textId="77777777" w:rsidR="00065751" w:rsidRPr="00065751" w:rsidRDefault="00065751" w:rsidP="00065751">
            <w:pPr>
              <w:rPr>
                <w:rFonts w:eastAsia="Times New Roman"/>
                <w:sz w:val="20"/>
                <w:szCs w:val="20"/>
                <w:lang w:val="en-GB" w:eastAsia="en-GB"/>
              </w:rPr>
            </w:pPr>
            <w:bookmarkStart w:id="766" w:name="MarkValueInfo__SIF_Metadata"/>
            <w:r w:rsidRPr="00065751">
              <w:rPr>
                <w:rFonts w:eastAsia="Times New Roman"/>
                <w:sz w:val="20"/>
                <w:szCs w:val="20"/>
                <w:lang w:val="en-GB" w:eastAsia="en-GB"/>
              </w:rPr>
              <w:t>SIF_Metadata</w:t>
            </w:r>
            <w:bookmarkEnd w:id="76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54A2F05"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FA9C19"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433749" w14:textId="77777777" w:rsidR="00065751" w:rsidRPr="00065751" w:rsidRDefault="004524E3" w:rsidP="00065751">
            <w:pPr>
              <w:rPr>
                <w:rFonts w:eastAsia="Times New Roman"/>
                <w:lang w:val="en-GB" w:eastAsia="en-GB"/>
              </w:rPr>
            </w:pPr>
            <w:hyperlink r:id="rId80" w:anchor="SIF_Metadata" w:history="1">
              <w:r w:rsidR="00065751" w:rsidRPr="00065751">
                <w:rPr>
                  <w:rFonts w:ascii="Courier New" w:eastAsia="Times New Roman" w:hAnsi="Courier New" w:cs="Courier New"/>
                  <w:color w:val="005696"/>
                  <w:sz w:val="20"/>
                  <w:szCs w:val="20"/>
                  <w:lang w:val="en-GB" w:eastAsia="en-GB"/>
                </w:rPr>
                <w:t>SIF_Metadata</w:t>
              </w:r>
            </w:hyperlink>
          </w:p>
        </w:tc>
      </w:tr>
      <w:tr w:rsidR="00065751" w:rsidRPr="00065751" w14:paraId="533318E8"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748C9E11"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198EF4E" w14:textId="77777777" w:rsidR="00065751" w:rsidRPr="00065751" w:rsidRDefault="00065751" w:rsidP="00065751">
            <w:pPr>
              <w:rPr>
                <w:rFonts w:eastAsia="Times New Roman"/>
                <w:sz w:val="20"/>
                <w:szCs w:val="20"/>
                <w:lang w:val="en-GB" w:eastAsia="en-GB"/>
              </w:rPr>
            </w:pPr>
            <w:bookmarkStart w:id="767" w:name="MarkValueInfo__SIF_ExtendedElements"/>
            <w:r w:rsidRPr="00065751">
              <w:rPr>
                <w:rFonts w:eastAsia="Times New Roman"/>
                <w:sz w:val="20"/>
                <w:szCs w:val="20"/>
                <w:lang w:val="en-GB" w:eastAsia="en-GB"/>
              </w:rPr>
              <w:t>SIF_ExtendedElements</w:t>
            </w:r>
            <w:bookmarkEnd w:id="76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3216A5C"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FA4242"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CCBB1E" w14:textId="77777777" w:rsidR="00065751" w:rsidRPr="00065751" w:rsidRDefault="004524E3" w:rsidP="00065751">
            <w:pPr>
              <w:rPr>
                <w:rFonts w:eastAsia="Times New Roman"/>
                <w:lang w:val="en-GB" w:eastAsia="en-GB"/>
              </w:rPr>
            </w:pPr>
            <w:hyperlink r:id="rId81" w:anchor="SIF_ExtendedElements" w:history="1">
              <w:r w:rsidR="00065751" w:rsidRPr="00065751">
                <w:rPr>
                  <w:rFonts w:ascii="Courier New" w:eastAsia="Times New Roman" w:hAnsi="Courier New" w:cs="Courier New"/>
                  <w:color w:val="005696"/>
                  <w:sz w:val="20"/>
                  <w:szCs w:val="20"/>
                  <w:lang w:val="en-GB" w:eastAsia="en-GB"/>
                </w:rPr>
                <w:t>SIF_ExtendedElements</w:t>
              </w:r>
            </w:hyperlink>
          </w:p>
        </w:tc>
      </w:tr>
    </w:tbl>
    <w:p w14:paraId="6A4F6029" w14:textId="77777777" w:rsidR="00065751" w:rsidRPr="00065751" w:rsidRDefault="00065751" w:rsidP="00065751">
      <w:pPr>
        <w:rPr>
          <w:rFonts w:eastAsia="Times New Roman"/>
          <w:lang w:val="en-GB" w:eastAsia="en-GB"/>
        </w:rPr>
      </w:pPr>
      <w:r w:rsidRPr="00065751">
        <w:rPr>
          <w:rFonts w:eastAsia="Times New Roman"/>
          <w:i/>
          <w:iCs/>
          <w:sz w:val="20"/>
          <w:szCs w:val="20"/>
          <w:lang w:val="en-GB" w:eastAsia="en-GB"/>
        </w:rPr>
        <w:t>Table 3.3.21-1: MarkValueInfo</w:t>
      </w:r>
      <w:bookmarkStart w:id="768" w:name="Example33211MarkValueInfo"/>
      <w:r w:rsidRPr="00065751">
        <w:rPr>
          <w:rFonts w:eastAsia="Times New Roman"/>
          <w:lang w:val="en-GB" w:eastAsia="en-GB"/>
        </w:rPr>
        <w:t xml:space="preserve"> </w:t>
      </w:r>
    </w:p>
    <w:p w14:paraId="0228E39C" w14:textId="7B1A4A2E"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&lt;MarkValueInfo Ref</w:t>
      </w:r>
      <w:r w:rsidR="0022772A">
        <w:rPr>
          <w:rFonts w:ascii="Courier New" w:eastAsia="Times New Roman" w:hAnsi="Courier New" w:cs="Courier New"/>
          <w:sz w:val="20"/>
          <w:szCs w:val="20"/>
          <w:lang w:val="en-GB" w:eastAsia="en-GB"/>
        </w:rPr>
        <w:t>”</w:t>
      </w:r>
      <w:r w:rsidRPr="00065751">
        <w:rPr>
          <w:rFonts w:ascii="Courier New" w:eastAsia="Times New Roman" w:hAnsi="Courier New" w:cs="Courier New"/>
          <w:sz w:val="20"/>
          <w:szCs w:val="20"/>
          <w:lang w:val="en-GB" w:eastAsia="en-GB"/>
        </w:rPr>
        <w:t>d="359D7510-1AD0-A9D7-A8C3-DAD0A8510</w:t>
      </w:r>
      <w:r w:rsidR="0022772A">
        <w:rPr>
          <w:rFonts w:ascii="Courier New" w:eastAsia="Times New Roman" w:hAnsi="Courier New" w:cs="Courier New"/>
          <w:sz w:val="20"/>
          <w:szCs w:val="20"/>
          <w:lang w:val="en-GB" w:eastAsia="en-GB"/>
        </w:rPr>
        <w:t>”</w:t>
      </w:r>
      <w:r w:rsidRPr="00065751">
        <w:rPr>
          <w:rFonts w:ascii="Courier New" w:eastAsia="Times New Roman" w:hAnsi="Courier New" w:cs="Courier New"/>
          <w:sz w:val="20"/>
          <w:szCs w:val="20"/>
          <w:lang w:val="en-GB" w:eastAsia="en-GB"/>
        </w:rPr>
        <w:t>A2"&gt;</w:t>
      </w:r>
    </w:p>
    <w:p w14:paraId="75B07B8F"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&lt;SchoolInfoRefId&gt;A137D78A-E00B-C744-EF90-F2871CEB90A2&lt;/SchoolInfoRefId&gt;</w:t>
      </w:r>
    </w:p>
    <w:p w14:paraId="0E811D62"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&lt;Name&gt;Letter Grades&lt;/Name&gt;</w:t>
      </w:r>
    </w:p>
    <w:p w14:paraId="0A50E989"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&lt;PercentageAccepted&gt;false&lt;/PercentageAccepted&gt;</w:t>
      </w:r>
    </w:p>
    <w:p w14:paraId="5D1BD155"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&lt;NumericAccepted&gt;false&lt;/NumericAccepted&gt;</w:t>
      </w:r>
    </w:p>
    <w:p w14:paraId="0F3A9C4C"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&lt;LetterAccepted&gt;true&lt;/LetterAccepted&gt;</w:t>
      </w:r>
    </w:p>
    <w:p w14:paraId="568AD118"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&lt;ValidLetterMarkList&gt;</w:t>
      </w:r>
    </w:p>
    <w:p w14:paraId="26847C7B"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43A850B4"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&lt;Code&gt;A&lt;/Code&gt;</w:t>
      </w:r>
    </w:p>
    <w:p w14:paraId="2B2CD0F3"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&lt;NumericEquivalent&gt;100&lt;/NumericEquivalent&gt;</w:t>
      </w:r>
    </w:p>
    <w:p w14:paraId="7158BFA9"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74BD97E0"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2878525B"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&lt;Code&gt;B&lt;/Code&gt;</w:t>
      </w:r>
    </w:p>
    <w:p w14:paraId="2AFC28C7"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&lt;NumericEquivalent&gt;90&lt;/NumericEquivalent&gt;</w:t>
      </w:r>
    </w:p>
    <w:p w14:paraId="26B52B38"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0F47BD6B"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4E3A5C94"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&lt;Code&gt;C&lt;/Code&gt;</w:t>
      </w:r>
    </w:p>
    <w:p w14:paraId="2FFE8823"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&lt;NumericEquivalent&gt;80&lt;/NumericEquivalent&gt;</w:t>
      </w:r>
    </w:p>
    <w:p w14:paraId="52B96F8B"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2EF9169E"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24E56D30"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&lt;Code&gt;D&lt;/Code&gt;</w:t>
      </w:r>
    </w:p>
    <w:p w14:paraId="109A9059"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&lt;NumericEquivalent&gt;70&lt;/NumericEquivalent&gt;</w:t>
      </w:r>
    </w:p>
    <w:p w14:paraId="14A06BDE"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6956ECB4"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46C3930D"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&lt;Code&gt;F&lt;/Code&gt;</w:t>
      </w:r>
    </w:p>
    <w:p w14:paraId="57ED3582"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&lt;NumericEquivalent&gt;60&lt;/NumericEquivalent&gt;</w:t>
      </w:r>
    </w:p>
    <w:p w14:paraId="422AA99F"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&lt;/ValidLetterMark&gt;</w:t>
      </w:r>
    </w:p>
    <w:p w14:paraId="79BA1A17"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&lt;/ValidLetterMarkList&gt;</w:t>
      </w:r>
    </w:p>
    <w:p w14:paraId="7387E2AF"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&lt;NarrativeAccepted&gt;false&lt;/NarrativeAccepted&gt;</w:t>
      </w:r>
    </w:p>
    <w:p w14:paraId="3F103701"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&lt;/MarkValueInfo&gt;</w:t>
      </w:r>
    </w:p>
    <w:bookmarkEnd w:id="768"/>
    <w:p w14:paraId="128A80A3" w14:textId="6675ADBA" w:rsidR="00442F2E" w:rsidRDefault="00442F2E" w:rsidP="00295364"/>
    <w:p w14:paraId="4B96A178" w14:textId="6CBD5DD2" w:rsidR="00442F2E" w:rsidRDefault="00442F2E" w:rsidP="00295364"/>
    <w:p w14:paraId="37C52A57" w14:textId="21F6188F" w:rsidR="00442F2E" w:rsidRDefault="00442F2E" w:rsidP="00295364"/>
    <w:p w14:paraId="4C7BF830" w14:textId="5C4722E6" w:rsidR="00442F2E" w:rsidRPr="00295364" w:rsidRDefault="00442F2E">
      <w:pPr>
        <w:pStyle w:val="4"/>
      </w:pPr>
      <w:r>
        <w:t>StudentGrade</w:t>
      </w:r>
    </w:p>
    <w:tbl>
      <w:tblPr>
        <w:tblW w:w="0" w:type="auto"/>
        <w:tblCellMar>
          <w:top w:w="15" w:type="dxa"/>
          <w:left w:w="15" w:type="dxa"/>
          <w:bottom w:w="15" w:type="dxa"/>
          <w:right w:w="15" w:type="dxa"/>
        </w:tblCellMar>
        <w:tblLook w:val="04A0" w:firstRow="1" w:lastRow="0" w:firstColumn="1" w:lastColumn="0" w:noHBand="0" w:noVBand="1"/>
      </w:tblPr>
      <w:tblGrid>
        <w:gridCol w:w="270"/>
        <w:gridCol w:w="2358"/>
        <w:gridCol w:w="624"/>
        <w:gridCol w:w="4221"/>
        <w:gridCol w:w="2971"/>
      </w:tblGrid>
      <w:tr w:rsidR="00065751" w:rsidRPr="00065751" w14:paraId="406ECAFF" w14:textId="77777777" w:rsidTr="00065751">
        <w:trPr>
          <w:tblHeader/>
        </w:trPr>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CF5AA81" w14:textId="77777777" w:rsidR="00065751" w:rsidRPr="00065751" w:rsidRDefault="00065751" w:rsidP="00065751">
            <w:pPr>
              <w:spacing w:after="30"/>
              <w:jc w:val="center"/>
              <w:rPr>
                <w:rFonts w:eastAsia="Times New Roman"/>
                <w:b/>
                <w:bCs/>
                <w:color w:val="FFFFFF"/>
                <w:lang w:val="en-GB" w:eastAsia="en-GB"/>
              </w:rPr>
            </w:pPr>
            <w:bookmarkStart w:id="769" w:name="Table33511StudentGrade"/>
            <w:r w:rsidRPr="00065751">
              <w:rPr>
                <w:rFonts w:eastAsia="Times New Roman"/>
                <w:b/>
                <w:bCs/>
                <w:color w:val="FFFFFF"/>
                <w:lang w:val="en-GB" w:eastAsia="en-GB"/>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79ADFEC"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B8D1808"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EDFC6B1"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9D661B2" w14:textId="77777777" w:rsidR="00065751" w:rsidRPr="00065751" w:rsidRDefault="00065751" w:rsidP="00065751">
            <w:pPr>
              <w:spacing w:after="30"/>
              <w:jc w:val="center"/>
              <w:rPr>
                <w:rFonts w:eastAsia="Times New Roman"/>
                <w:b/>
                <w:bCs/>
                <w:color w:val="FFFFFF"/>
                <w:lang w:val="en-GB" w:eastAsia="en-GB"/>
              </w:rPr>
            </w:pPr>
            <w:r w:rsidRPr="00065751">
              <w:rPr>
                <w:rFonts w:eastAsia="Times New Roman"/>
                <w:b/>
                <w:bCs/>
                <w:color w:val="FFFFFF"/>
                <w:lang w:val="en-GB" w:eastAsia="en-GB"/>
              </w:rPr>
              <w:t>Type</w:t>
            </w:r>
          </w:p>
        </w:tc>
      </w:tr>
      <w:tr w:rsidR="00065751" w:rsidRPr="006436D8" w14:paraId="139B69AC"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756E7099" w14:textId="77777777" w:rsidR="00065751" w:rsidRPr="00065751" w:rsidRDefault="00065751" w:rsidP="00065751">
            <w:pPr>
              <w:spacing w:after="30"/>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8E2A73A" w14:textId="77777777" w:rsidR="00065751" w:rsidRPr="00065751" w:rsidRDefault="00065751" w:rsidP="00065751">
            <w:pPr>
              <w:spacing w:after="30"/>
              <w:rPr>
                <w:rFonts w:eastAsia="Times New Roman"/>
                <w:sz w:val="20"/>
                <w:szCs w:val="20"/>
                <w:lang w:val="en-GB" w:eastAsia="en-GB"/>
              </w:rPr>
            </w:pPr>
            <w:bookmarkStart w:id="770" w:name="StudentGrade"/>
            <w:bookmarkEnd w:id="769"/>
            <w:r w:rsidRPr="00065751">
              <w:rPr>
                <w:rFonts w:eastAsia="Times New Roman"/>
                <w:b/>
                <w:bCs/>
                <w:color w:val="005696"/>
                <w:sz w:val="22"/>
                <w:szCs w:val="22"/>
                <w:lang w:val="en-GB" w:eastAsia="en-GB"/>
              </w:rPr>
              <w:t>StudentGrade</w:t>
            </w:r>
            <w:bookmarkEnd w:id="770"/>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1A362979" w14:textId="77777777" w:rsidR="00065751" w:rsidRPr="00065751" w:rsidRDefault="00065751" w:rsidP="00065751">
            <w:pPr>
              <w:spacing w:after="30"/>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E1D2C9"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StudentGrade is a grade in isolation, not linked to an assessment, section, or curriculum.</w:t>
            </w:r>
          </w:p>
          <w:p w14:paraId="34603BF7"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AE94F7D"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r>
      <w:tr w:rsidR="00065751" w:rsidRPr="00065751" w14:paraId="015CDE85"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C319751" w14:textId="2B9CAEF0"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w:t>
            </w:r>
            <w:r w:rsidRPr="00065751">
              <w:rPr>
                <w:rFonts w:eastAsia="Times New Roman"/>
                <w:b/>
                <w:bCs/>
                <w:color w:val="005696"/>
                <w:sz w:val="21"/>
                <w:szCs w:val="21"/>
                <w:lang w:val="en-GB" w:eastAsia="en-GB"/>
              </w:rPr>
              <w:br/>
            </w:r>
            <w:r w:rsidRPr="007A6448">
              <w:rPr>
                <w:rFonts w:eastAsia="Times New Roman"/>
                <w:b/>
                <w:bCs/>
                <w:noProof/>
                <w:color w:val="005696"/>
                <w:sz w:val="21"/>
                <w:szCs w:val="21"/>
                <w:lang w:val="en-AU" w:eastAsia="en-AU"/>
              </w:rPr>
              <w:drawing>
                <wp:inline distT="0" distB="0" distL="0" distR="0" wp14:anchorId="07853958" wp14:editId="4BC3A4F9">
                  <wp:extent cx="152400" cy="152400"/>
                  <wp:effectExtent l="0" t="0" r="0" b="0"/>
                  <wp:docPr id="31" name="Picture 3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86E23B" w14:textId="77777777" w:rsidR="00065751" w:rsidRPr="00065751" w:rsidRDefault="00065751" w:rsidP="00065751">
            <w:pPr>
              <w:rPr>
                <w:rFonts w:eastAsia="Times New Roman"/>
                <w:sz w:val="20"/>
                <w:szCs w:val="20"/>
                <w:lang w:val="en-GB" w:eastAsia="en-GB"/>
              </w:rPr>
            </w:pPr>
            <w:bookmarkStart w:id="771" w:name="StudentGrade___RefId"/>
            <w:r w:rsidRPr="00065751">
              <w:rPr>
                <w:rFonts w:eastAsia="Times New Roman"/>
                <w:sz w:val="20"/>
                <w:szCs w:val="20"/>
                <w:lang w:val="en-GB" w:eastAsia="en-GB"/>
              </w:rPr>
              <w:t>RefId</w:t>
            </w:r>
            <w:bookmarkEnd w:id="77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2A1C92D"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3AF91B9"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The Id (GUID) that uniquely identifies this object. </w:t>
            </w:r>
          </w:p>
          <w:p w14:paraId="11763FE6"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07E1E4B" w14:textId="77777777" w:rsidR="00065751" w:rsidRPr="00065751" w:rsidRDefault="004524E3" w:rsidP="00065751">
            <w:pPr>
              <w:rPr>
                <w:rFonts w:eastAsia="Times New Roman"/>
                <w:lang w:val="en-GB" w:eastAsia="en-GB"/>
              </w:rPr>
            </w:pPr>
            <w:hyperlink r:id="rId82" w:anchor="RefIdType" w:history="1">
              <w:r w:rsidR="00065751" w:rsidRPr="00065751">
                <w:rPr>
                  <w:rFonts w:ascii="Courier New" w:eastAsia="Times New Roman" w:hAnsi="Courier New" w:cs="Courier New"/>
                  <w:color w:val="005696"/>
                  <w:sz w:val="20"/>
                  <w:szCs w:val="20"/>
                  <w:lang w:val="en-GB" w:eastAsia="en-GB"/>
                </w:rPr>
                <w:t>RefIdType</w:t>
              </w:r>
            </w:hyperlink>
          </w:p>
        </w:tc>
      </w:tr>
      <w:tr w:rsidR="00065751" w:rsidRPr="00065751" w14:paraId="12714500"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2D13B6E"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FE1C942" w14:textId="77777777" w:rsidR="00065751" w:rsidRPr="00065751" w:rsidRDefault="00065751" w:rsidP="00065751">
            <w:pPr>
              <w:rPr>
                <w:rFonts w:eastAsia="Times New Roman"/>
                <w:sz w:val="20"/>
                <w:szCs w:val="20"/>
                <w:lang w:val="en-GB" w:eastAsia="en-GB"/>
              </w:rPr>
            </w:pPr>
            <w:bookmarkStart w:id="772" w:name="StudentGrade__StudentPersonalRefId"/>
            <w:r w:rsidRPr="00065751">
              <w:rPr>
                <w:rFonts w:eastAsia="Times New Roman"/>
                <w:sz w:val="20"/>
                <w:szCs w:val="20"/>
                <w:lang w:val="en-GB" w:eastAsia="en-GB"/>
              </w:rPr>
              <w:t>StudentPersonalRefId</w:t>
            </w:r>
            <w:bookmarkEnd w:id="77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F2AF7B"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042FEF6"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The Id (GUID) that uniquely identifies the </w:t>
            </w:r>
            <w:r w:rsidRPr="00065751">
              <w:rPr>
                <w:rFonts w:ascii="Courier New" w:eastAsia="Times New Roman" w:hAnsi="Courier New" w:cs="Courier New"/>
                <w:sz w:val="20"/>
                <w:szCs w:val="20"/>
                <w:lang w:val="en-GB" w:eastAsia="en-GB"/>
              </w:rPr>
              <w:t>StudentPersonal</w:t>
            </w:r>
            <w:r w:rsidRPr="00065751">
              <w:rPr>
                <w:rFonts w:eastAsia="Times New Roman"/>
                <w:lang w:val="en-GB" w:eastAsia="en-GB"/>
              </w:rPr>
              <w:t xml:space="preserve"> object that this item refers to. </w:t>
            </w:r>
          </w:p>
          <w:p w14:paraId="553C182E"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787D71" w14:textId="77777777" w:rsidR="00065751" w:rsidRPr="00065751" w:rsidRDefault="004524E3" w:rsidP="00065751">
            <w:pPr>
              <w:rPr>
                <w:rFonts w:eastAsia="Times New Roman"/>
                <w:lang w:val="en-GB" w:eastAsia="en-GB"/>
              </w:rPr>
            </w:pPr>
            <w:hyperlink r:id="rId83" w:anchor="IdRefType" w:history="1">
              <w:r w:rsidR="00065751" w:rsidRPr="00065751">
                <w:rPr>
                  <w:rFonts w:ascii="Courier New" w:eastAsia="Times New Roman" w:hAnsi="Courier New" w:cs="Courier New"/>
                  <w:color w:val="005696"/>
                  <w:sz w:val="20"/>
                  <w:szCs w:val="20"/>
                  <w:lang w:val="en-GB" w:eastAsia="en-GB"/>
                </w:rPr>
                <w:t>IdRefType</w:t>
              </w:r>
            </w:hyperlink>
          </w:p>
        </w:tc>
      </w:tr>
      <w:tr w:rsidR="00065751" w:rsidRPr="00065751" w14:paraId="7C6560CE"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1E70C8AD"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7CF46BF" w14:textId="77777777" w:rsidR="00065751" w:rsidRPr="00065751" w:rsidRDefault="00065751" w:rsidP="00065751">
            <w:pPr>
              <w:rPr>
                <w:rFonts w:eastAsia="Times New Roman"/>
                <w:sz w:val="20"/>
                <w:szCs w:val="20"/>
                <w:lang w:val="en-GB" w:eastAsia="en-GB"/>
              </w:rPr>
            </w:pPr>
            <w:bookmarkStart w:id="773" w:name="StudentGrade__HomeGroup"/>
            <w:r w:rsidRPr="00065751">
              <w:rPr>
                <w:rFonts w:eastAsia="Times New Roman"/>
                <w:sz w:val="20"/>
                <w:szCs w:val="20"/>
                <w:lang w:val="en-GB" w:eastAsia="en-GB"/>
              </w:rPr>
              <w:t>HomeGroup</w:t>
            </w:r>
            <w:bookmarkEnd w:id="77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5DA0C8B"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91FED56"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Home group that the student belongs to. </w:t>
            </w:r>
          </w:p>
          <w:p w14:paraId="08E0E8F8"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75614B6" w14:textId="77777777" w:rsidR="00065751" w:rsidRPr="00065751" w:rsidRDefault="004524E3" w:rsidP="00065751">
            <w:pPr>
              <w:rPr>
                <w:rFonts w:eastAsia="Times New Roman"/>
                <w:lang w:val="en-GB" w:eastAsia="en-GB"/>
              </w:rPr>
            </w:pPr>
            <w:hyperlink r:id="rId84" w:anchor="normalizedString" w:history="1">
              <w:r w:rsidR="00065751" w:rsidRPr="00065751">
                <w:rPr>
                  <w:rFonts w:ascii="Courier New" w:eastAsia="Times New Roman" w:hAnsi="Courier New" w:cs="Courier New"/>
                  <w:color w:val="005696"/>
                  <w:sz w:val="20"/>
                  <w:szCs w:val="20"/>
                  <w:lang w:val="en-GB" w:eastAsia="en-GB"/>
                </w:rPr>
                <w:t>xs:normalizedString</w:t>
              </w:r>
            </w:hyperlink>
          </w:p>
        </w:tc>
      </w:tr>
      <w:tr w:rsidR="00065751" w:rsidRPr="00065751" w14:paraId="3F079CBC"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583FC51B"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17989D5" w14:textId="77777777" w:rsidR="00065751" w:rsidRPr="00065751" w:rsidRDefault="00065751" w:rsidP="00065751">
            <w:pPr>
              <w:rPr>
                <w:rFonts w:eastAsia="Times New Roman"/>
                <w:sz w:val="20"/>
                <w:szCs w:val="20"/>
                <w:lang w:val="en-GB" w:eastAsia="en-GB"/>
              </w:rPr>
            </w:pPr>
            <w:bookmarkStart w:id="774" w:name="StudentGrade__YearLevel"/>
            <w:r w:rsidRPr="00065751">
              <w:rPr>
                <w:rFonts w:eastAsia="Times New Roman"/>
                <w:sz w:val="20"/>
                <w:szCs w:val="20"/>
                <w:lang w:val="en-GB" w:eastAsia="en-GB"/>
              </w:rPr>
              <w:t>YearLevel</w:t>
            </w:r>
            <w:bookmarkEnd w:id="77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EA96EDE"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F2738"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Year level of student. </w:t>
            </w:r>
          </w:p>
          <w:p w14:paraId="416070C0"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BD254B0" w14:textId="77777777" w:rsidR="00065751" w:rsidRPr="00065751" w:rsidRDefault="004524E3" w:rsidP="00065751">
            <w:pPr>
              <w:rPr>
                <w:rFonts w:eastAsia="Times New Roman"/>
                <w:lang w:val="en-GB" w:eastAsia="en-GB"/>
              </w:rPr>
            </w:pPr>
            <w:hyperlink r:id="rId85" w:anchor="YearLevelType" w:history="1">
              <w:r w:rsidR="00065751" w:rsidRPr="00065751">
                <w:rPr>
                  <w:rFonts w:ascii="Courier New" w:eastAsia="Times New Roman" w:hAnsi="Courier New" w:cs="Courier New"/>
                  <w:color w:val="005696"/>
                  <w:sz w:val="20"/>
                  <w:szCs w:val="20"/>
                  <w:lang w:val="en-GB" w:eastAsia="en-GB"/>
                </w:rPr>
                <w:t>YearLevelType</w:t>
              </w:r>
            </w:hyperlink>
          </w:p>
        </w:tc>
      </w:tr>
      <w:tr w:rsidR="00065751" w:rsidRPr="00065751" w14:paraId="5DA244A4"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214A600"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D310F57" w14:textId="77777777" w:rsidR="00065751" w:rsidRPr="00065751" w:rsidRDefault="00065751" w:rsidP="00065751">
            <w:pPr>
              <w:rPr>
                <w:rFonts w:eastAsia="Times New Roman"/>
                <w:sz w:val="20"/>
                <w:szCs w:val="20"/>
                <w:lang w:val="en-GB" w:eastAsia="en-GB"/>
              </w:rPr>
            </w:pPr>
            <w:bookmarkStart w:id="775" w:name="StudentGrade__TeachingGroupShortName"/>
            <w:r w:rsidRPr="00065751">
              <w:rPr>
                <w:rFonts w:eastAsia="Times New Roman"/>
                <w:sz w:val="20"/>
                <w:szCs w:val="20"/>
                <w:lang w:val="en-GB" w:eastAsia="en-GB"/>
              </w:rPr>
              <w:t>TeachingGroupShortName</w:t>
            </w:r>
            <w:bookmarkEnd w:id="77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E263F11"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0C4E4D70"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Short free format label that describes the teaching group. </w:t>
            </w:r>
          </w:p>
          <w:p w14:paraId="32FD887F"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6A3C90" w14:textId="77777777" w:rsidR="00065751" w:rsidRPr="00065751" w:rsidRDefault="004524E3" w:rsidP="00065751">
            <w:pPr>
              <w:rPr>
                <w:rFonts w:eastAsia="Times New Roman"/>
                <w:lang w:val="en-GB" w:eastAsia="en-GB"/>
              </w:rPr>
            </w:pPr>
            <w:hyperlink r:id="rId86" w:anchor="normalizedString" w:history="1">
              <w:r w:rsidR="00065751" w:rsidRPr="00065751">
                <w:rPr>
                  <w:rFonts w:ascii="Courier New" w:eastAsia="Times New Roman" w:hAnsi="Courier New" w:cs="Courier New"/>
                  <w:color w:val="005696"/>
                  <w:sz w:val="20"/>
                  <w:szCs w:val="20"/>
                  <w:lang w:val="en-GB" w:eastAsia="en-GB"/>
                </w:rPr>
                <w:t>xs:normalizedString</w:t>
              </w:r>
            </w:hyperlink>
          </w:p>
        </w:tc>
      </w:tr>
      <w:tr w:rsidR="00065751" w:rsidRPr="00065751" w14:paraId="658CD699"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353029BC"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3BDE931" w14:textId="77777777" w:rsidR="00065751" w:rsidRPr="00065751" w:rsidRDefault="00065751" w:rsidP="00065751">
            <w:pPr>
              <w:rPr>
                <w:rFonts w:eastAsia="Times New Roman"/>
                <w:sz w:val="20"/>
                <w:szCs w:val="20"/>
                <w:lang w:val="en-GB" w:eastAsia="en-GB"/>
              </w:rPr>
            </w:pPr>
            <w:bookmarkStart w:id="776" w:name="StudentGrade__TeachingGroupRefId"/>
            <w:r w:rsidRPr="00065751">
              <w:rPr>
                <w:rFonts w:eastAsia="Times New Roman"/>
                <w:sz w:val="20"/>
                <w:szCs w:val="20"/>
                <w:lang w:val="en-GB" w:eastAsia="en-GB"/>
              </w:rPr>
              <w:t>TeachingGroupRefId</w:t>
            </w:r>
            <w:bookmarkEnd w:id="77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A7B2BF"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7814132"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The Id (GUID) that uniquely identifies the Teaching Group in which this Grade was assigned. </w:t>
            </w:r>
          </w:p>
          <w:p w14:paraId="34AF0616"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9895BA0" w14:textId="77777777" w:rsidR="00065751" w:rsidRPr="00065751" w:rsidRDefault="004524E3" w:rsidP="00065751">
            <w:pPr>
              <w:rPr>
                <w:rFonts w:eastAsia="Times New Roman"/>
                <w:lang w:val="en-GB" w:eastAsia="en-GB"/>
              </w:rPr>
            </w:pPr>
            <w:hyperlink r:id="rId87" w:anchor="IdRefType" w:history="1">
              <w:r w:rsidR="00065751" w:rsidRPr="00065751">
                <w:rPr>
                  <w:rFonts w:ascii="Courier New" w:eastAsia="Times New Roman" w:hAnsi="Courier New" w:cs="Courier New"/>
                  <w:color w:val="005696"/>
                  <w:sz w:val="20"/>
                  <w:szCs w:val="20"/>
                  <w:lang w:val="en-GB" w:eastAsia="en-GB"/>
                </w:rPr>
                <w:t>IdRefType</w:t>
              </w:r>
            </w:hyperlink>
          </w:p>
        </w:tc>
      </w:tr>
      <w:tr w:rsidR="00065751" w:rsidRPr="00065751" w14:paraId="51F1703A"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6711A4BD"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AE9DBDA" w14:textId="77777777" w:rsidR="00065751" w:rsidRPr="00065751" w:rsidRDefault="00065751" w:rsidP="00065751">
            <w:pPr>
              <w:rPr>
                <w:rFonts w:eastAsia="Times New Roman"/>
                <w:sz w:val="20"/>
                <w:szCs w:val="20"/>
                <w:lang w:val="en-GB" w:eastAsia="en-GB"/>
              </w:rPr>
            </w:pPr>
            <w:bookmarkStart w:id="777" w:name="StudentGrade__StaffPersonalRefId"/>
            <w:r w:rsidRPr="00065751">
              <w:rPr>
                <w:rFonts w:eastAsia="Times New Roman"/>
                <w:sz w:val="20"/>
                <w:szCs w:val="20"/>
                <w:lang w:val="en-GB" w:eastAsia="en-GB"/>
              </w:rPr>
              <w:t>StaffPersonalRefId</w:t>
            </w:r>
            <w:bookmarkEnd w:id="77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8A3F0F7"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4602B77" w14:textId="3A9CB66E"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staff member who graded the student, and was responsible for any associated teacher judgement.</w:t>
            </w:r>
          </w:p>
          <w:p w14:paraId="2870581D"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8F108F4" w14:textId="77777777" w:rsidR="00065751" w:rsidRPr="00065751" w:rsidRDefault="004524E3" w:rsidP="00065751">
            <w:pPr>
              <w:rPr>
                <w:rFonts w:eastAsia="Times New Roman"/>
                <w:lang w:val="en-GB" w:eastAsia="en-GB"/>
              </w:rPr>
            </w:pPr>
            <w:hyperlink r:id="rId88" w:anchor="IdRefType" w:history="1">
              <w:r w:rsidR="00065751" w:rsidRPr="00065751">
                <w:rPr>
                  <w:rFonts w:ascii="Courier New" w:eastAsia="Times New Roman" w:hAnsi="Courier New" w:cs="Courier New"/>
                  <w:color w:val="005696"/>
                  <w:sz w:val="20"/>
                  <w:szCs w:val="20"/>
                  <w:lang w:val="en-GB" w:eastAsia="en-GB"/>
                </w:rPr>
                <w:t>IdRefType</w:t>
              </w:r>
            </w:hyperlink>
          </w:p>
        </w:tc>
      </w:tr>
      <w:tr w:rsidR="003C49FF" w:rsidRPr="00065751" w14:paraId="4A3403F2" w14:textId="77777777" w:rsidTr="00065751">
        <w:trPr>
          <w:ins w:id="778" w:author="Nick Nicholas" w:date="2018-02-14T14:45:00Z"/>
        </w:trPr>
        <w:tc>
          <w:tcPr>
            <w:tcW w:w="0" w:type="auto"/>
            <w:tcBorders>
              <w:top w:val="single" w:sz="6" w:space="0" w:color="005696"/>
              <w:left w:val="single" w:sz="6" w:space="0" w:color="005696"/>
              <w:bottom w:val="single" w:sz="6" w:space="0" w:color="005696"/>
              <w:right w:val="single" w:sz="6" w:space="0" w:color="005696"/>
            </w:tcBorders>
          </w:tcPr>
          <w:p w14:paraId="40252FF6" w14:textId="77777777" w:rsidR="003C49FF" w:rsidRPr="00065751" w:rsidRDefault="003C49FF" w:rsidP="00065751">
            <w:pPr>
              <w:jc w:val="center"/>
              <w:rPr>
                <w:ins w:id="779" w:author="Nick Nicholas" w:date="2018-02-14T14:45:00Z"/>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DADC14A" w14:textId="66B118F0" w:rsidR="003C49FF" w:rsidRPr="00065751" w:rsidRDefault="003C49FF" w:rsidP="00065751">
            <w:pPr>
              <w:rPr>
                <w:ins w:id="780" w:author="Nick Nicholas" w:date="2018-02-14T14:45:00Z"/>
                <w:rFonts w:eastAsia="Times New Roman"/>
                <w:sz w:val="20"/>
                <w:szCs w:val="20"/>
                <w:lang w:val="en-GB" w:eastAsia="en-GB"/>
              </w:rPr>
            </w:pPr>
            <w:ins w:id="781" w:author="Nick Nicholas" w:date="2018-02-14T14:45:00Z">
              <w:r>
                <w:rPr>
                  <w:rFonts w:eastAsia="Times New Roman"/>
                  <w:sz w:val="20"/>
                  <w:szCs w:val="20"/>
                  <w:lang w:val="en-GB" w:eastAsia="en-GB"/>
                </w:rPr>
                <w:t>Markers</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DDD1451" w14:textId="7EAB181F" w:rsidR="003C49FF" w:rsidRPr="00065751" w:rsidRDefault="003C49FF" w:rsidP="00065751">
            <w:pPr>
              <w:jc w:val="center"/>
              <w:rPr>
                <w:ins w:id="782" w:author="Nick Nicholas" w:date="2018-02-14T14:45:00Z"/>
                <w:rFonts w:eastAsia="Times New Roman"/>
                <w:lang w:val="en-GB" w:eastAsia="en-GB"/>
              </w:rPr>
            </w:pPr>
            <w:ins w:id="783" w:author="Nick Nicholas" w:date="2018-02-14T14:46:00Z">
              <w:r>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5613892" w14:textId="1F353F68" w:rsidR="003C49FF" w:rsidRPr="00065751" w:rsidRDefault="003C49FF" w:rsidP="00065751">
            <w:pPr>
              <w:spacing w:before="100" w:beforeAutospacing="1" w:after="100" w:afterAutospacing="1"/>
              <w:rPr>
                <w:ins w:id="784" w:author="Nick Nicholas" w:date="2018-02-14T14:45:00Z"/>
                <w:rFonts w:eastAsia="Times New Roman"/>
                <w:lang w:val="en-GB" w:eastAsia="en-GB"/>
              </w:rPr>
            </w:pPr>
            <w:ins w:id="785" w:author="Nick Nicholas" w:date="2018-02-14T14:46:00Z">
              <w:r>
                <w:rPr>
                  <w:rFonts w:eastAsia="Times New Roman"/>
                  <w:lang w:val="en-GB" w:eastAsia="en-GB"/>
                </w:rPr>
                <w:t xml:space="preserve">The staff members </w:t>
              </w:r>
              <w:r w:rsidRPr="00065751">
                <w:rPr>
                  <w:rFonts w:eastAsia="Times New Roman"/>
                  <w:lang w:val="en-GB" w:eastAsia="en-GB"/>
                </w:rPr>
                <w:t xml:space="preserve">who graded the student, and </w:t>
              </w:r>
              <w:r>
                <w:rPr>
                  <w:rFonts w:eastAsia="Times New Roman"/>
                  <w:lang w:val="en-GB" w:eastAsia="en-GB"/>
                </w:rPr>
                <w:t>were</w:t>
              </w:r>
              <w:r w:rsidRPr="00065751">
                <w:rPr>
                  <w:rFonts w:eastAsia="Times New Roman"/>
                  <w:lang w:val="en-GB" w:eastAsia="en-GB"/>
                </w:rPr>
                <w:t xml:space="preserve"> responsible for any associated teacher judgement.</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DC42E60" w14:textId="77777777" w:rsidR="003C49FF" w:rsidRDefault="003C49FF" w:rsidP="00065751">
            <w:pPr>
              <w:rPr>
                <w:ins w:id="786" w:author="Nick Nicholas" w:date="2018-02-14T14:45:00Z"/>
              </w:rPr>
            </w:pPr>
          </w:p>
        </w:tc>
      </w:tr>
      <w:tr w:rsidR="003C49FF" w:rsidRPr="00065751" w14:paraId="342D7CAE" w14:textId="77777777" w:rsidTr="00065751">
        <w:trPr>
          <w:ins w:id="787" w:author="Nick Nicholas" w:date="2018-02-14T14:46:00Z"/>
        </w:trPr>
        <w:tc>
          <w:tcPr>
            <w:tcW w:w="0" w:type="auto"/>
            <w:tcBorders>
              <w:top w:val="single" w:sz="6" w:space="0" w:color="005696"/>
              <w:left w:val="single" w:sz="6" w:space="0" w:color="005696"/>
              <w:bottom w:val="single" w:sz="6" w:space="0" w:color="005696"/>
              <w:right w:val="single" w:sz="6" w:space="0" w:color="005696"/>
            </w:tcBorders>
          </w:tcPr>
          <w:p w14:paraId="7B459C50" w14:textId="77777777" w:rsidR="003C49FF" w:rsidRPr="00065751" w:rsidRDefault="003C49FF" w:rsidP="00065751">
            <w:pPr>
              <w:jc w:val="center"/>
              <w:rPr>
                <w:ins w:id="788" w:author="Nick Nicholas" w:date="2018-02-14T14:46:00Z"/>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88AA91E" w14:textId="6F73C98F" w:rsidR="003C49FF" w:rsidRDefault="003C49FF" w:rsidP="00065751">
            <w:pPr>
              <w:rPr>
                <w:ins w:id="789" w:author="Nick Nicholas" w:date="2018-02-14T14:46:00Z"/>
                <w:rFonts w:eastAsia="Times New Roman"/>
                <w:sz w:val="20"/>
                <w:szCs w:val="20"/>
                <w:lang w:val="en-GB" w:eastAsia="en-GB"/>
              </w:rPr>
            </w:pPr>
            <w:ins w:id="790" w:author="Nick Nicholas" w:date="2018-02-14T14:46:00Z">
              <w:r>
                <w:rPr>
                  <w:rFonts w:eastAsia="Times New Roman"/>
                  <w:sz w:val="20"/>
                  <w:szCs w:val="20"/>
                  <w:lang w:val="en-GB" w:eastAsia="en-GB"/>
                </w:rPr>
                <w:t>Markers/Marker</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A86A7B6" w14:textId="4095820B" w:rsidR="003C49FF" w:rsidRDefault="003C49FF" w:rsidP="00065751">
            <w:pPr>
              <w:jc w:val="center"/>
              <w:rPr>
                <w:ins w:id="791" w:author="Nick Nicholas" w:date="2018-02-14T14:46:00Z"/>
                <w:rFonts w:eastAsia="Times New Roman"/>
                <w:lang w:val="en-GB" w:eastAsia="en-GB"/>
              </w:rPr>
            </w:pPr>
            <w:ins w:id="792" w:author="Nick Nicholas" w:date="2018-02-14T14:46:00Z">
              <w:r>
                <w:rPr>
                  <w:rFonts w:eastAsia="Times New Roman"/>
                  <w:lang w:val="en-GB" w:eastAsia="en-GB"/>
                </w:rPr>
                <w:t>MR</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ADCB35A" w14:textId="77777777" w:rsidR="003C49FF" w:rsidRDefault="003C49FF" w:rsidP="00065751">
            <w:pPr>
              <w:spacing w:before="100" w:beforeAutospacing="1" w:after="100" w:afterAutospacing="1"/>
              <w:rPr>
                <w:ins w:id="793" w:author="Nick Nicholas" w:date="2018-02-14T14:46:00Z"/>
                <w:rFonts w:eastAsia="Times New Roman"/>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FD97369" w14:textId="77777777" w:rsidR="003C49FF" w:rsidRDefault="003C49FF" w:rsidP="00065751">
            <w:pPr>
              <w:rPr>
                <w:ins w:id="794" w:author="Nick Nicholas" w:date="2018-02-14T14:46:00Z"/>
              </w:rPr>
            </w:pPr>
          </w:p>
        </w:tc>
      </w:tr>
      <w:tr w:rsidR="003C49FF" w:rsidRPr="00065751" w14:paraId="4C58E12F" w14:textId="77777777" w:rsidTr="00065751">
        <w:trPr>
          <w:ins w:id="795" w:author="Nick Nicholas" w:date="2018-02-14T14:46:00Z"/>
        </w:trPr>
        <w:tc>
          <w:tcPr>
            <w:tcW w:w="0" w:type="auto"/>
            <w:tcBorders>
              <w:top w:val="single" w:sz="6" w:space="0" w:color="005696"/>
              <w:left w:val="single" w:sz="6" w:space="0" w:color="005696"/>
              <w:bottom w:val="single" w:sz="6" w:space="0" w:color="005696"/>
              <w:right w:val="single" w:sz="6" w:space="0" w:color="005696"/>
            </w:tcBorders>
          </w:tcPr>
          <w:p w14:paraId="2B15D852" w14:textId="77777777" w:rsidR="003C49FF" w:rsidRPr="00065751" w:rsidRDefault="003C49FF" w:rsidP="00065751">
            <w:pPr>
              <w:jc w:val="center"/>
              <w:rPr>
                <w:ins w:id="796" w:author="Nick Nicholas" w:date="2018-02-14T14:46:00Z"/>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01879D7" w14:textId="29CB8C0C" w:rsidR="003C49FF" w:rsidRDefault="003C49FF" w:rsidP="00065751">
            <w:pPr>
              <w:rPr>
                <w:ins w:id="797" w:author="Nick Nicholas" w:date="2018-02-14T14:46:00Z"/>
                <w:rFonts w:eastAsia="Times New Roman"/>
                <w:sz w:val="20"/>
                <w:szCs w:val="20"/>
                <w:lang w:val="en-GB" w:eastAsia="en-GB"/>
              </w:rPr>
            </w:pPr>
            <w:ins w:id="798" w:author="Nick Nicholas" w:date="2018-02-14T14:46:00Z">
              <w:r>
                <w:rPr>
                  <w:rFonts w:eastAsia="Times New Roman"/>
                  <w:sz w:val="20"/>
                  <w:szCs w:val="20"/>
                  <w:lang w:val="en-GB" w:eastAsia="en-GB"/>
                </w:rPr>
                <w:t>Markers/Marker/</w:t>
              </w:r>
            </w:ins>
            <w:ins w:id="799" w:author="Nick Nicholas" w:date="2018-02-14T14:47:00Z">
              <w:r>
                <w:rPr>
                  <w:rFonts w:eastAsia="Times New Roman"/>
                  <w:sz w:val="20"/>
                  <w:szCs w:val="20"/>
                  <w:lang w:val="en-GB" w:eastAsia="en-GB"/>
                </w:rPr>
                <w:t xml:space="preserve"> </w:t>
              </w:r>
            </w:ins>
            <w:ins w:id="800" w:author="Nick Nicholas" w:date="2018-02-14T14:46:00Z">
              <w:r>
                <w:rPr>
                  <w:rFonts w:eastAsia="Times New Roman"/>
                  <w:sz w:val="20"/>
                  <w:szCs w:val="20"/>
                  <w:lang w:val="en-GB" w:eastAsia="en-GB"/>
                </w:rPr>
                <w:t>StaffPersonalRefId</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606DB7C" w14:textId="27C59023" w:rsidR="003C49FF" w:rsidRDefault="003C49FF" w:rsidP="00065751">
            <w:pPr>
              <w:jc w:val="center"/>
              <w:rPr>
                <w:ins w:id="801" w:author="Nick Nicholas" w:date="2018-02-14T14:46:00Z"/>
                <w:rFonts w:eastAsia="Times New Roman"/>
                <w:lang w:val="en-GB" w:eastAsia="en-GB"/>
              </w:rPr>
            </w:pPr>
            <w:ins w:id="802" w:author="Nick Nicholas" w:date="2018-02-14T14:47:00Z">
              <w:r>
                <w:rPr>
                  <w:rFonts w:eastAsia="Times New Roman"/>
                  <w:lang w:val="en-GB" w:eastAsia="en-GB"/>
                </w:rPr>
                <w:t>M</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01F0E99" w14:textId="77777777" w:rsidR="003C49FF" w:rsidRDefault="003C49FF" w:rsidP="00065751">
            <w:pPr>
              <w:spacing w:before="100" w:beforeAutospacing="1" w:after="100" w:afterAutospacing="1"/>
              <w:rPr>
                <w:ins w:id="803" w:author="Nick Nicholas" w:date="2018-02-14T14:46:00Z"/>
                <w:rFonts w:eastAsia="Times New Roman"/>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27FCFF0" w14:textId="136FED17" w:rsidR="003C49FF" w:rsidRPr="003C49FF" w:rsidRDefault="003C49FF" w:rsidP="00065751">
            <w:pPr>
              <w:rPr>
                <w:ins w:id="804" w:author="Nick Nicholas" w:date="2018-02-14T14:46:00Z"/>
                <w:lang w:val="en-AU"/>
                <w:rPrChange w:id="805" w:author="Nick Nicholas" w:date="2018-02-14T14:47:00Z">
                  <w:rPr>
                    <w:ins w:id="806" w:author="Nick Nicholas" w:date="2018-02-14T14:46:00Z"/>
                  </w:rPr>
                </w:rPrChange>
              </w:rPr>
            </w:pPr>
            <w:ins w:id="807" w:author="Nick Nicholas" w:date="2018-02-14T14:47:00Z">
              <w:r>
                <w:rPr>
                  <w:lang w:val="en-AU"/>
                </w:rPr>
                <w:t>IdRefType</w:t>
              </w:r>
            </w:ins>
          </w:p>
        </w:tc>
      </w:tr>
      <w:tr w:rsidR="003C49FF" w:rsidRPr="00065751" w14:paraId="6832EFCE" w14:textId="77777777" w:rsidTr="00065751">
        <w:trPr>
          <w:ins w:id="808" w:author="Nick Nicholas" w:date="2018-02-14T14:46:00Z"/>
        </w:trPr>
        <w:tc>
          <w:tcPr>
            <w:tcW w:w="0" w:type="auto"/>
            <w:tcBorders>
              <w:top w:val="single" w:sz="6" w:space="0" w:color="005696"/>
              <w:left w:val="single" w:sz="6" w:space="0" w:color="005696"/>
              <w:bottom w:val="single" w:sz="6" w:space="0" w:color="005696"/>
              <w:right w:val="single" w:sz="6" w:space="0" w:color="005696"/>
            </w:tcBorders>
          </w:tcPr>
          <w:p w14:paraId="2C586022" w14:textId="77777777" w:rsidR="003C49FF" w:rsidRPr="00065751" w:rsidRDefault="003C49FF" w:rsidP="00065751">
            <w:pPr>
              <w:jc w:val="center"/>
              <w:rPr>
                <w:ins w:id="809" w:author="Nick Nicholas" w:date="2018-02-14T14:46:00Z"/>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56CBA70" w14:textId="10E6E341" w:rsidR="003C49FF" w:rsidRDefault="003C49FF" w:rsidP="00065751">
            <w:pPr>
              <w:rPr>
                <w:ins w:id="810" w:author="Nick Nicholas" w:date="2018-02-14T14:46:00Z"/>
                <w:rFonts w:eastAsia="Times New Roman"/>
                <w:sz w:val="20"/>
                <w:szCs w:val="20"/>
                <w:lang w:val="en-GB" w:eastAsia="en-GB"/>
              </w:rPr>
            </w:pPr>
            <w:ins w:id="811" w:author="Nick Nicholas" w:date="2018-02-14T14:46:00Z">
              <w:r>
                <w:rPr>
                  <w:rFonts w:eastAsia="Times New Roman"/>
                  <w:sz w:val="20"/>
                  <w:szCs w:val="20"/>
                  <w:lang w:val="en-GB" w:eastAsia="en-GB"/>
                </w:rPr>
                <w:t>Markers/Marker/Role</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7393C78" w14:textId="24B5960C" w:rsidR="003C49FF" w:rsidRDefault="003C49FF" w:rsidP="00065751">
            <w:pPr>
              <w:jc w:val="center"/>
              <w:rPr>
                <w:ins w:id="812" w:author="Nick Nicholas" w:date="2018-02-14T14:46:00Z"/>
                <w:rFonts w:eastAsia="Times New Roman"/>
                <w:lang w:val="en-GB" w:eastAsia="en-GB"/>
              </w:rPr>
            </w:pPr>
            <w:ins w:id="813" w:author="Nick Nicholas" w:date="2018-02-14T14:47:00Z">
              <w:r>
                <w:rPr>
                  <w:rFonts w:eastAsia="Times New Roman"/>
                  <w:lang w:val="en-GB" w:eastAsia="en-GB"/>
                </w:rPr>
                <w:t>O</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9D1A301" w14:textId="482FE714" w:rsidR="003C49FF" w:rsidRDefault="003C49FF" w:rsidP="00065751">
            <w:pPr>
              <w:spacing w:before="100" w:beforeAutospacing="1" w:after="100" w:afterAutospacing="1"/>
              <w:rPr>
                <w:ins w:id="814" w:author="Nick Nicholas" w:date="2018-02-14T14:46:00Z"/>
                <w:rFonts w:eastAsia="Times New Roman"/>
                <w:lang w:val="en-GB" w:eastAsia="en-GB"/>
              </w:rPr>
            </w:pPr>
            <w:ins w:id="815" w:author="Nick Nicholas" w:date="2018-02-14T14:47:00Z">
              <w:r>
                <w:rPr>
                  <w:rFonts w:eastAsia="Times New Roman"/>
                  <w:lang w:val="en-GB" w:eastAsia="en-GB"/>
                </w:rPr>
                <w:t>The role the staff member played in grading the student</w:t>
              </w:r>
            </w:ins>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A674E47" w14:textId="397E6572" w:rsidR="003C49FF" w:rsidRPr="003C49FF" w:rsidRDefault="003C49FF" w:rsidP="00065751">
            <w:pPr>
              <w:rPr>
                <w:ins w:id="816" w:author="Nick Nicholas" w:date="2018-02-14T14:46:00Z"/>
                <w:lang w:val="en-AU"/>
                <w:rPrChange w:id="817" w:author="Nick Nicholas" w:date="2018-02-14T14:47:00Z">
                  <w:rPr>
                    <w:ins w:id="818" w:author="Nick Nicholas" w:date="2018-02-14T14:46:00Z"/>
                  </w:rPr>
                </w:rPrChange>
              </w:rPr>
            </w:pPr>
            <w:ins w:id="819" w:author="Nick Nicholas" w:date="2018-02-14T14:47:00Z">
              <w:r>
                <w:rPr>
                  <w:lang w:val="en-AU"/>
                </w:rPr>
                <w:t>xs:token</w:t>
              </w:r>
            </w:ins>
          </w:p>
        </w:tc>
      </w:tr>
      <w:tr w:rsidR="00065751" w:rsidRPr="00065751" w14:paraId="6301F0D6"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366B3704"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lastRenderedPageBreak/>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A2A550B" w14:textId="77777777" w:rsidR="00065751" w:rsidRPr="00065751" w:rsidRDefault="00065751" w:rsidP="00065751">
            <w:pPr>
              <w:rPr>
                <w:rFonts w:eastAsia="Times New Roman"/>
                <w:sz w:val="20"/>
                <w:szCs w:val="20"/>
                <w:lang w:val="en-GB" w:eastAsia="en-GB"/>
              </w:rPr>
            </w:pPr>
            <w:bookmarkStart w:id="820" w:name="StudentGrade__SchoolInfoRefId"/>
            <w:r w:rsidRPr="00065751">
              <w:rPr>
                <w:rFonts w:eastAsia="Times New Roman"/>
                <w:sz w:val="20"/>
                <w:szCs w:val="20"/>
                <w:lang w:val="en-GB" w:eastAsia="en-GB"/>
              </w:rPr>
              <w:t>SchoolInfoRefId</w:t>
            </w:r>
            <w:bookmarkEnd w:id="820"/>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D5080" w14:textId="77777777" w:rsidR="00065751" w:rsidRPr="00065751" w:rsidRDefault="00065751" w:rsidP="00065751">
            <w:pPr>
              <w:jc w:val="center"/>
              <w:rPr>
                <w:rFonts w:eastAsia="Times New Roman"/>
                <w:lang w:val="en-GB" w:eastAsia="en-GB"/>
              </w:rPr>
            </w:pPr>
            <w:r w:rsidRPr="00065751">
              <w:rPr>
                <w:rFonts w:eastAsia="Times New Roman"/>
                <w:lang w:val="en-GB" w:eastAsia="en-GB"/>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AD61F9B"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Id (GUID) that uniquely identifies the school that these values apply to.</w:t>
            </w:r>
          </w:p>
          <w:p w14:paraId="038766BD"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C7D03A6" w14:textId="77777777" w:rsidR="00065751" w:rsidRPr="00065751" w:rsidRDefault="004524E3" w:rsidP="00065751">
            <w:pPr>
              <w:rPr>
                <w:rFonts w:eastAsia="Times New Roman"/>
                <w:lang w:val="en-GB" w:eastAsia="en-GB"/>
              </w:rPr>
            </w:pPr>
            <w:hyperlink r:id="rId89" w:anchor="IdRefType" w:history="1">
              <w:r w:rsidR="00065751" w:rsidRPr="00065751">
                <w:rPr>
                  <w:rFonts w:ascii="Courier New" w:eastAsia="Times New Roman" w:hAnsi="Courier New" w:cs="Courier New"/>
                  <w:color w:val="005696"/>
                  <w:sz w:val="20"/>
                  <w:szCs w:val="20"/>
                  <w:lang w:val="en-GB" w:eastAsia="en-GB"/>
                </w:rPr>
                <w:t>IdRefType</w:t>
              </w:r>
            </w:hyperlink>
          </w:p>
        </w:tc>
      </w:tr>
      <w:tr w:rsidR="00065751" w:rsidRPr="00065751" w14:paraId="0530FB3A"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5C81338F"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3A3CB6A" w14:textId="77777777" w:rsidR="00065751" w:rsidRPr="00065751" w:rsidRDefault="00065751" w:rsidP="00065751">
            <w:pPr>
              <w:rPr>
                <w:rFonts w:eastAsia="Times New Roman"/>
                <w:sz w:val="20"/>
                <w:szCs w:val="20"/>
                <w:lang w:val="en-GB" w:eastAsia="en-GB"/>
              </w:rPr>
            </w:pPr>
            <w:bookmarkStart w:id="821" w:name="StudentGrade__TermInfoRefId"/>
            <w:r w:rsidRPr="00065751">
              <w:rPr>
                <w:rFonts w:eastAsia="Times New Roman"/>
                <w:sz w:val="20"/>
                <w:szCs w:val="20"/>
                <w:lang w:val="en-GB" w:eastAsia="en-GB"/>
              </w:rPr>
              <w:t>TermInfoRefId</w:t>
            </w:r>
            <w:bookmarkEnd w:id="821"/>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BF92E0"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9726E65"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Period over which grade is calculated. StudentGrade is intended to range over work done through a marking period; it is not intended for one-off pieces of formative assessment. </w:t>
            </w:r>
          </w:p>
          <w:p w14:paraId="1601FC6D"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53D8C01" w14:textId="77777777" w:rsidR="00065751" w:rsidRPr="00065751" w:rsidRDefault="004524E3" w:rsidP="00065751">
            <w:pPr>
              <w:rPr>
                <w:rFonts w:eastAsia="Times New Roman"/>
                <w:lang w:val="en-GB" w:eastAsia="en-GB"/>
              </w:rPr>
            </w:pPr>
            <w:hyperlink r:id="rId90" w:anchor="IdRefType" w:history="1">
              <w:r w:rsidR="00065751" w:rsidRPr="00065751">
                <w:rPr>
                  <w:rFonts w:ascii="Courier New" w:eastAsia="Times New Roman" w:hAnsi="Courier New" w:cs="Courier New"/>
                  <w:color w:val="005696"/>
                  <w:sz w:val="20"/>
                  <w:szCs w:val="20"/>
                  <w:lang w:val="en-GB" w:eastAsia="en-GB"/>
                </w:rPr>
                <w:t>IdRefType</w:t>
              </w:r>
            </w:hyperlink>
          </w:p>
        </w:tc>
      </w:tr>
      <w:tr w:rsidR="00065751" w:rsidRPr="00065751" w14:paraId="2C3FEFD7"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3229306"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6F1470" w14:textId="77777777" w:rsidR="00065751" w:rsidRPr="00065751" w:rsidRDefault="00065751" w:rsidP="00065751">
            <w:pPr>
              <w:rPr>
                <w:rFonts w:eastAsia="Times New Roman"/>
                <w:sz w:val="20"/>
                <w:szCs w:val="20"/>
                <w:lang w:val="en-GB" w:eastAsia="en-GB"/>
              </w:rPr>
            </w:pPr>
            <w:bookmarkStart w:id="822" w:name="StudentGrade__Description"/>
            <w:r w:rsidRPr="00065751">
              <w:rPr>
                <w:rFonts w:eastAsia="Times New Roman"/>
                <w:sz w:val="20"/>
                <w:szCs w:val="20"/>
                <w:lang w:val="en-GB" w:eastAsia="en-GB"/>
              </w:rPr>
              <w:t>Description</w:t>
            </w:r>
            <w:bookmarkEnd w:id="822"/>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6FDC8F"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6D4BEA"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The scope of the StudentGrade; e.g. subject matter. Should be used if no TeachingGroup is associated with the grade. </w:t>
            </w:r>
          </w:p>
          <w:p w14:paraId="0206346A"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158945" w14:textId="77777777" w:rsidR="00065751" w:rsidRPr="00065751" w:rsidRDefault="004524E3" w:rsidP="00065751">
            <w:pPr>
              <w:rPr>
                <w:rFonts w:eastAsia="Times New Roman"/>
                <w:lang w:val="en-GB" w:eastAsia="en-GB"/>
              </w:rPr>
            </w:pPr>
            <w:hyperlink r:id="rId91" w:anchor="normalizedString" w:history="1">
              <w:r w:rsidR="00065751" w:rsidRPr="00065751">
                <w:rPr>
                  <w:rFonts w:ascii="Courier New" w:eastAsia="Times New Roman" w:hAnsi="Courier New" w:cs="Courier New"/>
                  <w:color w:val="005696"/>
                  <w:sz w:val="20"/>
                  <w:szCs w:val="20"/>
                  <w:lang w:val="en-GB" w:eastAsia="en-GB"/>
                </w:rPr>
                <w:t>xs:normalizedString</w:t>
              </w:r>
            </w:hyperlink>
          </w:p>
        </w:tc>
      </w:tr>
      <w:tr w:rsidR="00BD4653" w:rsidRPr="00065751" w14:paraId="0CF5982C" w14:textId="77777777" w:rsidTr="00065751">
        <w:tc>
          <w:tcPr>
            <w:tcW w:w="0" w:type="auto"/>
            <w:tcBorders>
              <w:top w:val="single" w:sz="6" w:space="0" w:color="005696"/>
              <w:left w:val="single" w:sz="6" w:space="0" w:color="005696"/>
              <w:bottom w:val="single" w:sz="6" w:space="0" w:color="005696"/>
              <w:right w:val="single" w:sz="6" w:space="0" w:color="005696"/>
            </w:tcBorders>
          </w:tcPr>
          <w:p w14:paraId="0D961E2E" w14:textId="77777777" w:rsidR="00BD4653" w:rsidRPr="00065751" w:rsidRDefault="00BD4653" w:rsidP="00065751">
            <w:pPr>
              <w:jc w:val="center"/>
              <w:rPr>
                <w:rFonts w:eastAsia="Times New Roman"/>
                <w:b/>
                <w:bCs/>
                <w:color w:val="005696"/>
                <w:sz w:val="21"/>
                <w:szCs w:val="21"/>
                <w:lang w:val="en-GB" w:eastAsia="en-GB"/>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310872D" w14:textId="44728D54" w:rsidR="00BD4653" w:rsidRPr="00065751" w:rsidRDefault="00BD4653" w:rsidP="00065751">
            <w:pPr>
              <w:rPr>
                <w:rFonts w:eastAsia="Times New Roman"/>
                <w:sz w:val="20"/>
                <w:szCs w:val="20"/>
                <w:lang w:val="en-GB" w:eastAsia="en-GB"/>
              </w:rPr>
            </w:pPr>
            <w:r>
              <w:rPr>
                <w:rFonts w:ascii="Calibri" w:hAnsi="Calibri"/>
              </w:rPr>
              <w:t>LearningArea</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C1EB997" w14:textId="79A49E43" w:rsidR="00BD4653" w:rsidRPr="00065751" w:rsidRDefault="00BD4653" w:rsidP="00065751">
            <w:pPr>
              <w:jc w:val="center"/>
              <w:rPr>
                <w:rFonts w:eastAsia="Times New Roman"/>
                <w:lang w:val="en-GB" w:eastAsia="en-GB"/>
              </w:rPr>
            </w:pPr>
            <w:r>
              <w:rPr>
                <w:rFonts w:ascii="Calibri" w:hAnsi="Calibri"/>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1C2B372" w14:textId="3B586CDF" w:rsidR="00BD4653" w:rsidRPr="00065751" w:rsidRDefault="00BD4653" w:rsidP="00065751">
            <w:pPr>
              <w:spacing w:before="100" w:beforeAutospacing="1" w:after="100" w:afterAutospacing="1"/>
              <w:rPr>
                <w:rFonts w:eastAsia="Times New Roman"/>
                <w:lang w:val="en-GB" w:eastAsia="en-GB"/>
              </w:rPr>
            </w:pPr>
            <w:r w:rsidRPr="007A6448">
              <w:rPr>
                <w:rFonts w:ascii="Calibri" w:hAnsi="Calibri"/>
                <w:lang w:val="en-US"/>
              </w:rPr>
              <w:t>Learning area against which the grade was given</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56ACADF" w14:textId="4A557CA8" w:rsidR="00BD4653" w:rsidRPr="00065751" w:rsidRDefault="00BD4653" w:rsidP="00065751">
            <w:pPr>
              <w:rPr>
                <w:rFonts w:eastAsia="Times New Roman"/>
                <w:lang w:val="en-GB" w:eastAsia="en-GB"/>
              </w:rPr>
            </w:pPr>
            <w:r>
              <w:rPr>
                <w:rFonts w:ascii="Calibri" w:hAnsi="Calibri"/>
                <w:highlight w:val="yellow"/>
              </w:rPr>
              <w:t>ACStrand</w:t>
            </w:r>
          </w:p>
        </w:tc>
      </w:tr>
      <w:tr w:rsidR="00065751" w:rsidRPr="00065751" w14:paraId="22DDB462"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BE0D86F"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BDBDF2E" w14:textId="77777777" w:rsidR="00065751" w:rsidRPr="00065751" w:rsidRDefault="00065751" w:rsidP="00065751">
            <w:pPr>
              <w:rPr>
                <w:rFonts w:eastAsia="Times New Roman"/>
                <w:sz w:val="20"/>
                <w:szCs w:val="20"/>
                <w:lang w:val="en-GB" w:eastAsia="en-GB"/>
              </w:rPr>
            </w:pPr>
            <w:bookmarkStart w:id="823" w:name="StudentGrade__LearningStandardList"/>
            <w:r w:rsidRPr="00065751">
              <w:rPr>
                <w:rFonts w:eastAsia="Times New Roman"/>
                <w:sz w:val="20"/>
                <w:szCs w:val="20"/>
                <w:lang w:val="en-GB" w:eastAsia="en-GB"/>
              </w:rPr>
              <w:t>LearningStandardList</w:t>
            </w:r>
            <w:bookmarkEnd w:id="823"/>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D0DE523"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91C729D" w14:textId="290F6D35"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 xml:space="preserve">We will now allow this in 3.4.3 to be either a GUID to LearningStandardItem, or a URL to the National Curriculum. This can be a content description or a strand. </w:t>
            </w:r>
          </w:p>
          <w:p w14:paraId="6365D776"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507AF52" w14:textId="77777777" w:rsidR="00065751" w:rsidRPr="00065751" w:rsidRDefault="004524E3" w:rsidP="00065751">
            <w:pPr>
              <w:rPr>
                <w:rFonts w:eastAsia="Times New Roman"/>
                <w:lang w:val="en-GB" w:eastAsia="en-GB"/>
              </w:rPr>
            </w:pPr>
            <w:hyperlink r:id="rId92" w:anchor="LearningStandardListType" w:history="1">
              <w:r w:rsidR="00065751" w:rsidRPr="00065751">
                <w:rPr>
                  <w:rFonts w:ascii="Courier New" w:eastAsia="Times New Roman" w:hAnsi="Courier New" w:cs="Courier New"/>
                  <w:color w:val="005696"/>
                  <w:sz w:val="20"/>
                  <w:szCs w:val="20"/>
                  <w:lang w:val="en-GB" w:eastAsia="en-GB"/>
                </w:rPr>
                <w:t>LearningStandardListType</w:t>
              </w:r>
            </w:hyperlink>
          </w:p>
        </w:tc>
      </w:tr>
      <w:tr w:rsidR="00065751" w:rsidRPr="00065751" w14:paraId="79160934"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2E5DD40B"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09C6590" w14:textId="77777777" w:rsidR="00065751" w:rsidRPr="00065751" w:rsidRDefault="00065751" w:rsidP="00065751">
            <w:pPr>
              <w:rPr>
                <w:rFonts w:eastAsia="Times New Roman"/>
                <w:sz w:val="20"/>
                <w:szCs w:val="20"/>
                <w:lang w:val="en-GB" w:eastAsia="en-GB"/>
              </w:rPr>
            </w:pPr>
            <w:bookmarkStart w:id="824" w:name="StudentGrade__GradingScoreList"/>
            <w:r w:rsidRPr="00065751">
              <w:rPr>
                <w:rFonts w:eastAsia="Times New Roman"/>
                <w:sz w:val="20"/>
                <w:szCs w:val="20"/>
                <w:lang w:val="en-GB" w:eastAsia="en-GB"/>
              </w:rPr>
              <w:t>GradingScoreList</w:t>
            </w:r>
            <w:bookmarkEnd w:id="824"/>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F12EA9"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197F212" w14:textId="77777777" w:rsidR="00065751" w:rsidRPr="00065751" w:rsidRDefault="00065751" w:rsidP="00065751">
            <w:pPr>
              <w:rPr>
                <w:rFonts w:eastAsia="Times New Roman"/>
                <w:lang w:val="en-GB" w:eastAsia="en-GB"/>
              </w:rPr>
            </w:pPr>
            <w:r w:rsidRPr="00065751">
              <w:rPr>
                <w:rFonts w:eastAsia="Times New Roman"/>
                <w:lang w:val="en-GB" w:eastAsia="en-GB"/>
              </w:rPr>
              <w:t>Assignments that the student went through to achieve this summative assessment.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D2E6CEF" w14:textId="77777777" w:rsidR="00065751" w:rsidRPr="00065751" w:rsidRDefault="004524E3" w:rsidP="00065751">
            <w:pPr>
              <w:rPr>
                <w:rFonts w:eastAsia="Times New Roman"/>
                <w:lang w:val="en-GB" w:eastAsia="en-GB"/>
              </w:rPr>
            </w:pPr>
            <w:hyperlink r:id="rId93" w:anchor="GradingScoreListType" w:history="1">
              <w:r w:rsidR="00065751" w:rsidRPr="00065751">
                <w:rPr>
                  <w:rFonts w:ascii="Courier New" w:eastAsia="Times New Roman" w:hAnsi="Courier New" w:cs="Courier New"/>
                  <w:color w:val="005696"/>
                  <w:sz w:val="20"/>
                  <w:szCs w:val="20"/>
                  <w:lang w:val="en-GB" w:eastAsia="en-GB"/>
                </w:rPr>
                <w:t>GradingScoreListType</w:t>
              </w:r>
            </w:hyperlink>
          </w:p>
        </w:tc>
      </w:tr>
      <w:tr w:rsidR="00065751" w:rsidRPr="00065751" w14:paraId="43B18D6C"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5D6BFDCF"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F4DA06" w14:textId="77777777" w:rsidR="00065751" w:rsidRPr="00065751" w:rsidRDefault="00065751" w:rsidP="00065751">
            <w:pPr>
              <w:rPr>
                <w:rFonts w:eastAsia="Times New Roman"/>
                <w:sz w:val="20"/>
                <w:szCs w:val="20"/>
                <w:lang w:val="en-GB" w:eastAsia="en-GB"/>
              </w:rPr>
            </w:pPr>
            <w:bookmarkStart w:id="825" w:name="StudentGrade__Grade"/>
            <w:r w:rsidRPr="00065751">
              <w:rPr>
                <w:rFonts w:eastAsia="Times New Roman"/>
                <w:sz w:val="20"/>
                <w:szCs w:val="20"/>
                <w:lang w:val="en-GB" w:eastAsia="en-GB"/>
              </w:rPr>
              <w:t>Grade</w:t>
            </w:r>
            <w:bookmarkEnd w:id="825"/>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565CDA44"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2E447C" w14:textId="7A336B73" w:rsidR="00065751" w:rsidRPr="00065751" w:rsidRDefault="00C128A6" w:rsidP="00C128A6">
            <w:pPr>
              <w:rPr>
                <w:rFonts w:eastAsia="Times New Roman"/>
                <w:lang w:val="en-GB" w:eastAsia="en-GB"/>
              </w:rPr>
            </w:pPr>
            <w:r>
              <w:rPr>
                <w:rFonts w:eastAsia="Times New Roman"/>
                <w:lang w:val="en-GB" w:eastAsia="en-GB"/>
              </w:rPr>
              <w:t>Overall grade that the student has received</w:t>
            </w:r>
            <w:r w:rsidR="00065751"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1062475" w14:textId="77777777" w:rsidR="00065751" w:rsidRPr="00065751" w:rsidRDefault="004524E3" w:rsidP="00065751">
            <w:pPr>
              <w:rPr>
                <w:rFonts w:eastAsia="Times New Roman"/>
                <w:lang w:val="en-GB" w:eastAsia="en-GB"/>
              </w:rPr>
            </w:pPr>
            <w:hyperlink r:id="rId94" w:anchor="GradeType" w:history="1">
              <w:r w:rsidR="00065751" w:rsidRPr="00065751">
                <w:rPr>
                  <w:rFonts w:ascii="Courier New" w:eastAsia="Times New Roman" w:hAnsi="Courier New" w:cs="Courier New"/>
                  <w:color w:val="005696"/>
                  <w:sz w:val="20"/>
                  <w:szCs w:val="20"/>
                  <w:lang w:val="en-GB" w:eastAsia="en-GB"/>
                </w:rPr>
                <w:t>GradeType</w:t>
              </w:r>
            </w:hyperlink>
          </w:p>
        </w:tc>
      </w:tr>
      <w:tr w:rsidR="00065751" w:rsidRPr="00065751" w14:paraId="2C2960B4"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0D8B37D0"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0E8D64B" w14:textId="77777777" w:rsidR="00065751" w:rsidRPr="00065751" w:rsidRDefault="00065751" w:rsidP="00065751">
            <w:pPr>
              <w:rPr>
                <w:rFonts w:eastAsia="Times New Roman"/>
                <w:sz w:val="20"/>
                <w:szCs w:val="20"/>
                <w:lang w:val="en-GB" w:eastAsia="en-GB"/>
              </w:rPr>
            </w:pPr>
            <w:bookmarkStart w:id="826" w:name="StudentGrade__TeacherJudgement"/>
            <w:r w:rsidRPr="00065751">
              <w:rPr>
                <w:rFonts w:eastAsia="Times New Roman"/>
                <w:sz w:val="20"/>
                <w:szCs w:val="20"/>
                <w:lang w:val="en-GB" w:eastAsia="en-GB"/>
              </w:rPr>
              <w:t>TeacherJudgement</w:t>
            </w:r>
            <w:bookmarkEnd w:id="826"/>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F71C9C5"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567230" w14:textId="77777777" w:rsidR="00065751" w:rsidRPr="00065751" w:rsidRDefault="00065751" w:rsidP="00065751">
            <w:pPr>
              <w:spacing w:before="100" w:beforeAutospacing="1" w:after="100" w:afterAutospacing="1"/>
              <w:rPr>
                <w:rFonts w:eastAsia="Times New Roman"/>
                <w:lang w:val="en-GB" w:eastAsia="en-GB"/>
              </w:rPr>
            </w:pPr>
            <w:r w:rsidRPr="00065751">
              <w:rPr>
                <w:rFonts w:eastAsia="Times New Roman"/>
                <w:lang w:val="en-GB" w:eastAsia="en-GB"/>
              </w:rPr>
              <w:t>The teacher judgement of the student’s performance as captured in this object.</w:t>
            </w:r>
          </w:p>
          <w:p w14:paraId="3E67A3BC"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901265C" w14:textId="77777777" w:rsidR="00065751" w:rsidRPr="00065751" w:rsidRDefault="004524E3" w:rsidP="00065751">
            <w:pPr>
              <w:rPr>
                <w:rFonts w:eastAsia="Times New Roman"/>
                <w:lang w:val="en-GB" w:eastAsia="en-GB"/>
              </w:rPr>
            </w:pPr>
            <w:hyperlink r:id="rId95" w:anchor="string" w:history="1">
              <w:r w:rsidR="00065751" w:rsidRPr="00065751">
                <w:rPr>
                  <w:rFonts w:ascii="Courier New" w:eastAsia="Times New Roman" w:hAnsi="Courier New" w:cs="Courier New"/>
                  <w:color w:val="005696"/>
                  <w:sz w:val="20"/>
                  <w:szCs w:val="20"/>
                  <w:lang w:val="en-GB" w:eastAsia="en-GB"/>
                </w:rPr>
                <w:t>xs:string</w:t>
              </w:r>
            </w:hyperlink>
          </w:p>
        </w:tc>
      </w:tr>
      <w:tr w:rsidR="00065751" w:rsidRPr="00065751" w14:paraId="22CAA5A8"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4A6FA598"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3087A5" w14:textId="77777777" w:rsidR="00065751" w:rsidRPr="00065751" w:rsidRDefault="00065751" w:rsidP="00065751">
            <w:pPr>
              <w:rPr>
                <w:rFonts w:eastAsia="Times New Roman"/>
                <w:sz w:val="20"/>
                <w:szCs w:val="20"/>
                <w:lang w:val="en-GB" w:eastAsia="en-GB"/>
              </w:rPr>
            </w:pPr>
            <w:bookmarkStart w:id="827" w:name="StudentGrade__SIF_Metadata"/>
            <w:r w:rsidRPr="00065751">
              <w:rPr>
                <w:rFonts w:eastAsia="Times New Roman"/>
                <w:sz w:val="20"/>
                <w:szCs w:val="20"/>
                <w:lang w:val="en-GB" w:eastAsia="en-GB"/>
              </w:rPr>
              <w:t>SIF_Metadata</w:t>
            </w:r>
            <w:bookmarkEnd w:id="827"/>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8D08D19"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C1CEDA"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D2941B6" w14:textId="77777777" w:rsidR="00065751" w:rsidRPr="00065751" w:rsidRDefault="004524E3" w:rsidP="00065751">
            <w:pPr>
              <w:rPr>
                <w:rFonts w:eastAsia="Times New Roman"/>
                <w:lang w:val="en-GB" w:eastAsia="en-GB"/>
              </w:rPr>
            </w:pPr>
            <w:hyperlink r:id="rId96" w:anchor="SIF_MetadataType" w:history="1">
              <w:r w:rsidR="00065751" w:rsidRPr="00065751">
                <w:rPr>
                  <w:rFonts w:ascii="Courier New" w:eastAsia="Times New Roman" w:hAnsi="Courier New" w:cs="Courier New"/>
                  <w:color w:val="005696"/>
                  <w:sz w:val="20"/>
                  <w:szCs w:val="20"/>
                  <w:lang w:val="en-GB" w:eastAsia="en-GB"/>
                </w:rPr>
                <w:t>SIF_MetadataType</w:t>
              </w:r>
            </w:hyperlink>
          </w:p>
        </w:tc>
      </w:tr>
      <w:tr w:rsidR="00065751" w:rsidRPr="00065751" w14:paraId="2C3A1C23" w14:textId="77777777" w:rsidTr="00065751">
        <w:tc>
          <w:tcPr>
            <w:tcW w:w="0" w:type="auto"/>
            <w:tcBorders>
              <w:top w:val="single" w:sz="6" w:space="0" w:color="005696"/>
              <w:left w:val="single" w:sz="6" w:space="0" w:color="005696"/>
              <w:bottom w:val="single" w:sz="6" w:space="0" w:color="005696"/>
              <w:right w:val="single" w:sz="6" w:space="0" w:color="005696"/>
            </w:tcBorders>
            <w:hideMark/>
          </w:tcPr>
          <w:p w14:paraId="5341DCE5" w14:textId="77777777" w:rsidR="00065751" w:rsidRPr="00065751" w:rsidRDefault="00065751" w:rsidP="00065751">
            <w:pPr>
              <w:jc w:val="center"/>
              <w:rPr>
                <w:rFonts w:eastAsia="Times New Roman"/>
                <w:b/>
                <w:bCs/>
                <w:color w:val="005696"/>
                <w:sz w:val="21"/>
                <w:szCs w:val="21"/>
                <w:lang w:val="en-GB" w:eastAsia="en-GB"/>
              </w:rPr>
            </w:pPr>
            <w:r w:rsidRPr="00065751">
              <w:rPr>
                <w:rFonts w:eastAsia="Times New Roman"/>
                <w:b/>
                <w:bCs/>
                <w:color w:val="005696"/>
                <w:sz w:val="21"/>
                <w:szCs w:val="21"/>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0C4263E" w14:textId="77777777" w:rsidR="00065751" w:rsidRPr="00065751" w:rsidRDefault="00065751" w:rsidP="00065751">
            <w:pPr>
              <w:rPr>
                <w:rFonts w:eastAsia="Times New Roman"/>
                <w:sz w:val="20"/>
                <w:szCs w:val="20"/>
                <w:lang w:val="en-GB" w:eastAsia="en-GB"/>
              </w:rPr>
            </w:pPr>
            <w:bookmarkStart w:id="828" w:name="StudentGrade__SIF_ExtendedElements"/>
            <w:r w:rsidRPr="00065751">
              <w:rPr>
                <w:rFonts w:eastAsia="Times New Roman"/>
                <w:sz w:val="20"/>
                <w:szCs w:val="20"/>
                <w:lang w:val="en-GB" w:eastAsia="en-GB"/>
              </w:rPr>
              <w:t>SIF_ExtendedElements</w:t>
            </w:r>
            <w:bookmarkEnd w:id="828"/>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FFBE554" w14:textId="77777777" w:rsidR="00065751" w:rsidRPr="00065751" w:rsidRDefault="00065751" w:rsidP="00065751">
            <w:pPr>
              <w:jc w:val="center"/>
              <w:rPr>
                <w:rFonts w:eastAsia="Times New Roman"/>
                <w:lang w:val="en-GB" w:eastAsia="en-GB"/>
              </w:rPr>
            </w:pPr>
            <w:r w:rsidRPr="00065751">
              <w:rPr>
                <w:rFonts w:eastAsia="Times New Roman"/>
                <w:lang w:val="en-GB" w:eastAsia="en-GB"/>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D9981F6" w14:textId="77777777" w:rsidR="00065751" w:rsidRPr="00065751" w:rsidRDefault="00065751" w:rsidP="00065751">
            <w:pPr>
              <w:rPr>
                <w:rFonts w:eastAsia="Times New Roman"/>
                <w:lang w:val="en-GB" w:eastAsia="en-GB"/>
              </w:rPr>
            </w:pPr>
            <w:r w:rsidRPr="00065751">
              <w:rPr>
                <w:rFonts w:eastAsia="Times New Roman"/>
                <w:lang w:val="en-GB" w:eastAsia="en-GB"/>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51B87EC" w14:textId="77777777" w:rsidR="00065751" w:rsidRPr="00065751" w:rsidRDefault="004524E3" w:rsidP="00065751">
            <w:pPr>
              <w:rPr>
                <w:rFonts w:eastAsia="Times New Roman"/>
                <w:lang w:val="en-GB" w:eastAsia="en-GB"/>
              </w:rPr>
            </w:pPr>
            <w:hyperlink r:id="rId97" w:anchor="SIF_ExtendedElements" w:history="1">
              <w:r w:rsidR="00065751" w:rsidRPr="00065751">
                <w:rPr>
                  <w:rFonts w:ascii="Courier New" w:eastAsia="Times New Roman" w:hAnsi="Courier New" w:cs="Courier New"/>
                  <w:color w:val="005696"/>
                  <w:sz w:val="20"/>
                  <w:szCs w:val="20"/>
                  <w:lang w:val="en-GB" w:eastAsia="en-GB"/>
                </w:rPr>
                <w:t>SIF_ExtendedElements</w:t>
              </w:r>
            </w:hyperlink>
          </w:p>
        </w:tc>
      </w:tr>
    </w:tbl>
    <w:p w14:paraId="4C56356B" w14:textId="77777777" w:rsidR="00065751" w:rsidRPr="00065751" w:rsidRDefault="00065751" w:rsidP="00065751">
      <w:pPr>
        <w:rPr>
          <w:rFonts w:eastAsia="Times New Roman"/>
          <w:lang w:val="en-GB" w:eastAsia="en-GB"/>
        </w:rPr>
      </w:pPr>
      <w:r w:rsidRPr="00065751">
        <w:rPr>
          <w:rFonts w:eastAsia="Times New Roman"/>
          <w:i/>
          <w:iCs/>
          <w:sz w:val="20"/>
          <w:szCs w:val="20"/>
          <w:lang w:val="en-GB" w:eastAsia="en-GB"/>
        </w:rPr>
        <w:t>Table 3.3.51-1: StudentGrade</w:t>
      </w:r>
      <w:bookmarkStart w:id="829" w:name="Example33511StudentGrade"/>
      <w:r w:rsidRPr="00065751">
        <w:rPr>
          <w:rFonts w:eastAsia="Times New Roman"/>
          <w:lang w:val="en-GB" w:eastAsia="en-GB"/>
        </w:rPr>
        <w:t xml:space="preserve"> </w:t>
      </w:r>
    </w:p>
    <w:p w14:paraId="224C2762" w14:textId="2E5F4B9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&lt;StudentGrade Ref</w:t>
      </w:r>
      <w:r w:rsidR="0022772A">
        <w:rPr>
          <w:rFonts w:ascii="Courier New" w:eastAsia="Times New Roman" w:hAnsi="Courier New" w:cs="Courier New"/>
          <w:sz w:val="20"/>
          <w:szCs w:val="20"/>
          <w:lang w:val="en-GB" w:eastAsia="en-GB"/>
        </w:rPr>
        <w:t>”</w:t>
      </w:r>
      <w:r w:rsidRPr="00065751">
        <w:rPr>
          <w:rFonts w:ascii="Courier New" w:eastAsia="Times New Roman" w:hAnsi="Courier New" w:cs="Courier New"/>
          <w:sz w:val="20"/>
          <w:szCs w:val="20"/>
          <w:lang w:val="en-GB" w:eastAsia="en-GB"/>
        </w:rPr>
        <w:t>d="359D7510-1AD0-A9D7-A8C3-DAD0A8510</w:t>
      </w:r>
      <w:r w:rsidR="0022772A">
        <w:rPr>
          <w:rFonts w:ascii="Courier New" w:eastAsia="Times New Roman" w:hAnsi="Courier New" w:cs="Courier New"/>
          <w:sz w:val="20"/>
          <w:szCs w:val="20"/>
          <w:lang w:val="en-GB" w:eastAsia="en-GB"/>
        </w:rPr>
        <w:t>”</w:t>
      </w:r>
      <w:r w:rsidRPr="00065751">
        <w:rPr>
          <w:rFonts w:ascii="Courier New" w:eastAsia="Times New Roman" w:hAnsi="Courier New" w:cs="Courier New"/>
          <w:sz w:val="20"/>
          <w:szCs w:val="20"/>
          <w:lang w:val="en-GB" w:eastAsia="en-GB"/>
        </w:rPr>
        <w:t>A2"&gt;</w:t>
      </w:r>
    </w:p>
    <w:p w14:paraId="5E8FA873"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&lt;StudentPersonalRefId&gt;A137D78A-E00B-C744-EF90-F2871CEB90A2&lt;/StudentPersonalRefId&gt;</w:t>
      </w:r>
    </w:p>
    <w:p w14:paraId="483E396A"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&lt;SchoolInfoRefId&gt;B237D78A-E00B-C744-EF90-F2871CEB91A2&lt;/SchoolInfoRefId&gt;</w:t>
      </w:r>
    </w:p>
    <w:p w14:paraId="162D7818"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&lt;Grade&gt;</w:t>
      </w:r>
    </w:p>
    <w:p w14:paraId="6964E95D"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&lt;Percentage&gt;79&lt;/Percentage&gt;</w:t>
      </w:r>
    </w:p>
    <w:p w14:paraId="5F597AE9"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&lt;Numeric&gt;3.0&lt;/Numeric&gt;</w:t>
      </w:r>
    </w:p>
    <w:p w14:paraId="06CD2C97"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&lt;Letter&gt;C&lt;/Letter&gt;</w:t>
      </w:r>
    </w:p>
    <w:p w14:paraId="08345E92"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&lt;Narrative&gt;Johnny is only achieving average performance.&lt;/Narrative&gt;</w:t>
      </w:r>
    </w:p>
    <w:p w14:paraId="5C1CC5FA"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 xml:space="preserve">  &lt;/Grade&gt;</w:t>
      </w:r>
    </w:p>
    <w:p w14:paraId="56E3F7D6" w14:textId="77777777" w:rsidR="00065751" w:rsidRPr="00065751" w:rsidRDefault="00065751" w:rsidP="00065751">
      <w:pPr>
        <w:shd w:val="clear" w:color="auto" w:fill="FAFAFA"/>
        <w:rPr>
          <w:rFonts w:ascii="Courier New" w:eastAsia="Times New Roman" w:hAnsi="Courier New" w:cs="Courier New"/>
          <w:sz w:val="20"/>
          <w:szCs w:val="20"/>
          <w:lang w:val="en-GB" w:eastAsia="en-GB"/>
        </w:rPr>
      </w:pPr>
      <w:r w:rsidRPr="00065751">
        <w:rPr>
          <w:rFonts w:ascii="Courier New" w:eastAsia="Times New Roman" w:hAnsi="Courier New" w:cs="Courier New"/>
          <w:sz w:val="20"/>
          <w:szCs w:val="20"/>
          <w:lang w:val="en-GB" w:eastAsia="en-GB"/>
        </w:rPr>
        <w:t>&lt;/StudentGrade&gt;</w:t>
      </w:r>
    </w:p>
    <w:bookmarkEnd w:id="829"/>
    <w:p w14:paraId="7918EE54" w14:textId="34EFF5CB" w:rsidR="00442F2E" w:rsidRDefault="00442F2E" w:rsidP="00295364"/>
    <w:p w14:paraId="74B546F5" w14:textId="02FF3D6B" w:rsidR="00065751" w:rsidRDefault="00065751" w:rsidP="00295364"/>
    <w:p w14:paraId="391845D2" w14:textId="7E032EDF" w:rsidR="00B17F26" w:rsidRDefault="00B17F26" w:rsidP="00295364">
      <w:pPr>
        <w:rPr>
          <w:lang w:val="en-GB"/>
        </w:rPr>
      </w:pPr>
    </w:p>
    <w:p w14:paraId="0D7453EE" w14:textId="77777777" w:rsidR="00B17F26" w:rsidRDefault="00B17F26" w:rsidP="00295364"/>
    <w:p w14:paraId="7B272527" w14:textId="6F9C03A2" w:rsidR="00466935" w:rsidRDefault="000E7508">
      <w:pPr>
        <w:pStyle w:val="4"/>
      </w:pPr>
      <w:r>
        <w:lastRenderedPageBreak/>
        <w:t>Credit</w:t>
      </w:r>
      <w:r w:rsidR="00466935">
        <w:t>ListType</w:t>
      </w:r>
    </w:p>
    <w:p w14:paraId="26ACCDDA" w14:textId="77777777" w:rsidR="00466935" w:rsidRDefault="00466935" w:rsidP="007A6448">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4196"/>
        <w:gridCol w:w="1184"/>
      </w:tblGrid>
      <w:tr w:rsidR="001E6CC9" w14:paraId="490ACB27" w14:textId="77777777" w:rsidTr="00C728E1">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2661BA4" w14:textId="77777777" w:rsidR="001E6CC9" w:rsidRDefault="001E6CC9" w:rsidP="00C728E1">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23F4A34" w14:textId="77777777" w:rsidR="001E6CC9" w:rsidRDefault="001E6CC9" w:rsidP="00C728E1">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10E8ED2" w14:textId="77777777" w:rsidR="001E6CC9" w:rsidRDefault="001E6CC9" w:rsidP="00C728E1">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689F7A4" w14:textId="77777777" w:rsidR="001E6CC9" w:rsidRDefault="001E6CC9" w:rsidP="00C728E1">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5EE10E3" w14:textId="77777777" w:rsidR="001E6CC9" w:rsidRDefault="001E6CC9" w:rsidP="00C728E1">
            <w:pPr>
              <w:spacing w:after="30"/>
              <w:jc w:val="center"/>
              <w:rPr>
                <w:b/>
                <w:bCs/>
                <w:color w:val="FFFFFF"/>
              </w:rPr>
            </w:pPr>
            <w:r>
              <w:rPr>
                <w:b/>
                <w:bCs/>
                <w:color w:val="FFFFFF"/>
              </w:rPr>
              <w:t>Type</w:t>
            </w:r>
          </w:p>
        </w:tc>
      </w:tr>
      <w:tr w:rsidR="001E6CC9" w:rsidRPr="006436D8" w14:paraId="3A7ED338" w14:textId="77777777" w:rsidTr="00C728E1">
        <w:tc>
          <w:tcPr>
            <w:tcW w:w="270" w:type="dxa"/>
            <w:tcBorders>
              <w:top w:val="single" w:sz="6" w:space="0" w:color="005696"/>
              <w:left w:val="single" w:sz="6" w:space="0" w:color="005696"/>
              <w:bottom w:val="single" w:sz="6" w:space="0" w:color="005696"/>
              <w:right w:val="single" w:sz="6" w:space="0" w:color="005696"/>
            </w:tcBorders>
            <w:hideMark/>
          </w:tcPr>
          <w:p w14:paraId="3E206638" w14:textId="77777777" w:rsidR="001E6CC9" w:rsidRDefault="001E6CC9" w:rsidP="00C728E1">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BFE3E05" w14:textId="0319E52A" w:rsidR="001E6CC9" w:rsidRDefault="00EB0330" w:rsidP="00C728E1">
            <w:pPr>
              <w:spacing w:after="30"/>
              <w:rPr>
                <w:sz w:val="20"/>
                <w:szCs w:val="20"/>
              </w:rPr>
            </w:pPr>
            <w:r>
              <w:rPr>
                <w:rStyle w:val="rootelement1"/>
                <w:sz w:val="22"/>
                <w:szCs w:val="22"/>
              </w:rPr>
              <w:t>Credit</w:t>
            </w:r>
            <w:r w:rsidR="001E6CC9">
              <w:rPr>
                <w:rStyle w:val="rootelement1"/>
                <w:sz w:val="22"/>
                <w:szCs w:val="22"/>
              </w:rPr>
              <w:t>ListType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39E3130" w14:textId="77777777" w:rsidR="001E6CC9" w:rsidRDefault="001E6CC9" w:rsidP="00C728E1">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6D1E384" w14:textId="5718C051" w:rsidR="001E6CC9" w:rsidRPr="007A6448" w:rsidRDefault="001E6CC9" w:rsidP="00C728E1">
            <w:pPr>
              <w:rPr>
                <w:lang w:val="en-US"/>
              </w:rPr>
            </w:pPr>
            <w:r w:rsidRPr="007A6448">
              <w:rPr>
                <w:lang w:val="en-US"/>
              </w:rPr>
              <w:t>List of equivalent credits of different types</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7D121A10" w14:textId="77777777" w:rsidR="001E6CC9" w:rsidRPr="007A6448" w:rsidRDefault="001E6CC9" w:rsidP="00C728E1">
            <w:pPr>
              <w:rPr>
                <w:lang w:val="en-US"/>
              </w:rPr>
            </w:pPr>
            <w:r w:rsidRPr="007A6448">
              <w:rPr>
                <w:lang w:val="en-US"/>
              </w:rPr>
              <w:t> </w:t>
            </w:r>
          </w:p>
        </w:tc>
      </w:tr>
      <w:tr w:rsidR="001E6CC9" w:rsidRPr="00D57761" w14:paraId="5F0399A8" w14:textId="77777777" w:rsidTr="00C728E1">
        <w:tc>
          <w:tcPr>
            <w:tcW w:w="270" w:type="dxa"/>
            <w:tcBorders>
              <w:top w:val="single" w:sz="6" w:space="0" w:color="005696"/>
              <w:left w:val="single" w:sz="6" w:space="0" w:color="005696"/>
              <w:bottom w:val="single" w:sz="6" w:space="0" w:color="005696"/>
              <w:right w:val="single" w:sz="6" w:space="0" w:color="005696"/>
            </w:tcBorders>
          </w:tcPr>
          <w:p w14:paraId="2E79EB7A" w14:textId="77777777" w:rsidR="001E6CC9" w:rsidRPr="007A6448" w:rsidRDefault="001E6CC9" w:rsidP="00C728E1">
            <w:pPr>
              <w:spacing w:after="30"/>
              <w:jc w:val="center"/>
              <w:rPr>
                <w:bCs/>
                <w:color w:val="005696"/>
                <w:sz w:val="21"/>
                <w:szCs w:val="21"/>
                <w:lang w:val="en-US"/>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64B82E3" w14:textId="53C35A18" w:rsidR="001E6CC9" w:rsidRPr="00D57761" w:rsidRDefault="0070354E" w:rsidP="00C728E1">
            <w:pPr>
              <w:spacing w:after="30"/>
              <w:rPr>
                <w:rStyle w:val="rootelement1"/>
                <w:b w:val="0"/>
                <w:sz w:val="22"/>
                <w:szCs w:val="22"/>
              </w:rPr>
            </w:pPr>
            <w:r>
              <w:rPr>
                <w:rStyle w:val="rootelement1"/>
                <w:b w:val="0"/>
                <w:sz w:val="22"/>
                <w:szCs w:val="22"/>
              </w:rPr>
              <w:t>Credit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69E8F097" w14:textId="77777777" w:rsidR="001E6CC9" w:rsidRPr="00FA25B8" w:rsidRDefault="001E6CC9" w:rsidP="00C728E1">
            <w:pPr>
              <w:spacing w:after="30"/>
            </w:pPr>
            <w:r w:rsidRPr="00FA25B8">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862BE8D" w14:textId="6D74E986" w:rsidR="001E6CC9" w:rsidRPr="005752F6" w:rsidRDefault="00A6086B" w:rsidP="00C728E1">
            <w:r>
              <w:t>Individual credit instance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6F34FE10" w14:textId="7268F968" w:rsidR="001E6CC9" w:rsidRPr="005752F6" w:rsidRDefault="00A6086B" w:rsidP="00C728E1">
            <w:r>
              <w:t>CreditType</w:t>
            </w:r>
          </w:p>
        </w:tc>
      </w:tr>
    </w:tbl>
    <w:p w14:paraId="1C3C8068" w14:textId="77777777" w:rsidR="00466935" w:rsidRDefault="00466935" w:rsidP="007A6448">
      <w:pPr>
        <w:rPr>
          <w:lang w:val="en-GB"/>
        </w:rPr>
      </w:pPr>
    </w:p>
    <w:p w14:paraId="75A1E89D" w14:textId="0AA2CA63" w:rsidR="000E7508" w:rsidRDefault="000E7508">
      <w:pPr>
        <w:pStyle w:val="4"/>
      </w:pPr>
      <w:r>
        <w:t>CreditType</w:t>
      </w:r>
    </w:p>
    <w:p w14:paraId="5F65B60F" w14:textId="77777777" w:rsidR="000E7508" w:rsidRDefault="000E7508" w:rsidP="000E7508">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193"/>
        <w:gridCol w:w="624"/>
        <w:gridCol w:w="5363"/>
        <w:gridCol w:w="1130"/>
      </w:tblGrid>
      <w:tr w:rsidR="0016770E" w14:paraId="27476519" w14:textId="77777777" w:rsidTr="00C728E1">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C06545C" w14:textId="77777777" w:rsidR="000E7508" w:rsidRDefault="000E7508" w:rsidP="00C728E1">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9DF315F" w14:textId="77777777" w:rsidR="000E7508" w:rsidRDefault="000E7508" w:rsidP="00C728E1">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276158F" w14:textId="77777777" w:rsidR="000E7508" w:rsidRDefault="000E7508" w:rsidP="00C728E1">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725AECC" w14:textId="77777777" w:rsidR="000E7508" w:rsidRDefault="000E7508" w:rsidP="00C728E1">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BAF8328" w14:textId="77777777" w:rsidR="000E7508" w:rsidRDefault="000E7508" w:rsidP="00C728E1">
            <w:pPr>
              <w:spacing w:after="30"/>
              <w:jc w:val="center"/>
              <w:rPr>
                <w:b/>
                <w:bCs/>
                <w:color w:val="FFFFFF"/>
              </w:rPr>
            </w:pPr>
            <w:r>
              <w:rPr>
                <w:b/>
                <w:bCs/>
                <w:color w:val="FFFFFF"/>
              </w:rPr>
              <w:t>Type</w:t>
            </w:r>
          </w:p>
        </w:tc>
      </w:tr>
      <w:tr w:rsidR="0016770E" w14:paraId="740711FE" w14:textId="77777777" w:rsidTr="00C728E1">
        <w:tc>
          <w:tcPr>
            <w:tcW w:w="270" w:type="dxa"/>
            <w:tcBorders>
              <w:top w:val="single" w:sz="6" w:space="0" w:color="005696"/>
              <w:left w:val="single" w:sz="6" w:space="0" w:color="005696"/>
              <w:bottom w:val="single" w:sz="6" w:space="0" w:color="005696"/>
              <w:right w:val="single" w:sz="6" w:space="0" w:color="005696"/>
            </w:tcBorders>
            <w:hideMark/>
          </w:tcPr>
          <w:p w14:paraId="78FE36E3" w14:textId="77777777" w:rsidR="000E7508" w:rsidRDefault="000E7508" w:rsidP="00C728E1">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B8C9541" w14:textId="223AFF26" w:rsidR="000E7508" w:rsidRDefault="000E7508" w:rsidP="00C728E1">
            <w:pPr>
              <w:spacing w:after="30"/>
              <w:rPr>
                <w:sz w:val="20"/>
                <w:szCs w:val="20"/>
              </w:rPr>
            </w:pPr>
            <w:r>
              <w:rPr>
                <w:rStyle w:val="rootelement1"/>
                <w:sz w:val="22"/>
                <w:szCs w:val="22"/>
              </w:rPr>
              <w:t>CreditType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6B46C2F1" w14:textId="77777777" w:rsidR="000E7508" w:rsidRDefault="000E7508" w:rsidP="00C728E1">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4B179B6" w14:textId="5B2A27CE" w:rsidR="000E7508" w:rsidRPr="00FF257A" w:rsidRDefault="000E7508" w:rsidP="000E7508">
            <w:r>
              <w:t xml:space="preserve">Credit towards a </w:t>
            </w:r>
            <w:r w:rsidR="00957CFA">
              <w:t>Credential</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7796ECCB" w14:textId="77777777" w:rsidR="000E7508" w:rsidRDefault="000E7508" w:rsidP="00C728E1">
            <w:r>
              <w:t> </w:t>
            </w:r>
          </w:p>
        </w:tc>
      </w:tr>
      <w:tr w:rsidR="000E7508" w:rsidRPr="00D57761" w14:paraId="6EE7CEE6" w14:textId="77777777" w:rsidTr="00C728E1">
        <w:tc>
          <w:tcPr>
            <w:tcW w:w="270" w:type="dxa"/>
            <w:tcBorders>
              <w:top w:val="single" w:sz="6" w:space="0" w:color="005696"/>
              <w:left w:val="single" w:sz="6" w:space="0" w:color="005696"/>
              <w:bottom w:val="single" w:sz="6" w:space="0" w:color="005696"/>
              <w:right w:val="single" w:sz="6" w:space="0" w:color="005696"/>
            </w:tcBorders>
          </w:tcPr>
          <w:p w14:paraId="4E4A2CFE" w14:textId="77777777" w:rsidR="000E7508" w:rsidRPr="00D57761" w:rsidRDefault="000E7508" w:rsidP="00C728E1">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EACDF86" w14:textId="1C6B47C3" w:rsidR="000E7508" w:rsidRPr="00D57761" w:rsidRDefault="004E3580" w:rsidP="00C728E1">
            <w:pPr>
              <w:spacing w:after="30"/>
              <w:rPr>
                <w:rStyle w:val="rootelement1"/>
                <w:b w:val="0"/>
                <w:sz w:val="22"/>
                <w:szCs w:val="22"/>
              </w:rPr>
            </w:pPr>
            <w:r>
              <w:rPr>
                <w:rStyle w:val="rootelement1"/>
                <w:b w:val="0"/>
                <w:sz w:val="22"/>
                <w:szCs w:val="22"/>
              </w:rPr>
              <w:t>Unit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907C397" w14:textId="6C2299EE" w:rsidR="000E7508" w:rsidRPr="00FA25B8" w:rsidRDefault="004E3580" w:rsidP="00C728E1">
            <w:pPr>
              <w:spacing w:after="30"/>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9E73C44" w14:textId="3D8F9DBF" w:rsidR="000E7508" w:rsidRPr="007A6448" w:rsidRDefault="0016770E" w:rsidP="00C728E1">
            <w:pPr>
              <w:rPr>
                <w:lang w:val="en-US"/>
              </w:rPr>
            </w:pPr>
            <w:r w:rsidRPr="007A6448">
              <w:rPr>
                <w:lang w:val="en-US"/>
              </w:rPr>
              <w:t>Type of credit, e.g. Carnegie Unit, Hours Spent, Points</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6FFD053" w14:textId="0D42B206" w:rsidR="000E7508" w:rsidRPr="005752F6" w:rsidRDefault="00F46D7A" w:rsidP="00C728E1">
            <w:r>
              <w:t>xs:token</w:t>
            </w:r>
          </w:p>
        </w:tc>
      </w:tr>
      <w:tr w:rsidR="004E3580" w:rsidRPr="00D57761" w14:paraId="7525E3DA" w14:textId="77777777" w:rsidTr="00C728E1">
        <w:tc>
          <w:tcPr>
            <w:tcW w:w="270" w:type="dxa"/>
            <w:tcBorders>
              <w:top w:val="single" w:sz="6" w:space="0" w:color="005696"/>
              <w:left w:val="single" w:sz="6" w:space="0" w:color="005696"/>
              <w:bottom w:val="single" w:sz="6" w:space="0" w:color="005696"/>
              <w:right w:val="single" w:sz="6" w:space="0" w:color="005696"/>
            </w:tcBorders>
          </w:tcPr>
          <w:p w14:paraId="649377AC" w14:textId="77777777" w:rsidR="004E3580" w:rsidRPr="00D57761" w:rsidRDefault="004E3580" w:rsidP="00C728E1">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862EC43" w14:textId="49A305B3" w:rsidR="004E3580" w:rsidRDefault="004E3580" w:rsidP="00C728E1">
            <w:pPr>
              <w:spacing w:after="30"/>
              <w:rPr>
                <w:rStyle w:val="rootelement1"/>
                <w:b w:val="0"/>
                <w:sz w:val="22"/>
                <w:szCs w:val="22"/>
              </w:rPr>
            </w:pPr>
            <w:r>
              <w:rPr>
                <w:rStyle w:val="rootelement1"/>
                <w:b w:val="0"/>
                <w:sz w:val="22"/>
                <w:szCs w:val="22"/>
              </w:rPr>
              <w:t>Value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60E7398" w14:textId="0E1E8643" w:rsidR="004E3580" w:rsidRPr="00FA25B8" w:rsidRDefault="004E3580" w:rsidP="00C728E1">
            <w:pPr>
              <w:spacing w:after="30"/>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3758356" w14:textId="0D8B8771" w:rsidR="004E3580" w:rsidRDefault="00422F8E" w:rsidP="00C728E1">
            <w:r>
              <w:t>Amount of credit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E3C2A0C" w14:textId="5C5AF430" w:rsidR="004E3580" w:rsidRDefault="00F46D7A" w:rsidP="0016770E">
            <w:r>
              <w:t>xs:</w:t>
            </w:r>
            <w:r w:rsidR="0016770E">
              <w:t>decimal</w:t>
            </w:r>
          </w:p>
        </w:tc>
      </w:tr>
    </w:tbl>
    <w:p w14:paraId="153E9951" w14:textId="77777777" w:rsidR="000E7508" w:rsidRDefault="000E7508" w:rsidP="007A6448">
      <w:pPr>
        <w:rPr>
          <w:lang w:val="en-GB"/>
        </w:rPr>
      </w:pPr>
    </w:p>
    <w:p w14:paraId="5596DE48" w14:textId="7B460158" w:rsidR="002C6864" w:rsidRDefault="002474FD">
      <w:pPr>
        <w:pStyle w:val="4"/>
      </w:pPr>
      <w:r>
        <w:t>CredentialLearning</w:t>
      </w:r>
      <w:r w:rsidR="002C6864">
        <w:t>StandardListType</w:t>
      </w:r>
    </w:p>
    <w:p w14:paraId="1602D2A3" w14:textId="77777777" w:rsidR="002C6864" w:rsidRPr="00466935" w:rsidRDefault="002C6864" w:rsidP="007A6448">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3684"/>
        <w:gridCol w:w="624"/>
        <w:gridCol w:w="2563"/>
        <w:gridCol w:w="3303"/>
      </w:tblGrid>
      <w:tr w:rsidR="0073255C" w14:paraId="20BBD0EB" w14:textId="77777777" w:rsidTr="00C728E1">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003D528" w14:textId="77777777" w:rsidR="00D8034C" w:rsidRDefault="00D8034C" w:rsidP="00C728E1">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E155D2F" w14:textId="77777777" w:rsidR="00D8034C" w:rsidRDefault="00D8034C" w:rsidP="00C728E1">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4A4C570" w14:textId="77777777" w:rsidR="00D8034C" w:rsidRDefault="00D8034C" w:rsidP="00C728E1">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0375312" w14:textId="77777777" w:rsidR="00D8034C" w:rsidRDefault="00D8034C" w:rsidP="00C728E1">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57ABD46" w14:textId="77777777" w:rsidR="00D8034C" w:rsidRDefault="00D8034C" w:rsidP="00C728E1">
            <w:pPr>
              <w:spacing w:after="30"/>
              <w:jc w:val="center"/>
              <w:rPr>
                <w:b/>
                <w:bCs/>
                <w:color w:val="FFFFFF"/>
              </w:rPr>
            </w:pPr>
            <w:r>
              <w:rPr>
                <w:b/>
                <w:bCs/>
                <w:color w:val="FFFFFF"/>
              </w:rPr>
              <w:t>Type</w:t>
            </w:r>
          </w:p>
        </w:tc>
      </w:tr>
      <w:tr w:rsidR="0073255C" w:rsidRPr="006436D8" w14:paraId="6305BD5D" w14:textId="77777777" w:rsidTr="00C728E1">
        <w:tc>
          <w:tcPr>
            <w:tcW w:w="270" w:type="dxa"/>
            <w:tcBorders>
              <w:top w:val="single" w:sz="6" w:space="0" w:color="005696"/>
              <w:left w:val="single" w:sz="6" w:space="0" w:color="005696"/>
              <w:bottom w:val="single" w:sz="6" w:space="0" w:color="005696"/>
              <w:right w:val="single" w:sz="6" w:space="0" w:color="005696"/>
            </w:tcBorders>
            <w:hideMark/>
          </w:tcPr>
          <w:p w14:paraId="604A7A78" w14:textId="77777777" w:rsidR="00D8034C" w:rsidRDefault="00D8034C" w:rsidP="00C728E1">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494927" w14:textId="47AE824E" w:rsidR="00D8034C" w:rsidRDefault="002474FD" w:rsidP="00C728E1">
            <w:pPr>
              <w:spacing w:after="30"/>
              <w:rPr>
                <w:sz w:val="20"/>
                <w:szCs w:val="20"/>
              </w:rPr>
            </w:pPr>
            <w:r>
              <w:rPr>
                <w:rStyle w:val="rootelement1"/>
                <w:sz w:val="22"/>
                <w:szCs w:val="22"/>
              </w:rPr>
              <w:t>CredentialLearning</w:t>
            </w:r>
            <w:r w:rsidR="0073255C">
              <w:rPr>
                <w:rStyle w:val="rootelement1"/>
                <w:sz w:val="22"/>
                <w:szCs w:val="22"/>
              </w:rPr>
              <w:t>StandardListType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A8824CD" w14:textId="77777777" w:rsidR="00D8034C" w:rsidRDefault="00D8034C" w:rsidP="00C728E1">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43F898D3" w14:textId="0CC9D590" w:rsidR="00D8034C" w:rsidRPr="007A6448" w:rsidRDefault="00D8034C" w:rsidP="0073255C">
            <w:pPr>
              <w:rPr>
                <w:lang w:val="en-US"/>
              </w:rPr>
            </w:pPr>
            <w:r w:rsidRPr="007A6448">
              <w:rPr>
                <w:lang w:val="en-US"/>
              </w:rPr>
              <w:t xml:space="preserve">List of </w:t>
            </w:r>
            <w:r w:rsidR="0073255C" w:rsidRPr="007A6448">
              <w:rPr>
                <w:lang w:val="en-US"/>
              </w:rPr>
              <w:t xml:space="preserve">learning standards associated with a </w:t>
            </w:r>
            <w:r w:rsidR="00957CFA" w:rsidRPr="007A6448">
              <w:rPr>
                <w:lang w:val="en-US"/>
              </w:rPr>
              <w:t>Credential</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30BB404" w14:textId="77777777" w:rsidR="00D8034C" w:rsidRPr="007A6448" w:rsidRDefault="00D8034C" w:rsidP="00C728E1">
            <w:pPr>
              <w:rPr>
                <w:lang w:val="en-US"/>
              </w:rPr>
            </w:pPr>
            <w:r w:rsidRPr="007A6448">
              <w:rPr>
                <w:lang w:val="en-US"/>
              </w:rPr>
              <w:t> </w:t>
            </w:r>
          </w:p>
        </w:tc>
      </w:tr>
      <w:tr w:rsidR="0073255C" w:rsidRPr="00D57761" w14:paraId="4BD0035F" w14:textId="77777777" w:rsidTr="00C728E1">
        <w:tc>
          <w:tcPr>
            <w:tcW w:w="270" w:type="dxa"/>
            <w:tcBorders>
              <w:top w:val="single" w:sz="6" w:space="0" w:color="005696"/>
              <w:left w:val="single" w:sz="6" w:space="0" w:color="005696"/>
              <w:bottom w:val="single" w:sz="6" w:space="0" w:color="005696"/>
              <w:right w:val="single" w:sz="6" w:space="0" w:color="005696"/>
            </w:tcBorders>
          </w:tcPr>
          <w:p w14:paraId="6E3E96AA" w14:textId="77777777" w:rsidR="00D8034C" w:rsidRPr="007A6448" w:rsidRDefault="00D8034C" w:rsidP="00C728E1">
            <w:pPr>
              <w:spacing w:after="30"/>
              <w:jc w:val="center"/>
              <w:rPr>
                <w:bCs/>
                <w:color w:val="005696"/>
                <w:sz w:val="21"/>
                <w:szCs w:val="21"/>
                <w:lang w:val="en-US"/>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226D797" w14:textId="3612A604" w:rsidR="00D8034C" w:rsidRPr="00D57761" w:rsidRDefault="00957CFA" w:rsidP="00C728E1">
            <w:pPr>
              <w:spacing w:after="30"/>
              <w:rPr>
                <w:rStyle w:val="rootelement1"/>
                <w:b w:val="0"/>
                <w:sz w:val="22"/>
                <w:szCs w:val="22"/>
              </w:rPr>
            </w:pPr>
            <w:r>
              <w:rPr>
                <w:rStyle w:val="rootelement1"/>
                <w:b w:val="0"/>
                <w:sz w:val="22"/>
                <w:szCs w:val="22"/>
              </w:rPr>
              <w:t>Credential</w:t>
            </w:r>
            <w:r w:rsidR="0073255C">
              <w:rPr>
                <w:rStyle w:val="rootelement1"/>
                <w:b w:val="0"/>
                <w:sz w:val="22"/>
                <w:szCs w:val="22"/>
              </w:rPr>
              <w:t>LearnngStandard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729A1FB" w14:textId="77777777" w:rsidR="00D8034C" w:rsidRPr="00FA25B8" w:rsidRDefault="00D8034C" w:rsidP="00C728E1">
            <w:pPr>
              <w:spacing w:after="30"/>
            </w:pPr>
            <w:r w:rsidRPr="00FA25B8">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3380A33" w14:textId="49BFEFE5" w:rsidR="00D8034C" w:rsidRPr="005752F6" w:rsidRDefault="00D8034C" w:rsidP="0073255C">
            <w:r>
              <w:t xml:space="preserve">Individual </w:t>
            </w:r>
            <w:r w:rsidR="0073255C">
              <w:t>learning standard</w:t>
            </w:r>
            <w:r>
              <w:t xml:space="preserve"> instance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7EC3592" w14:textId="0477C3D8" w:rsidR="00D8034C" w:rsidRPr="005752F6" w:rsidRDefault="002474FD" w:rsidP="00C728E1">
            <w:r>
              <w:t>CredentialLearning</w:t>
            </w:r>
            <w:r w:rsidR="0073255C">
              <w:t>StandardType</w:t>
            </w:r>
          </w:p>
        </w:tc>
      </w:tr>
    </w:tbl>
    <w:p w14:paraId="2825FA9D" w14:textId="4B93AC21" w:rsidR="00450528" w:rsidDel="001C6D03" w:rsidRDefault="00450528">
      <w:pPr>
        <w:pStyle w:val="4"/>
        <w:rPr>
          <w:del w:id="830" w:author="Stuart McGrigor" w:date="2018-02-08T07:53:00Z"/>
        </w:rPr>
      </w:pPr>
    </w:p>
    <w:p w14:paraId="28A019E2" w14:textId="01A0E786" w:rsidR="00450528" w:rsidRDefault="002474FD">
      <w:pPr>
        <w:pStyle w:val="4"/>
      </w:pPr>
      <w:r>
        <w:t>CredentialLearning</w:t>
      </w:r>
      <w:r w:rsidR="00450528">
        <w:t>StandardType</w:t>
      </w:r>
    </w:p>
    <w:p w14:paraId="210DC407" w14:textId="77777777" w:rsidR="00450528" w:rsidRDefault="00450528" w:rsidP="00450528">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50"/>
        <w:gridCol w:w="3317"/>
        <w:gridCol w:w="624"/>
        <w:gridCol w:w="2736"/>
        <w:gridCol w:w="2303"/>
      </w:tblGrid>
      <w:tr w:rsidR="005145C1" w14:paraId="274D2B57" w14:textId="77777777" w:rsidTr="007A6448">
        <w:trPr>
          <w:tblHeader/>
        </w:trPr>
        <w:tc>
          <w:tcPr>
            <w:tcW w:w="147"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2A0833D1" w14:textId="77777777" w:rsidR="00FF084D" w:rsidRDefault="00FF084D" w:rsidP="00C728E1">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7B890C0" w14:textId="77777777" w:rsidR="00FF084D" w:rsidRDefault="00FF084D" w:rsidP="00C728E1">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E95D597" w14:textId="77777777" w:rsidR="00FF084D" w:rsidRDefault="00FF084D" w:rsidP="00C728E1">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752FD267" w14:textId="77777777" w:rsidR="00FF084D" w:rsidRDefault="00FF084D" w:rsidP="00C728E1">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6A79D5F" w14:textId="77777777" w:rsidR="00FF084D" w:rsidRDefault="00FF084D" w:rsidP="00C728E1">
            <w:pPr>
              <w:spacing w:after="30"/>
              <w:jc w:val="center"/>
              <w:rPr>
                <w:b/>
                <w:bCs/>
                <w:color w:val="FFFFFF"/>
              </w:rPr>
            </w:pPr>
            <w:r>
              <w:rPr>
                <w:b/>
                <w:bCs/>
                <w:color w:val="FFFFFF"/>
              </w:rPr>
              <w:t>Type</w:t>
            </w:r>
          </w:p>
        </w:tc>
      </w:tr>
      <w:tr w:rsidR="005145C1" w14:paraId="1A91309F" w14:textId="77777777" w:rsidTr="007A6448">
        <w:tc>
          <w:tcPr>
            <w:tcW w:w="147" w:type="dxa"/>
            <w:tcBorders>
              <w:top w:val="single" w:sz="6" w:space="0" w:color="005696"/>
              <w:left w:val="single" w:sz="6" w:space="0" w:color="005696"/>
              <w:bottom w:val="single" w:sz="6" w:space="0" w:color="005696"/>
              <w:right w:val="single" w:sz="6" w:space="0" w:color="005696"/>
            </w:tcBorders>
            <w:hideMark/>
          </w:tcPr>
          <w:p w14:paraId="56847CAD" w14:textId="77777777" w:rsidR="00FF084D" w:rsidRDefault="00FF084D" w:rsidP="00C728E1">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3AFCB0C" w14:textId="14DEC00C" w:rsidR="00FF084D" w:rsidRDefault="002474FD" w:rsidP="00C728E1">
            <w:pPr>
              <w:spacing w:after="30"/>
              <w:rPr>
                <w:sz w:val="20"/>
                <w:szCs w:val="20"/>
              </w:rPr>
            </w:pPr>
            <w:r>
              <w:rPr>
                <w:rStyle w:val="rootelement1"/>
                <w:sz w:val="22"/>
                <w:szCs w:val="22"/>
              </w:rPr>
              <w:t>CredentialLearning</w:t>
            </w:r>
            <w:r w:rsidR="00FF084D">
              <w:rPr>
                <w:rStyle w:val="rootelement1"/>
                <w:sz w:val="22"/>
                <w:szCs w:val="22"/>
              </w:rPr>
              <w:t>StandardType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7A0D48CC" w14:textId="77777777" w:rsidR="00FF084D" w:rsidRDefault="00FF084D" w:rsidP="00C728E1">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6AAEB836" w14:textId="407A40F6" w:rsidR="00FF084D" w:rsidRPr="00FF257A" w:rsidRDefault="00FF084D" w:rsidP="00C728E1">
            <w:r>
              <w:t xml:space="preserve">Credit towards a </w:t>
            </w:r>
            <w:r w:rsidR="00957CFA">
              <w:t>Credential</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4BDDE46E" w14:textId="77777777" w:rsidR="00FF084D" w:rsidRDefault="00FF084D" w:rsidP="00C728E1">
            <w:r>
              <w:t> </w:t>
            </w:r>
          </w:p>
        </w:tc>
      </w:tr>
      <w:tr w:rsidR="005145C1" w:rsidRPr="00D57761" w14:paraId="09DDBB24" w14:textId="77777777" w:rsidTr="007A6448">
        <w:tc>
          <w:tcPr>
            <w:tcW w:w="147" w:type="dxa"/>
            <w:tcBorders>
              <w:top w:val="single" w:sz="6" w:space="0" w:color="005696"/>
              <w:left w:val="single" w:sz="6" w:space="0" w:color="005696"/>
              <w:bottom w:val="single" w:sz="6" w:space="0" w:color="005696"/>
              <w:right w:val="single" w:sz="6" w:space="0" w:color="005696"/>
            </w:tcBorders>
          </w:tcPr>
          <w:p w14:paraId="4F030360" w14:textId="77777777" w:rsidR="00FF084D" w:rsidRPr="00D57761" w:rsidRDefault="00FF084D" w:rsidP="00C728E1">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1A55BE2" w14:textId="334186DE" w:rsidR="00FF084D" w:rsidRPr="00D57761" w:rsidRDefault="00FF084D" w:rsidP="00C728E1">
            <w:pPr>
              <w:spacing w:after="30"/>
              <w:rPr>
                <w:rStyle w:val="rootelement1"/>
                <w:b w:val="0"/>
                <w:sz w:val="22"/>
                <w:szCs w:val="22"/>
              </w:rPr>
            </w:pPr>
            <w:r>
              <w:rPr>
                <w:rStyle w:val="rootelement1"/>
                <w:b w:val="0"/>
                <w:sz w:val="22"/>
                <w:szCs w:val="22"/>
              </w:rPr>
              <w:t>LearningStandard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7FC2B70D" w14:textId="77777777" w:rsidR="00FF084D" w:rsidRPr="00FA25B8" w:rsidRDefault="00FF084D" w:rsidP="00C728E1">
            <w:pPr>
              <w:spacing w:after="30"/>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BF578A3" w14:textId="2D1AEFFA" w:rsidR="00FF084D" w:rsidRPr="007A6448" w:rsidRDefault="005145C1" w:rsidP="00C728E1">
            <w:pPr>
              <w:rPr>
                <w:lang w:val="en-AU"/>
              </w:rPr>
            </w:pPr>
            <w:r>
              <w:t xml:space="preserve">Learning </w:t>
            </w:r>
            <w:r w:rsidR="003C28E3">
              <w:rPr>
                <w:lang w:val="en-AU"/>
              </w:rPr>
              <w:t>Standard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321FC6D" w14:textId="1DA94ABA" w:rsidR="00FF084D" w:rsidRPr="005752F6" w:rsidRDefault="005145C1" w:rsidP="00C728E1">
            <w:r>
              <w:t>LearningStandardType</w:t>
            </w:r>
          </w:p>
        </w:tc>
      </w:tr>
    </w:tbl>
    <w:p w14:paraId="126E3C33" w14:textId="25E97D50" w:rsidR="00FF084D" w:rsidRDefault="00FF084D" w:rsidP="00450528">
      <w:pPr>
        <w:rPr>
          <w:lang w:val="en-GB"/>
        </w:rPr>
      </w:pPr>
    </w:p>
    <w:p w14:paraId="4100111E" w14:textId="6F53ABEA" w:rsidR="002474FD" w:rsidRDefault="002474FD">
      <w:pPr>
        <w:pStyle w:val="4"/>
      </w:pPr>
      <w:r>
        <w:t>StudentCourseEnrollment</w:t>
      </w:r>
    </w:p>
    <w:p w14:paraId="09791EB6" w14:textId="36A2ADA5" w:rsidR="002474FD" w:rsidRDefault="002474FD" w:rsidP="00450528">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865"/>
        <w:gridCol w:w="624"/>
        <w:gridCol w:w="4310"/>
        <w:gridCol w:w="1130"/>
      </w:tblGrid>
      <w:tr w:rsidR="002474FD" w14:paraId="0D93DC84" w14:textId="77777777" w:rsidTr="002474FD">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691FBE8B" w14:textId="77777777" w:rsidR="002474FD" w:rsidRDefault="002474FD" w:rsidP="002474FD">
            <w:pPr>
              <w:spacing w:after="30"/>
              <w:jc w:val="center"/>
              <w:rPr>
                <w:b/>
                <w:bCs/>
                <w:color w:val="FFFFFF"/>
              </w:rPr>
            </w:pPr>
            <w:r>
              <w:rPr>
                <w:b/>
                <w:bCs/>
                <w:color w:val="FFFFFF"/>
              </w:rPr>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01DDB9E2" w14:textId="77777777" w:rsidR="002474FD" w:rsidRDefault="002474FD" w:rsidP="002474FD">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230CF58" w14:textId="77777777" w:rsidR="002474FD" w:rsidRDefault="002474FD" w:rsidP="002474FD">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58F3E50" w14:textId="77777777" w:rsidR="002474FD" w:rsidRDefault="002474FD" w:rsidP="002474FD">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356374A" w14:textId="77777777" w:rsidR="002474FD" w:rsidRDefault="002474FD" w:rsidP="002474FD">
            <w:pPr>
              <w:spacing w:after="30"/>
              <w:jc w:val="center"/>
              <w:rPr>
                <w:b/>
                <w:bCs/>
                <w:color w:val="FFFFFF"/>
              </w:rPr>
            </w:pPr>
            <w:r>
              <w:rPr>
                <w:b/>
                <w:bCs/>
                <w:color w:val="FFFFFF"/>
              </w:rPr>
              <w:t>Type</w:t>
            </w:r>
          </w:p>
        </w:tc>
      </w:tr>
      <w:tr w:rsidR="002474FD" w:rsidRPr="006436D8" w14:paraId="7F0CB55D" w14:textId="77777777" w:rsidTr="002474FD">
        <w:tc>
          <w:tcPr>
            <w:tcW w:w="270" w:type="dxa"/>
            <w:tcBorders>
              <w:top w:val="single" w:sz="6" w:space="0" w:color="005696"/>
              <w:left w:val="single" w:sz="6" w:space="0" w:color="005696"/>
              <w:bottom w:val="single" w:sz="6" w:space="0" w:color="005696"/>
              <w:right w:val="single" w:sz="6" w:space="0" w:color="005696"/>
            </w:tcBorders>
            <w:hideMark/>
          </w:tcPr>
          <w:p w14:paraId="7C7F6421" w14:textId="77777777" w:rsidR="002474FD" w:rsidRDefault="002474FD" w:rsidP="002474FD">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3E313E53" w14:textId="70579648" w:rsidR="002474FD" w:rsidRPr="007A6448" w:rsidRDefault="002474FD" w:rsidP="002474FD">
            <w:pPr>
              <w:spacing w:after="30"/>
              <w:rPr>
                <w:sz w:val="20"/>
                <w:szCs w:val="20"/>
                <w:lang w:val="en-AU"/>
              </w:rPr>
            </w:pPr>
            <w:r>
              <w:rPr>
                <w:rStyle w:val="rootelement1"/>
                <w:sz w:val="22"/>
                <w:szCs w:val="22"/>
              </w:rPr>
              <w:t>StudentCourseEnrollment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0230C535" w14:textId="77777777" w:rsidR="002474FD" w:rsidRDefault="002474FD" w:rsidP="002474FD">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240A2792" w14:textId="3A33453E" w:rsidR="002474FD" w:rsidRPr="007A6448" w:rsidRDefault="002474FD" w:rsidP="002474FD">
            <w:pPr>
              <w:rPr>
                <w:lang w:val="en-AU"/>
              </w:rPr>
            </w:pPr>
            <w:r>
              <w:rPr>
                <w:lang w:val="en-AU"/>
              </w:rPr>
              <w:t>Student Enrolment in a course</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49CD10D" w14:textId="77777777" w:rsidR="002474FD" w:rsidRPr="007A6448" w:rsidRDefault="002474FD" w:rsidP="002474FD">
            <w:pPr>
              <w:rPr>
                <w:lang w:val="en-US"/>
              </w:rPr>
            </w:pPr>
            <w:r w:rsidRPr="007A6448">
              <w:rPr>
                <w:lang w:val="en-US"/>
              </w:rPr>
              <w:t> </w:t>
            </w:r>
          </w:p>
        </w:tc>
      </w:tr>
      <w:tr w:rsidR="002474FD" w:rsidRPr="00D57761" w14:paraId="335DCD66" w14:textId="77777777" w:rsidTr="002474FD">
        <w:tc>
          <w:tcPr>
            <w:tcW w:w="270" w:type="dxa"/>
            <w:tcBorders>
              <w:top w:val="single" w:sz="6" w:space="0" w:color="005696"/>
              <w:left w:val="single" w:sz="6" w:space="0" w:color="005696"/>
              <w:bottom w:val="single" w:sz="6" w:space="0" w:color="005696"/>
              <w:right w:val="single" w:sz="6" w:space="0" w:color="005696"/>
            </w:tcBorders>
          </w:tcPr>
          <w:p w14:paraId="2596A23B" w14:textId="77777777" w:rsidR="002474FD" w:rsidRPr="007A6448" w:rsidRDefault="002474FD" w:rsidP="002474FD">
            <w:pPr>
              <w:spacing w:after="30"/>
              <w:jc w:val="center"/>
              <w:rPr>
                <w:bCs/>
                <w:color w:val="005696"/>
                <w:sz w:val="21"/>
                <w:szCs w:val="21"/>
                <w:lang w:val="en-US"/>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1EDA6536" w14:textId="035BBDF3" w:rsidR="002474FD" w:rsidRPr="007A6448" w:rsidRDefault="002474FD" w:rsidP="002474FD">
            <w:pPr>
              <w:spacing w:after="30"/>
              <w:rPr>
                <w:rStyle w:val="rootelement1"/>
                <w:b w:val="0"/>
                <w:sz w:val="22"/>
                <w:szCs w:val="22"/>
                <w:lang w:val="en-AU"/>
              </w:rPr>
            </w:pPr>
            <w:r>
              <w:rPr>
                <w:rStyle w:val="rootelement1"/>
                <w:b w:val="0"/>
                <w:sz w:val="22"/>
                <w:szCs w:val="22"/>
                <w:lang w:val="en-AU"/>
              </w:rPr>
              <w:t>StudentPersonalRefId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B698FCD" w14:textId="77777777" w:rsidR="002474FD" w:rsidRPr="00FA25B8" w:rsidRDefault="002474FD" w:rsidP="002474FD">
            <w:pPr>
              <w:spacing w:after="30"/>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BBE7460" w14:textId="16299FF4" w:rsidR="002474FD" w:rsidRPr="002474FD" w:rsidRDefault="002474FD" w:rsidP="002474FD">
            <w:pPr>
              <w:rPr>
                <w:lang w:val="en-AU"/>
              </w:rPr>
            </w:pPr>
            <w:r>
              <w:rPr>
                <w:lang w:val="en-AU"/>
              </w:rPr>
              <w:t>StudentPersonalRefId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4837CF7" w14:textId="2F28E29F" w:rsidR="002474FD" w:rsidRPr="007A6448" w:rsidRDefault="002474FD" w:rsidP="002474FD">
            <w:pPr>
              <w:rPr>
                <w:lang w:val="en-AU"/>
              </w:rPr>
            </w:pPr>
            <w:r>
              <w:rPr>
                <w:lang w:val="en-AU"/>
              </w:rPr>
              <w:t>IdRefType</w:t>
            </w:r>
          </w:p>
        </w:tc>
      </w:tr>
      <w:tr w:rsidR="002474FD" w:rsidRPr="00D57761" w14:paraId="68253D6D" w14:textId="77777777" w:rsidTr="002474FD">
        <w:trPr>
          <w:trHeight w:val="268"/>
        </w:trPr>
        <w:tc>
          <w:tcPr>
            <w:tcW w:w="270" w:type="dxa"/>
            <w:tcBorders>
              <w:top w:val="single" w:sz="6" w:space="0" w:color="005696"/>
              <w:left w:val="single" w:sz="6" w:space="0" w:color="005696"/>
              <w:bottom w:val="single" w:sz="6" w:space="0" w:color="005696"/>
              <w:right w:val="single" w:sz="6" w:space="0" w:color="005696"/>
            </w:tcBorders>
          </w:tcPr>
          <w:p w14:paraId="309D8857" w14:textId="77777777" w:rsidR="002474FD" w:rsidRPr="00D57761" w:rsidRDefault="002474FD" w:rsidP="002474FD">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684339F" w14:textId="7C1B9FA7" w:rsidR="002474FD" w:rsidRPr="007A6448" w:rsidRDefault="002474FD" w:rsidP="002474FD">
            <w:pPr>
              <w:spacing w:after="30"/>
              <w:rPr>
                <w:rStyle w:val="rootelement1"/>
                <w:b w:val="0"/>
                <w:sz w:val="22"/>
                <w:szCs w:val="22"/>
                <w:lang w:val="en-AU"/>
              </w:rPr>
            </w:pPr>
            <w:r>
              <w:rPr>
                <w:rStyle w:val="rootelement1"/>
                <w:b w:val="0"/>
                <w:sz w:val="22"/>
                <w:szCs w:val="22"/>
                <w:lang w:val="en-AU"/>
              </w:rPr>
              <w:t>SchoolCourseInfoRefId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8BD0F36" w14:textId="119C65F2" w:rsidR="002474FD" w:rsidRPr="007A6448" w:rsidRDefault="002474FD" w:rsidP="002474FD">
            <w:pPr>
              <w:spacing w:after="30"/>
              <w:rPr>
                <w:lang w:val="en-AU"/>
              </w:rPr>
            </w:pPr>
            <w:r>
              <w:rPr>
                <w:lang w:val="en-AU"/>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E3BED14" w14:textId="77777777" w:rsidR="002474FD" w:rsidRDefault="002474FD" w:rsidP="002474FD">
            <w:pPr>
              <w:rPr>
                <w:lang w:val="en-AU"/>
              </w:rPr>
            </w:pPr>
            <w:r>
              <w:rPr>
                <w:lang w:val="en-AU"/>
              </w:rPr>
              <w:t xml:space="preserve">Course </w:t>
            </w:r>
          </w:p>
          <w:p w14:paraId="47FD6A27" w14:textId="56F66B90" w:rsidR="002474FD" w:rsidRPr="007A6448" w:rsidRDefault="002474FD" w:rsidP="002474FD">
            <w:pPr>
              <w:rPr>
                <w:lang w:val="en-AU"/>
              </w:rPr>
            </w:pPr>
            <w:r>
              <w:rPr>
                <w:lang w:val="en-AU"/>
              </w:rPr>
              <w:t>Student is enrolled in.</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FDE2458" w14:textId="74D0BE01" w:rsidR="002474FD" w:rsidRDefault="002474FD" w:rsidP="002474FD">
            <w:r>
              <w:rPr>
                <w:lang w:val="en-AU"/>
              </w:rPr>
              <w:t>IdRefType</w:t>
            </w:r>
          </w:p>
        </w:tc>
      </w:tr>
      <w:tr w:rsidR="002474FD" w:rsidRPr="00D57761" w14:paraId="6FC29641" w14:textId="77777777" w:rsidTr="002474FD">
        <w:trPr>
          <w:trHeight w:val="268"/>
        </w:trPr>
        <w:tc>
          <w:tcPr>
            <w:tcW w:w="270" w:type="dxa"/>
            <w:tcBorders>
              <w:top w:val="single" w:sz="6" w:space="0" w:color="005696"/>
              <w:left w:val="single" w:sz="6" w:space="0" w:color="005696"/>
              <w:bottom w:val="single" w:sz="6" w:space="0" w:color="005696"/>
              <w:right w:val="single" w:sz="6" w:space="0" w:color="005696"/>
            </w:tcBorders>
          </w:tcPr>
          <w:p w14:paraId="4291EE25" w14:textId="77777777" w:rsidR="002474FD" w:rsidRPr="00D57761" w:rsidRDefault="002474FD" w:rsidP="002474FD">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369E76A" w14:textId="0720827C" w:rsidR="002474FD" w:rsidRDefault="002474FD" w:rsidP="002474FD">
            <w:pPr>
              <w:spacing w:after="30"/>
              <w:rPr>
                <w:rStyle w:val="rootelement1"/>
                <w:b w:val="0"/>
                <w:sz w:val="22"/>
                <w:szCs w:val="22"/>
                <w:lang w:val="en-AU"/>
              </w:rPr>
            </w:pPr>
            <w:r>
              <w:rPr>
                <w:rStyle w:val="rootelement1"/>
                <w:b w:val="0"/>
                <w:sz w:val="22"/>
                <w:szCs w:val="22"/>
                <w:lang w:val="en-AU"/>
              </w:rPr>
              <w:t>StudentSchoolEnrollmentRefId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0DFD5E1" w14:textId="56397001" w:rsidR="002474FD" w:rsidRDefault="002474FD" w:rsidP="002474FD">
            <w:pPr>
              <w:spacing w:after="30"/>
              <w:rPr>
                <w:lang w:val="en-AU"/>
              </w:rPr>
            </w:pPr>
            <w:r>
              <w:rPr>
                <w:lang w:val="en-AU"/>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661CE2B1" w14:textId="2A559640" w:rsidR="002474FD" w:rsidRDefault="002474FD" w:rsidP="002474FD">
            <w:pPr>
              <w:rPr>
                <w:lang w:val="en-AU"/>
              </w:rPr>
            </w:pPr>
            <w:r>
              <w:rPr>
                <w:lang w:val="en-AU"/>
              </w:rPr>
              <w:t>Optional link to a student school enrolment.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7D3184DA" w14:textId="5967266B" w:rsidR="002474FD" w:rsidRDefault="002474FD" w:rsidP="002474FD">
            <w:pPr>
              <w:rPr>
                <w:lang w:val="en-AU"/>
              </w:rPr>
            </w:pPr>
            <w:r>
              <w:rPr>
                <w:lang w:val="en-AU"/>
              </w:rPr>
              <w:t>IdRefType</w:t>
            </w:r>
          </w:p>
        </w:tc>
      </w:tr>
    </w:tbl>
    <w:p w14:paraId="19EC6045" w14:textId="2B32A258" w:rsidR="002474FD" w:rsidRDefault="002474FD" w:rsidP="00450528">
      <w:pPr>
        <w:rPr>
          <w:lang w:val="en-GB"/>
        </w:rPr>
      </w:pPr>
    </w:p>
    <w:p w14:paraId="108259AE" w14:textId="7DAA8F1D" w:rsidR="00957CFA" w:rsidRDefault="00957CFA">
      <w:pPr>
        <w:pStyle w:val="4"/>
      </w:pPr>
      <w:r>
        <w:t>StudentCredentialEnrollment</w:t>
      </w:r>
    </w:p>
    <w:p w14:paraId="73B720C7" w14:textId="77777777" w:rsidR="00957CFA" w:rsidRDefault="00957CFA" w:rsidP="00957CFA">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70"/>
        <w:gridCol w:w="2902"/>
        <w:gridCol w:w="624"/>
        <w:gridCol w:w="5518"/>
        <w:gridCol w:w="1130"/>
      </w:tblGrid>
      <w:tr w:rsidR="00957CFA" w14:paraId="206875AD" w14:textId="77777777" w:rsidTr="00AC13A6">
        <w:trPr>
          <w:tblHeader/>
        </w:trPr>
        <w:tc>
          <w:tcPr>
            <w:tcW w:w="270" w:type="dxa"/>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537177D0" w14:textId="77777777" w:rsidR="00957CFA" w:rsidRDefault="00957CFA" w:rsidP="00AC13A6">
            <w:pPr>
              <w:spacing w:after="30"/>
              <w:jc w:val="center"/>
              <w:rPr>
                <w:b/>
                <w:bCs/>
                <w:color w:val="FFFFFF"/>
              </w:rPr>
            </w:pPr>
            <w:r>
              <w:rPr>
                <w:b/>
                <w:bCs/>
                <w:color w:val="FFFFFF"/>
              </w:rPr>
              <w:lastRenderedPageBreak/>
              <w:t> </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430E5AC7" w14:textId="77777777" w:rsidR="00957CFA" w:rsidRDefault="00957CFA" w:rsidP="00AC13A6">
            <w:pPr>
              <w:spacing w:after="30"/>
              <w:jc w:val="center"/>
              <w:rPr>
                <w:b/>
                <w:bCs/>
                <w:color w:val="FFFFFF"/>
              </w:rPr>
            </w:pPr>
            <w:r>
              <w:rPr>
                <w:b/>
                <w:bCs/>
                <w:color w:val="FFFFFF"/>
              </w:rPr>
              <w:t>Element/@Attribute</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18BD5392" w14:textId="77777777" w:rsidR="00957CFA" w:rsidRDefault="00957CFA" w:rsidP="00AC13A6">
            <w:pPr>
              <w:spacing w:after="30"/>
              <w:jc w:val="center"/>
              <w:rPr>
                <w:b/>
                <w:bCs/>
                <w:color w:val="FFFFFF"/>
              </w:rPr>
            </w:pPr>
            <w:r>
              <w:rPr>
                <w:b/>
                <w:bCs/>
                <w:color w:val="FFFFFF"/>
              </w:rPr>
              <w:t>Char</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23BC242" w14:textId="77777777" w:rsidR="00957CFA" w:rsidRDefault="00957CFA" w:rsidP="00AC13A6">
            <w:pPr>
              <w:spacing w:after="30"/>
              <w:jc w:val="center"/>
              <w:rPr>
                <w:b/>
                <w:bCs/>
                <w:color w:val="FFFFFF"/>
              </w:rPr>
            </w:pPr>
            <w:r>
              <w:rPr>
                <w:b/>
                <w:bCs/>
                <w:color w:val="FFFFFF"/>
              </w:rPr>
              <w:t>Description</w:t>
            </w:r>
          </w:p>
        </w:tc>
        <w:tc>
          <w:tcPr>
            <w:tcW w:w="0" w:type="auto"/>
            <w:tcBorders>
              <w:top w:val="single" w:sz="6" w:space="0" w:color="005696"/>
              <w:left w:val="single" w:sz="6" w:space="0" w:color="005696"/>
              <w:bottom w:val="single" w:sz="6" w:space="0" w:color="005696"/>
              <w:right w:val="single" w:sz="6" w:space="0" w:color="005696"/>
            </w:tcBorders>
            <w:shd w:val="clear" w:color="auto" w:fill="005696"/>
            <w:tcMar>
              <w:top w:w="45" w:type="dxa"/>
              <w:left w:w="45" w:type="dxa"/>
              <w:bottom w:w="45" w:type="dxa"/>
              <w:right w:w="45" w:type="dxa"/>
            </w:tcMar>
            <w:vAlign w:val="bottom"/>
            <w:hideMark/>
          </w:tcPr>
          <w:p w14:paraId="39983CFD" w14:textId="77777777" w:rsidR="00957CFA" w:rsidRDefault="00957CFA" w:rsidP="00AC13A6">
            <w:pPr>
              <w:spacing w:after="30"/>
              <w:jc w:val="center"/>
              <w:rPr>
                <w:b/>
                <w:bCs/>
                <w:color w:val="FFFFFF"/>
              </w:rPr>
            </w:pPr>
            <w:r>
              <w:rPr>
                <w:b/>
                <w:bCs/>
                <w:color w:val="FFFFFF"/>
              </w:rPr>
              <w:t>Type</w:t>
            </w:r>
          </w:p>
        </w:tc>
      </w:tr>
      <w:tr w:rsidR="00957CFA" w:rsidRPr="006436D8" w14:paraId="295FDC65" w14:textId="77777777" w:rsidTr="00AC13A6">
        <w:tc>
          <w:tcPr>
            <w:tcW w:w="270" w:type="dxa"/>
            <w:tcBorders>
              <w:top w:val="single" w:sz="6" w:space="0" w:color="005696"/>
              <w:left w:val="single" w:sz="6" w:space="0" w:color="005696"/>
              <w:bottom w:val="single" w:sz="6" w:space="0" w:color="005696"/>
              <w:right w:val="single" w:sz="6" w:space="0" w:color="005696"/>
            </w:tcBorders>
            <w:hideMark/>
          </w:tcPr>
          <w:p w14:paraId="6277376D" w14:textId="77777777" w:rsidR="00957CFA" w:rsidRDefault="00957CFA" w:rsidP="00AC13A6">
            <w:pPr>
              <w:spacing w:after="30"/>
              <w:jc w:val="center"/>
              <w:rPr>
                <w:b/>
                <w:bCs/>
                <w:color w:val="005696"/>
                <w:sz w:val="21"/>
                <w:szCs w:val="21"/>
              </w:rPr>
            </w:pPr>
            <w:r>
              <w:rPr>
                <w:b/>
                <w:bCs/>
                <w:color w:val="005696"/>
                <w:sz w:val="21"/>
                <w:szCs w:val="21"/>
              </w:rP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129638AD" w14:textId="4FE39E57" w:rsidR="00957CFA" w:rsidRPr="00E20BF9" w:rsidRDefault="00957CFA" w:rsidP="00AC13A6">
            <w:pPr>
              <w:spacing w:after="30"/>
              <w:rPr>
                <w:sz w:val="20"/>
                <w:szCs w:val="20"/>
                <w:lang w:val="en-AU"/>
              </w:rPr>
            </w:pPr>
            <w:r>
              <w:rPr>
                <w:rStyle w:val="rootelement1"/>
                <w:sz w:val="22"/>
                <w:szCs w:val="22"/>
              </w:rPr>
              <w:t>Student</w:t>
            </w:r>
            <w:r>
              <w:rPr>
                <w:rStyle w:val="rootelement1"/>
                <w:sz w:val="22"/>
                <w:szCs w:val="22"/>
                <w:lang w:val="en-AU"/>
              </w:rPr>
              <w:t>Credential</w:t>
            </w:r>
            <w:r>
              <w:rPr>
                <w:rStyle w:val="rootelement1"/>
                <w:sz w:val="22"/>
                <w:szCs w:val="22"/>
              </w:rPr>
              <w:t>Enrollment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280903CA" w14:textId="77777777" w:rsidR="00957CFA" w:rsidRDefault="00957CFA" w:rsidP="00AC13A6">
            <w:pPr>
              <w:spacing w:after="30"/>
            </w:pPr>
            <w:r>
              <w:t> </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hideMark/>
          </w:tcPr>
          <w:p w14:paraId="7CE32609" w14:textId="3E726B4F" w:rsidR="00957CFA" w:rsidRPr="00E20BF9" w:rsidRDefault="00957CFA" w:rsidP="00AC13A6">
            <w:pPr>
              <w:rPr>
                <w:lang w:val="en-AU"/>
              </w:rPr>
            </w:pPr>
            <w:r>
              <w:rPr>
                <w:lang w:val="en-AU"/>
              </w:rPr>
              <w:t>Student Enrolment in a credential</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hideMark/>
          </w:tcPr>
          <w:p w14:paraId="31371651" w14:textId="77777777" w:rsidR="00957CFA" w:rsidRPr="007A6448" w:rsidRDefault="00957CFA" w:rsidP="00AC13A6">
            <w:pPr>
              <w:rPr>
                <w:lang w:val="en-US"/>
              </w:rPr>
            </w:pPr>
            <w:r w:rsidRPr="007A6448">
              <w:rPr>
                <w:lang w:val="en-US"/>
              </w:rPr>
              <w:t> </w:t>
            </w:r>
          </w:p>
        </w:tc>
      </w:tr>
      <w:tr w:rsidR="00957CFA" w:rsidRPr="00D57761" w14:paraId="5901CE5C" w14:textId="77777777" w:rsidTr="00AC13A6">
        <w:tc>
          <w:tcPr>
            <w:tcW w:w="270" w:type="dxa"/>
            <w:tcBorders>
              <w:top w:val="single" w:sz="6" w:space="0" w:color="005696"/>
              <w:left w:val="single" w:sz="6" w:space="0" w:color="005696"/>
              <w:bottom w:val="single" w:sz="6" w:space="0" w:color="005696"/>
              <w:right w:val="single" w:sz="6" w:space="0" w:color="005696"/>
            </w:tcBorders>
          </w:tcPr>
          <w:p w14:paraId="5D96E6A8" w14:textId="77777777" w:rsidR="00957CFA" w:rsidRPr="007A6448" w:rsidRDefault="00957CFA" w:rsidP="00AC13A6">
            <w:pPr>
              <w:spacing w:after="30"/>
              <w:jc w:val="center"/>
              <w:rPr>
                <w:bCs/>
                <w:color w:val="005696"/>
                <w:sz w:val="21"/>
                <w:szCs w:val="21"/>
                <w:lang w:val="en-US"/>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11B9E51" w14:textId="77777777" w:rsidR="00957CFA" w:rsidRPr="00E20BF9" w:rsidRDefault="00957CFA" w:rsidP="00AC13A6">
            <w:pPr>
              <w:spacing w:after="30"/>
              <w:rPr>
                <w:rStyle w:val="rootelement1"/>
                <w:b w:val="0"/>
                <w:sz w:val="22"/>
                <w:szCs w:val="22"/>
                <w:lang w:val="en-AU"/>
              </w:rPr>
            </w:pPr>
            <w:r>
              <w:rPr>
                <w:rStyle w:val="rootelement1"/>
                <w:b w:val="0"/>
                <w:sz w:val="22"/>
                <w:szCs w:val="22"/>
                <w:lang w:val="en-AU"/>
              </w:rPr>
              <w:t>StudentPersonalRefId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B953064" w14:textId="77777777" w:rsidR="00957CFA" w:rsidRPr="00FA25B8" w:rsidRDefault="00957CFA" w:rsidP="00AC13A6">
            <w:pPr>
              <w:spacing w:after="30"/>
            </w:pPr>
            <w: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456E3130" w14:textId="77777777" w:rsidR="00957CFA" w:rsidRPr="00E20BF9" w:rsidRDefault="00957CFA" w:rsidP="00AC13A6">
            <w:pPr>
              <w:rPr>
                <w:lang w:val="en-AU"/>
              </w:rPr>
            </w:pPr>
            <w:r>
              <w:rPr>
                <w:lang w:val="en-AU"/>
              </w:rPr>
              <w:t>StudentPersonalRefId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2F61E102" w14:textId="77777777" w:rsidR="00957CFA" w:rsidRPr="00E20BF9" w:rsidRDefault="00957CFA" w:rsidP="00AC13A6">
            <w:pPr>
              <w:rPr>
                <w:lang w:val="en-AU"/>
              </w:rPr>
            </w:pPr>
            <w:r>
              <w:rPr>
                <w:lang w:val="en-AU"/>
              </w:rPr>
              <w:t>IdRefType</w:t>
            </w:r>
          </w:p>
        </w:tc>
      </w:tr>
      <w:tr w:rsidR="00957CFA" w:rsidRPr="00D57761" w14:paraId="437D6E10" w14:textId="77777777" w:rsidTr="00AC13A6">
        <w:trPr>
          <w:trHeight w:val="268"/>
        </w:trPr>
        <w:tc>
          <w:tcPr>
            <w:tcW w:w="270" w:type="dxa"/>
            <w:tcBorders>
              <w:top w:val="single" w:sz="6" w:space="0" w:color="005696"/>
              <w:left w:val="single" w:sz="6" w:space="0" w:color="005696"/>
              <w:bottom w:val="single" w:sz="6" w:space="0" w:color="005696"/>
              <w:right w:val="single" w:sz="6" w:space="0" w:color="005696"/>
            </w:tcBorders>
          </w:tcPr>
          <w:p w14:paraId="355687F3" w14:textId="77777777" w:rsidR="00957CFA" w:rsidRPr="00D57761" w:rsidRDefault="00957CFA" w:rsidP="00AC13A6">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3AA37AA" w14:textId="2A8FB6E9" w:rsidR="00957CFA" w:rsidRPr="00E20BF9" w:rsidRDefault="00957CFA" w:rsidP="00AC13A6">
            <w:pPr>
              <w:spacing w:after="30"/>
              <w:rPr>
                <w:rStyle w:val="rootelement1"/>
                <w:b w:val="0"/>
                <w:sz w:val="22"/>
                <w:szCs w:val="22"/>
                <w:lang w:val="en-AU"/>
              </w:rPr>
            </w:pPr>
            <w:r>
              <w:rPr>
                <w:rStyle w:val="rootelement1"/>
                <w:b w:val="0"/>
                <w:sz w:val="22"/>
                <w:szCs w:val="22"/>
                <w:lang w:val="en-AU"/>
              </w:rPr>
              <w:t>CredentialInfoRefId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4264C0D" w14:textId="77777777" w:rsidR="00957CFA" w:rsidRPr="00E20BF9" w:rsidRDefault="00957CFA" w:rsidP="00AC13A6">
            <w:pPr>
              <w:spacing w:after="30"/>
              <w:rPr>
                <w:lang w:val="en-AU"/>
              </w:rPr>
            </w:pPr>
            <w:r>
              <w:rPr>
                <w:lang w:val="en-AU"/>
              </w:rPr>
              <w:t>M</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0C4059A8" w14:textId="6EE3D48B" w:rsidR="00957CFA" w:rsidRDefault="00957CFA" w:rsidP="00AC13A6">
            <w:pPr>
              <w:rPr>
                <w:lang w:val="en-AU"/>
              </w:rPr>
            </w:pPr>
            <w:r>
              <w:rPr>
                <w:lang w:val="en-AU"/>
              </w:rPr>
              <w:t xml:space="preserve">Credential </w:t>
            </w:r>
          </w:p>
          <w:p w14:paraId="1BBC27B9" w14:textId="77777777" w:rsidR="00957CFA" w:rsidRPr="00E20BF9" w:rsidRDefault="00957CFA" w:rsidP="00AC13A6">
            <w:pPr>
              <w:rPr>
                <w:lang w:val="en-AU"/>
              </w:rPr>
            </w:pPr>
            <w:r>
              <w:rPr>
                <w:lang w:val="en-AU"/>
              </w:rPr>
              <w:t>Student is enrolled in.</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C4CA5B2" w14:textId="77777777" w:rsidR="00957CFA" w:rsidRDefault="00957CFA" w:rsidP="00AC13A6">
            <w:r>
              <w:rPr>
                <w:lang w:val="en-AU"/>
              </w:rPr>
              <w:t>IdRefType</w:t>
            </w:r>
          </w:p>
        </w:tc>
      </w:tr>
      <w:tr w:rsidR="00957CFA" w:rsidRPr="00D57761" w14:paraId="01FAF063" w14:textId="77777777" w:rsidTr="00AC13A6">
        <w:trPr>
          <w:trHeight w:val="268"/>
        </w:trPr>
        <w:tc>
          <w:tcPr>
            <w:tcW w:w="270" w:type="dxa"/>
            <w:tcBorders>
              <w:top w:val="single" w:sz="6" w:space="0" w:color="005696"/>
              <w:left w:val="single" w:sz="6" w:space="0" w:color="005696"/>
              <w:bottom w:val="single" w:sz="6" w:space="0" w:color="005696"/>
              <w:right w:val="single" w:sz="6" w:space="0" w:color="005696"/>
            </w:tcBorders>
          </w:tcPr>
          <w:p w14:paraId="3DF431D5" w14:textId="77777777" w:rsidR="00957CFA" w:rsidRPr="00D57761" w:rsidRDefault="00957CFA" w:rsidP="00AC13A6">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C287FEF" w14:textId="77777777" w:rsidR="00957CFA" w:rsidRDefault="00957CFA" w:rsidP="00AC13A6">
            <w:pPr>
              <w:spacing w:after="30"/>
              <w:rPr>
                <w:rStyle w:val="rootelement1"/>
                <w:b w:val="0"/>
                <w:sz w:val="22"/>
                <w:szCs w:val="22"/>
                <w:lang w:val="en-AU"/>
              </w:rPr>
            </w:pPr>
            <w:r>
              <w:rPr>
                <w:rStyle w:val="rootelement1"/>
                <w:b w:val="0"/>
                <w:sz w:val="22"/>
                <w:szCs w:val="22"/>
                <w:lang w:val="en-AU"/>
              </w:rPr>
              <w:t>StudentSchoolEnrollmentRefId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18C0DF93" w14:textId="77777777" w:rsidR="00957CFA" w:rsidRDefault="00957CFA" w:rsidP="00AC13A6">
            <w:pPr>
              <w:spacing w:after="30"/>
              <w:rPr>
                <w:lang w:val="en-AU"/>
              </w:rPr>
            </w:pPr>
            <w:r>
              <w:rPr>
                <w:lang w:val="en-AU"/>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A4DC585" w14:textId="77777777" w:rsidR="00957CFA" w:rsidRDefault="00957CFA" w:rsidP="00AC13A6">
            <w:pPr>
              <w:rPr>
                <w:lang w:val="en-AU"/>
              </w:rPr>
            </w:pPr>
            <w:r>
              <w:rPr>
                <w:lang w:val="en-AU"/>
              </w:rPr>
              <w:t>Optional link to a student school enrolment.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49F6538" w14:textId="77777777" w:rsidR="00957CFA" w:rsidRDefault="00957CFA" w:rsidP="00AC13A6">
            <w:pPr>
              <w:rPr>
                <w:lang w:val="en-AU"/>
              </w:rPr>
            </w:pPr>
            <w:r>
              <w:rPr>
                <w:lang w:val="en-AU"/>
              </w:rPr>
              <w:t>IdRefType</w:t>
            </w:r>
          </w:p>
        </w:tc>
      </w:tr>
      <w:tr w:rsidR="00957CFA" w:rsidRPr="00D57761" w14:paraId="11EEC2A9" w14:textId="77777777" w:rsidTr="00AC13A6">
        <w:trPr>
          <w:trHeight w:val="268"/>
        </w:trPr>
        <w:tc>
          <w:tcPr>
            <w:tcW w:w="270" w:type="dxa"/>
            <w:tcBorders>
              <w:top w:val="single" w:sz="6" w:space="0" w:color="005696"/>
              <w:left w:val="single" w:sz="6" w:space="0" w:color="005696"/>
              <w:bottom w:val="single" w:sz="6" w:space="0" w:color="005696"/>
              <w:right w:val="single" w:sz="6" w:space="0" w:color="005696"/>
            </w:tcBorders>
          </w:tcPr>
          <w:p w14:paraId="3A6E1905" w14:textId="77777777" w:rsidR="00957CFA" w:rsidRPr="00D57761" w:rsidRDefault="00957CFA" w:rsidP="00AC13A6">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2CC2A956" w14:textId="6E1C0CD3" w:rsidR="00957CFA" w:rsidRDefault="00957CFA" w:rsidP="00AC13A6">
            <w:pPr>
              <w:spacing w:after="30"/>
              <w:rPr>
                <w:rStyle w:val="rootelement1"/>
                <w:b w:val="0"/>
                <w:sz w:val="22"/>
                <w:szCs w:val="22"/>
                <w:lang w:val="en-AU"/>
              </w:rPr>
            </w:pPr>
            <w:r>
              <w:rPr>
                <w:rStyle w:val="rootelement1"/>
                <w:b w:val="0"/>
                <w:sz w:val="22"/>
                <w:szCs w:val="22"/>
                <w:lang w:val="en-AU"/>
              </w:rPr>
              <w:t>StudentCourseEnrollmentRefId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42E71DE3" w14:textId="2324600C" w:rsidR="00957CFA" w:rsidRDefault="00957CFA" w:rsidP="00AC13A6">
            <w:pPr>
              <w:spacing w:after="30"/>
              <w:rPr>
                <w:lang w:val="en-AU"/>
              </w:rPr>
            </w:pPr>
            <w:r>
              <w:rPr>
                <w:lang w:val="en-AU"/>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3772588B" w14:textId="0AA61F65" w:rsidR="00957CFA" w:rsidRDefault="00957CFA" w:rsidP="00AC13A6">
            <w:pPr>
              <w:rPr>
                <w:lang w:val="en-AU"/>
              </w:rPr>
            </w:pPr>
            <w:r>
              <w:rPr>
                <w:lang w:val="en-AU"/>
              </w:rPr>
              <w:t>Optional link to a student Course enrolment</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38BBA67C" w14:textId="4FBE7DAF" w:rsidR="00957CFA" w:rsidRDefault="00957CFA" w:rsidP="00AC13A6">
            <w:pPr>
              <w:rPr>
                <w:lang w:val="en-AU"/>
              </w:rPr>
            </w:pPr>
            <w:r>
              <w:rPr>
                <w:lang w:val="en-AU"/>
              </w:rPr>
              <w:t>IdRefType</w:t>
            </w:r>
          </w:p>
        </w:tc>
      </w:tr>
      <w:tr w:rsidR="00957CFA" w:rsidRPr="00D57761" w14:paraId="30C7311A" w14:textId="77777777" w:rsidTr="00AC13A6">
        <w:trPr>
          <w:trHeight w:val="268"/>
        </w:trPr>
        <w:tc>
          <w:tcPr>
            <w:tcW w:w="270" w:type="dxa"/>
            <w:tcBorders>
              <w:top w:val="single" w:sz="6" w:space="0" w:color="005696"/>
              <w:left w:val="single" w:sz="6" w:space="0" w:color="005696"/>
              <w:bottom w:val="single" w:sz="6" w:space="0" w:color="005696"/>
              <w:right w:val="single" w:sz="6" w:space="0" w:color="005696"/>
            </w:tcBorders>
          </w:tcPr>
          <w:p w14:paraId="5EC9A3B6" w14:textId="77777777" w:rsidR="00957CFA" w:rsidRPr="00D57761" w:rsidRDefault="00957CFA" w:rsidP="00AC13A6">
            <w:pPr>
              <w:spacing w:after="30"/>
              <w:jc w:val="center"/>
              <w:rPr>
                <w:bCs/>
                <w:color w:val="005696"/>
                <w:sz w:val="21"/>
                <w:szCs w:val="21"/>
              </w:rPr>
            </w:pP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789A5DC6" w14:textId="7048CB3D" w:rsidR="00957CFA" w:rsidRDefault="00957CFA" w:rsidP="00AC13A6">
            <w:pPr>
              <w:spacing w:after="30"/>
              <w:rPr>
                <w:rStyle w:val="rootelement1"/>
                <w:b w:val="0"/>
                <w:sz w:val="22"/>
                <w:szCs w:val="22"/>
                <w:lang w:val="en-AU"/>
              </w:rPr>
            </w:pPr>
            <w:r>
              <w:rPr>
                <w:rStyle w:val="rootelement1"/>
                <w:b w:val="0"/>
                <w:sz w:val="22"/>
                <w:szCs w:val="22"/>
                <w:lang w:val="en-AU"/>
              </w:rPr>
              <w:t>SchoolInfoRefId</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550C665F" w14:textId="53CB7F00" w:rsidR="00957CFA" w:rsidRDefault="00957CFA" w:rsidP="00AC13A6">
            <w:pPr>
              <w:spacing w:after="30"/>
              <w:rPr>
                <w:lang w:val="en-AU"/>
              </w:rPr>
            </w:pPr>
            <w:r>
              <w:rPr>
                <w:lang w:val="en-AU"/>
              </w:rPr>
              <w:t>O</w:t>
            </w:r>
          </w:p>
        </w:tc>
        <w:tc>
          <w:tcPr>
            <w:tcW w:w="0" w:type="auto"/>
            <w:tcBorders>
              <w:top w:val="single" w:sz="6" w:space="0" w:color="005696"/>
              <w:left w:val="single" w:sz="6" w:space="0" w:color="005696"/>
              <w:bottom w:val="single" w:sz="6" w:space="0" w:color="005696"/>
              <w:right w:val="single" w:sz="6" w:space="0" w:color="005696"/>
            </w:tcBorders>
            <w:tcMar>
              <w:top w:w="45" w:type="dxa"/>
              <w:left w:w="45" w:type="dxa"/>
              <w:bottom w:w="45" w:type="dxa"/>
              <w:right w:w="45" w:type="dxa"/>
            </w:tcMar>
          </w:tcPr>
          <w:p w14:paraId="57C024A6" w14:textId="40AC05D8" w:rsidR="00957CFA" w:rsidRDefault="00957CFA" w:rsidP="00AC13A6">
            <w:pPr>
              <w:rPr>
                <w:lang w:val="en-AU"/>
              </w:rPr>
            </w:pPr>
            <w:r>
              <w:rPr>
                <w:lang w:val="en-AU"/>
              </w:rPr>
              <w:t>Optional link to the school this student was enrolled in when initially enrolled in the Credential.</w:t>
            </w:r>
          </w:p>
        </w:tc>
        <w:tc>
          <w:tcPr>
            <w:tcW w:w="0" w:type="auto"/>
            <w:tcBorders>
              <w:top w:val="single" w:sz="6" w:space="0" w:color="005696"/>
              <w:left w:val="single" w:sz="6" w:space="0" w:color="005696"/>
              <w:bottom w:val="single" w:sz="6" w:space="0" w:color="005696"/>
              <w:right w:val="single" w:sz="6" w:space="0" w:color="005696"/>
            </w:tcBorders>
            <w:shd w:val="clear" w:color="auto" w:fill="FAFAFA"/>
            <w:tcMar>
              <w:top w:w="45" w:type="dxa"/>
              <w:left w:w="45" w:type="dxa"/>
              <w:bottom w:w="45" w:type="dxa"/>
              <w:right w:w="45" w:type="dxa"/>
            </w:tcMar>
          </w:tcPr>
          <w:p w14:paraId="014AE1DB" w14:textId="3E415B3C" w:rsidR="00957CFA" w:rsidRDefault="00957CFA" w:rsidP="00AC13A6">
            <w:pPr>
              <w:rPr>
                <w:lang w:val="en-AU"/>
              </w:rPr>
            </w:pPr>
            <w:r>
              <w:rPr>
                <w:lang w:val="en-AU"/>
              </w:rPr>
              <w:t>IdRefType</w:t>
            </w:r>
          </w:p>
        </w:tc>
      </w:tr>
    </w:tbl>
    <w:p w14:paraId="12E4ADAE" w14:textId="77777777" w:rsidR="00957CFA" w:rsidRPr="00466935" w:rsidRDefault="00957CFA" w:rsidP="00957CFA">
      <w:pPr>
        <w:rPr>
          <w:lang w:val="en-GB"/>
        </w:rPr>
      </w:pPr>
    </w:p>
    <w:p w14:paraId="508AD486" w14:textId="77777777" w:rsidR="00957CFA" w:rsidRPr="00466935" w:rsidRDefault="00957CFA" w:rsidP="00450528">
      <w:pPr>
        <w:rPr>
          <w:lang w:val="en-GB"/>
        </w:rPr>
      </w:pPr>
    </w:p>
    <w:p w14:paraId="7E147E47" w14:textId="7952DF6A" w:rsidR="00450528" w:rsidDel="00B4255E" w:rsidRDefault="00450528" w:rsidP="007A6448">
      <w:pPr>
        <w:pStyle w:val="1"/>
        <w:numPr>
          <w:ilvl w:val="0"/>
          <w:numId w:val="0"/>
        </w:numPr>
        <w:rPr>
          <w:del w:id="831" w:author="Stuart McGrigor" w:date="2018-02-08T08:17:00Z"/>
        </w:rPr>
      </w:pPr>
    </w:p>
    <w:p w14:paraId="14E3E7E6" w14:textId="7194C950" w:rsidR="00065751" w:rsidRDefault="00065751" w:rsidP="007A6448">
      <w:pPr>
        <w:pStyle w:val="1"/>
        <w:numPr>
          <w:ilvl w:val="0"/>
          <w:numId w:val="0"/>
        </w:numPr>
      </w:pPr>
      <w:bookmarkStart w:id="832" w:name="_Toc498607936"/>
      <w:r>
        <w:t>Realisation of Types</w:t>
      </w:r>
      <w:bookmarkEnd w:id="832"/>
    </w:p>
    <w:p w14:paraId="73FBF1B4" w14:textId="10844BFA" w:rsidR="00065751" w:rsidRPr="00065751" w:rsidRDefault="00065751" w:rsidP="007A6448">
      <w:pPr>
        <w:pStyle w:val="1"/>
        <w:numPr>
          <w:ilvl w:val="0"/>
          <w:numId w:val="0"/>
        </w:numPr>
        <w:ind w:left="360"/>
      </w:pPr>
      <w:bookmarkStart w:id="833" w:name="_Toc498607937"/>
      <w:bookmarkEnd w:id="833"/>
    </w:p>
    <w:sectPr w:rsidR="00065751" w:rsidRPr="00065751" w:rsidSect="007A6448">
      <w:footerReference w:type="default" r:id="rId98"/>
      <w:pgSz w:w="11900" w:h="16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Stuart McGrigor" w:date="2018-01-31T11:11:00Z" w:initials="SM">
    <w:p w14:paraId="0EA2FB91" w14:textId="474E0602" w:rsidR="004524E3" w:rsidRDefault="004524E3">
      <w:pPr>
        <w:pStyle w:val="a7"/>
        <w:rPr>
          <w:rStyle w:val="a6"/>
        </w:rPr>
      </w:pPr>
      <w:r>
        <w:rPr>
          <w:rStyle w:val="a6"/>
        </w:rPr>
        <w:annotationRef/>
      </w:r>
      <w:r w:rsidRPr="003D3865">
        <w:rPr>
          <w:rStyle w:val="a6"/>
          <w:b/>
        </w:rPr>
        <w:t>NZ perspective:</w:t>
      </w:r>
      <w:r>
        <w:rPr>
          <w:rStyle w:val="a6"/>
        </w:rPr>
        <w:t xml:space="preserve">  Many GradingAssignments are conducted where each student receives a personalized AssessmentForm – with different questions, tailored to their progress through the curriculum.</w:t>
      </w:r>
    </w:p>
    <w:p w14:paraId="2A29F240" w14:textId="77777777" w:rsidR="004524E3" w:rsidRDefault="004524E3">
      <w:pPr>
        <w:pStyle w:val="a7"/>
        <w:rPr>
          <w:rStyle w:val="a6"/>
        </w:rPr>
      </w:pPr>
    </w:p>
    <w:p w14:paraId="65CA67B8" w14:textId="34D33091" w:rsidR="004524E3" w:rsidRDefault="004524E3">
      <w:pPr>
        <w:pStyle w:val="a7"/>
      </w:pPr>
      <w:r>
        <w:t>Not all – but many are. We have multiple assessment tools with libraries of questions, that generate assessment forms for teachers to use.</w:t>
      </w:r>
    </w:p>
  </w:comment>
  <w:comment w:id="30" w:author="Nick Nicholas" w:date="2018-02-12T14:19:00Z" w:initials="NN">
    <w:p w14:paraId="01CDBC0E" w14:textId="39845BE2" w:rsidR="004524E3" w:rsidRDefault="004524E3">
      <w:pPr>
        <w:pStyle w:val="a7"/>
      </w:pPr>
      <w:r>
        <w:rPr>
          <w:rStyle w:val="a6"/>
        </w:rPr>
        <w:annotationRef/>
      </w:r>
      <w:r>
        <w:t>Nothing in the model precludes that; item bank management is out of band as far as these objects are concerned.</w:t>
      </w:r>
    </w:p>
  </w:comment>
  <w:comment w:id="31" w:author="Stuart McGrigor" w:date="2018-01-31T11:00:00Z" w:initials="SM">
    <w:p w14:paraId="601F63B8" w14:textId="07E1AEDF" w:rsidR="004524E3" w:rsidRDefault="004524E3">
      <w:pPr>
        <w:pStyle w:val="a7"/>
      </w:pPr>
      <w:r>
        <w:rPr>
          <w:rStyle w:val="a6"/>
        </w:rPr>
        <w:annotationRef/>
      </w:r>
      <w:r>
        <w:t>We’ve now changed from GradingAssignment  &amp; GradingAssignmentScore to AssessmentEvent and AssessmentScore</w:t>
      </w:r>
    </w:p>
    <w:p w14:paraId="77FE5FA6" w14:textId="77777777" w:rsidR="004524E3" w:rsidRDefault="004524E3">
      <w:pPr>
        <w:pStyle w:val="a7"/>
      </w:pPr>
    </w:p>
    <w:p w14:paraId="74A85DCF" w14:textId="77777777" w:rsidR="004524E3" w:rsidRDefault="004524E3">
      <w:pPr>
        <w:pStyle w:val="a7"/>
      </w:pPr>
    </w:p>
    <w:p w14:paraId="7A23CDCD" w14:textId="248740EE" w:rsidR="004524E3" w:rsidRDefault="004524E3">
      <w:pPr>
        <w:pStyle w:val="a7"/>
      </w:pPr>
      <w:r>
        <w:t>Relationship between these two pairs of words is not clear.</w:t>
      </w:r>
    </w:p>
  </w:comment>
  <w:comment w:id="32" w:author="Nick Nicholas" w:date="2018-02-12T14:18:00Z" w:initials="NN">
    <w:p w14:paraId="1021F87E" w14:textId="550177A1" w:rsidR="004524E3" w:rsidRDefault="004524E3">
      <w:pPr>
        <w:pStyle w:val="a7"/>
      </w:pPr>
      <w:r>
        <w:rPr>
          <w:rStyle w:val="a6"/>
        </w:rPr>
        <w:annotationRef/>
      </w:r>
      <w:r>
        <w:t>I was trying to keep the elicitation of requirements decoupled; have reconciled terminology.</w:t>
      </w:r>
    </w:p>
  </w:comment>
  <w:comment w:id="49" w:author="Stuart McGrigor" w:date="2018-01-31T11:18:00Z" w:initials="SM">
    <w:p w14:paraId="48BB13E5" w14:textId="2B007FC2" w:rsidR="004524E3" w:rsidRDefault="004524E3">
      <w:pPr>
        <w:pStyle w:val="a7"/>
      </w:pPr>
      <w:r w:rsidRPr="00894E9F">
        <w:rPr>
          <w:b/>
        </w:rPr>
        <w:t>NZ Perspective:</w:t>
      </w:r>
      <w:r>
        <w:t xml:space="preserve"> </w:t>
      </w:r>
      <w:r>
        <w:rPr>
          <w:rStyle w:val="a6"/>
        </w:rPr>
        <w:annotationRef/>
      </w:r>
      <w:r>
        <w:t>We run four Terms per academic year, class grades are given per Semester (ie: twice per year)</w:t>
      </w:r>
    </w:p>
    <w:p w14:paraId="12BC0AC9" w14:textId="77777777" w:rsidR="004524E3" w:rsidRDefault="004524E3">
      <w:pPr>
        <w:pStyle w:val="a7"/>
      </w:pPr>
    </w:p>
    <w:p w14:paraId="52F66EBA" w14:textId="43230884" w:rsidR="004524E3" w:rsidRDefault="004524E3">
      <w:pPr>
        <w:pStyle w:val="a7"/>
      </w:pPr>
      <w:r>
        <w:t xml:space="preserve">Grade specific to multiple Terms? </w:t>
      </w:r>
    </w:p>
    <w:p w14:paraId="2123B245" w14:textId="5E4C3F23" w:rsidR="004524E3" w:rsidRDefault="004524E3">
      <w:pPr>
        <w:pStyle w:val="a7"/>
      </w:pPr>
      <w:r>
        <w:t>Grade specific to InstructionalPeriod?</w:t>
      </w:r>
    </w:p>
  </w:comment>
  <w:comment w:id="50" w:author="Nick Nicholas" w:date="2018-02-12T14:26:00Z" w:initials="NN">
    <w:p w14:paraId="697C79D4" w14:textId="304FFA99" w:rsidR="004524E3" w:rsidRDefault="004524E3">
      <w:pPr>
        <w:pStyle w:val="a7"/>
      </w:pPr>
      <w:r>
        <w:rPr>
          <w:rStyle w:val="a6"/>
        </w:rPr>
        <w:annotationRef/>
      </w:r>
      <w:r>
        <w:t>Term can only be generic here, and it’s a matter of localisation whether the grade is specific to your Term or Semester.</w:t>
      </w:r>
    </w:p>
  </w:comment>
  <w:comment w:id="206" w:author="Stuart McGrigor" w:date="2018-01-31T12:01:00Z" w:initials="SM">
    <w:p w14:paraId="233E9F77" w14:textId="79D6F9F3" w:rsidR="004524E3" w:rsidRDefault="004524E3">
      <w:pPr>
        <w:pStyle w:val="a7"/>
      </w:pPr>
      <w:r>
        <w:rPr>
          <w:rStyle w:val="a6"/>
        </w:rPr>
        <w:annotationRef/>
      </w:r>
      <w:r>
        <w:t>Suggest renaming Credential flavor of Attainment to CredentialAttainment.</w:t>
      </w:r>
    </w:p>
    <w:p w14:paraId="4D275AE6" w14:textId="77777777" w:rsidR="004524E3" w:rsidRDefault="004524E3">
      <w:pPr>
        <w:pStyle w:val="a7"/>
      </w:pPr>
    </w:p>
    <w:p w14:paraId="6F31B6CF" w14:textId="40001753" w:rsidR="004524E3" w:rsidRDefault="004524E3">
      <w:pPr>
        <w:pStyle w:val="a7"/>
      </w:pPr>
      <w:r>
        <w:t>Credential is the Noun;   CredentialAttainment is the Verb.</w:t>
      </w:r>
    </w:p>
  </w:comment>
  <w:comment w:id="207" w:author="Nick Nicholas" w:date="2018-02-12T14:52:00Z" w:initials="NN">
    <w:p w14:paraId="6E035F44" w14:textId="7A6C3268" w:rsidR="004524E3" w:rsidRDefault="004524E3">
      <w:pPr>
        <w:pStyle w:val="a7"/>
      </w:pPr>
      <w:r>
        <w:rPr>
          <w:rStyle w:val="a6"/>
        </w:rPr>
        <w:annotationRef/>
      </w:r>
      <w:r>
        <w:t>OK</w:t>
      </w:r>
    </w:p>
  </w:comment>
  <w:comment w:id="208" w:author="Stuart McGrigor" w:date="2018-01-31T11:53:00Z" w:initials="SM">
    <w:p w14:paraId="262FA121" w14:textId="77777777" w:rsidR="004524E3" w:rsidRDefault="004524E3">
      <w:pPr>
        <w:pStyle w:val="a7"/>
        <w:rPr>
          <w:rStyle w:val="a6"/>
        </w:rPr>
      </w:pPr>
    </w:p>
    <w:p w14:paraId="6294D132" w14:textId="77777777" w:rsidR="004524E3" w:rsidRDefault="004524E3">
      <w:pPr>
        <w:pStyle w:val="a7"/>
        <w:rPr>
          <w:rStyle w:val="a6"/>
        </w:rPr>
      </w:pPr>
      <w:r w:rsidRPr="009D3D64">
        <w:rPr>
          <w:rStyle w:val="a6"/>
          <w:b/>
        </w:rPr>
        <w:t>NZ Perspective:</w:t>
      </w:r>
      <w:r>
        <w:rPr>
          <w:rStyle w:val="a6"/>
        </w:rPr>
        <w:t xml:space="preserve"> Suggest adding </w:t>
      </w:r>
      <w:r>
        <w:rPr>
          <w:rStyle w:val="a6"/>
        </w:rPr>
        <w:annotationRef/>
      </w:r>
      <w:r>
        <w:rPr>
          <w:rStyle w:val="a6"/>
        </w:rPr>
        <w:t xml:space="preserve">recursive relationship on AttainmentTask which would allow complex relationships between different flavours of AttainmentTask. </w:t>
      </w:r>
    </w:p>
    <w:p w14:paraId="2F5792FA" w14:textId="77777777" w:rsidR="004524E3" w:rsidRDefault="004524E3">
      <w:pPr>
        <w:pStyle w:val="a7"/>
        <w:rPr>
          <w:rStyle w:val="a6"/>
        </w:rPr>
      </w:pPr>
    </w:p>
    <w:p w14:paraId="5C99A9A0" w14:textId="3EB0A57F" w:rsidR="004524E3" w:rsidRDefault="004524E3">
      <w:pPr>
        <w:pStyle w:val="a7"/>
        <w:rPr>
          <w:rStyle w:val="a6"/>
        </w:rPr>
      </w:pPr>
      <w:r>
        <w:rPr>
          <w:rStyle w:val="a6"/>
        </w:rPr>
        <w:t xml:space="preserve">eg: Course flavor of AttainmentTask is related to a bunch of Assessment flavours,     </w:t>
      </w:r>
    </w:p>
    <w:p w14:paraId="1F587D87" w14:textId="77777777" w:rsidR="004524E3" w:rsidRDefault="004524E3">
      <w:pPr>
        <w:pStyle w:val="a7"/>
        <w:rPr>
          <w:rStyle w:val="a6"/>
        </w:rPr>
      </w:pPr>
    </w:p>
    <w:p w14:paraId="1B561694" w14:textId="5B7143B0" w:rsidR="004524E3" w:rsidRDefault="004524E3">
      <w:pPr>
        <w:pStyle w:val="a7"/>
      </w:pPr>
      <w:r>
        <w:t>ie: Course is taught against and has assessments against Learning Standards which have multiple Assessments.   If enough of those assessments are “With Merit” or “With Excellence” then the Student attains Credential of “Course with Merit/Excellence”  - The Course is never assessed, and Student never receives a grade for that  Course.</w:t>
      </w:r>
    </w:p>
  </w:comment>
  <w:comment w:id="209" w:author="Nick Nicholas" w:date="2018-02-12T14:53:00Z" w:initials="NN">
    <w:p w14:paraId="0C669E9C" w14:textId="49A0547D" w:rsidR="004524E3" w:rsidRDefault="004524E3">
      <w:pPr>
        <w:pStyle w:val="a7"/>
      </w:pPr>
      <w:r>
        <w:rPr>
          <w:rStyle w:val="a6"/>
        </w:rPr>
        <w:annotationRef/>
      </w:r>
      <w:r>
        <w:t>OK</w:t>
      </w:r>
    </w:p>
  </w:comment>
  <w:comment w:id="212" w:author="Stuart McGrigor" w:date="2018-02-07T11:44:00Z" w:initials="SM">
    <w:p w14:paraId="77C63E58" w14:textId="0B52B354" w:rsidR="004524E3" w:rsidRDefault="004524E3">
      <w:pPr>
        <w:pStyle w:val="a7"/>
      </w:pPr>
      <w:r>
        <w:rPr>
          <w:rStyle w:val="a6"/>
        </w:rPr>
        <w:annotationRef/>
      </w:r>
      <w:r>
        <w:rPr>
          <w:noProof/>
        </w:rPr>
        <w:t>This might be a better representation of the above conceptual model</w:t>
      </w:r>
    </w:p>
  </w:comment>
  <w:comment w:id="216" w:author="Stuart McGrigor" w:date="2018-01-31T12:06:00Z" w:initials="SM">
    <w:p w14:paraId="5E8BA763" w14:textId="0297DACF" w:rsidR="004524E3" w:rsidRDefault="004524E3">
      <w:pPr>
        <w:pStyle w:val="a7"/>
      </w:pPr>
      <w:r>
        <w:rPr>
          <w:rStyle w:val="a6"/>
        </w:rPr>
        <w:annotationRef/>
      </w:r>
      <w:r>
        <w:t>Add relationship Assessment against LearningStandard (optional)</w:t>
      </w:r>
    </w:p>
  </w:comment>
  <w:comment w:id="217" w:author="Nick Nicholas" w:date="2018-02-12T14:54:00Z" w:initials="NN">
    <w:p w14:paraId="06E090DF" w14:textId="5F269F32" w:rsidR="004524E3" w:rsidRDefault="004524E3">
      <w:pPr>
        <w:pStyle w:val="a7"/>
      </w:pPr>
      <w:r>
        <w:rPr>
          <w:rStyle w:val="a6"/>
        </w:rPr>
        <w:annotationRef/>
      </w:r>
      <w:r>
        <w:t>OK. Course too.</w:t>
      </w:r>
    </w:p>
  </w:comment>
  <w:comment w:id="322" w:author="Stuart McGrigor" w:date="2018-01-31T14:10:00Z" w:initials="SM">
    <w:p w14:paraId="0C771297" w14:textId="454F9CB9" w:rsidR="004524E3" w:rsidRDefault="004524E3">
      <w:pPr>
        <w:pStyle w:val="a7"/>
      </w:pPr>
      <w:r>
        <w:rPr>
          <w:rStyle w:val="a6"/>
        </w:rPr>
        <w:annotationRef/>
      </w:r>
      <w:r>
        <w:t>For the purposes of data exchange – could be /CourseList as StudentSchoolEnrollment</w:t>
      </w:r>
    </w:p>
  </w:comment>
  <w:comment w:id="320" w:author="Nick Nicholas" w:date="2018-02-12T15:07:00Z" w:initials="NN">
    <w:p w14:paraId="107A7E08" w14:textId="62C091E2" w:rsidR="004524E3" w:rsidRDefault="004524E3">
      <w:pPr>
        <w:pStyle w:val="a7"/>
      </w:pPr>
      <w:r>
        <w:rPr>
          <w:rStyle w:val="a6"/>
        </w:rPr>
        <w:annotationRef/>
      </w:r>
      <w:r>
        <w:t>Yes, you could do that. But are these going to be tracked specific to a school anyway?</w:t>
      </w:r>
    </w:p>
  </w:comment>
  <w:comment w:id="327" w:author="Stuart McGrigor" w:date="2018-01-31T14:12:00Z" w:initials="SM">
    <w:p w14:paraId="1A3C3648" w14:textId="7DBF378A" w:rsidR="004524E3" w:rsidRDefault="004524E3">
      <w:pPr>
        <w:pStyle w:val="a7"/>
      </w:pPr>
      <w:r>
        <w:rPr>
          <w:rStyle w:val="a6"/>
        </w:rPr>
        <w:annotationRef/>
      </w:r>
      <w:r>
        <w:t>Assuming that all Sections of a Course are taught the same subject matter, then mapping is from Course to LearningStandard</w:t>
      </w:r>
    </w:p>
  </w:comment>
  <w:comment w:id="328" w:author="Nick Nicholas" w:date="2018-02-12T15:09:00Z" w:initials="NN">
    <w:p w14:paraId="75AA296C" w14:textId="2A76C1E5" w:rsidR="004524E3" w:rsidRDefault="004524E3">
      <w:pPr>
        <w:pStyle w:val="a7"/>
      </w:pPr>
      <w:r>
        <w:rPr>
          <w:rStyle w:val="a6"/>
        </w:rPr>
        <w:annotationRef/>
      </w:r>
      <w:r>
        <w:t>Not sure that assumption holds</w:t>
      </w:r>
    </w:p>
  </w:comment>
  <w:comment w:id="367" w:author="Stuart McGrigor" w:date="2018-01-31T14:16:00Z" w:initials="SM">
    <w:p w14:paraId="57A686B5" w14:textId="0DC5C4C9" w:rsidR="004524E3" w:rsidRPr="00AE12D3" w:rsidRDefault="004524E3">
      <w:pPr>
        <w:pStyle w:val="a7"/>
        <w:rPr>
          <w:sz w:val="18"/>
          <w:szCs w:val="18"/>
        </w:rPr>
      </w:pPr>
      <w:r>
        <w:rPr>
          <w:rStyle w:val="a6"/>
        </w:rPr>
        <w:annotationRef/>
      </w:r>
      <w:r>
        <w:rPr>
          <w:rStyle w:val="a6"/>
        </w:rPr>
        <w:t>In student transfer scenario; receiving school doesn’t care about previous school’s SchoolCourseInfo except they do want to know which LearningStandards and which Credentials the student was aiming for.</w:t>
      </w:r>
    </w:p>
  </w:comment>
  <w:comment w:id="368" w:author="Nick Nicholas" w:date="2018-02-12T15:11:00Z" w:initials="NN">
    <w:p w14:paraId="2E64A53E" w14:textId="3911AD8D" w:rsidR="004524E3" w:rsidRDefault="004524E3">
      <w:pPr>
        <w:pStyle w:val="a7"/>
      </w:pPr>
      <w:r>
        <w:rPr>
          <w:rStyle w:val="a6"/>
        </w:rPr>
        <w:annotationRef/>
      </w:r>
      <w:r>
        <w:t>Not necessary for data exchange. The attaint record exchange does track learning standards and credentials.</w:t>
      </w:r>
    </w:p>
  </w:comment>
  <w:comment w:id="372" w:author="Stuart McGrigor" w:date="2018-01-31T14:21:00Z" w:initials="SM">
    <w:p w14:paraId="771B0B10" w14:textId="620D286B" w:rsidR="004524E3" w:rsidRDefault="004524E3">
      <w:pPr>
        <w:pStyle w:val="a7"/>
      </w:pPr>
      <w:r>
        <w:rPr>
          <w:rStyle w:val="a6"/>
        </w:rPr>
        <w:annotationRef/>
      </w:r>
      <w:r>
        <w:t>Required to support schools managing external assessments by NZQA / Cambridge / IB etc..</w:t>
      </w:r>
    </w:p>
    <w:p w14:paraId="0ACA8F82" w14:textId="77777777" w:rsidR="004524E3" w:rsidRDefault="004524E3">
      <w:pPr>
        <w:pStyle w:val="a7"/>
      </w:pPr>
    </w:p>
    <w:p w14:paraId="17F014F8" w14:textId="5B6557E6" w:rsidR="004524E3" w:rsidRDefault="004524E3">
      <w:pPr>
        <w:pStyle w:val="a7"/>
      </w:pPr>
      <w:r>
        <w:t>Could be StudentAssessment object with no Submission, Result or Score; just the entryDate, assessmentDate, SpecialRequirements, etc.</w:t>
      </w:r>
    </w:p>
  </w:comment>
  <w:comment w:id="373" w:author="Nick Nicholas" w:date="2018-02-12T15:13:00Z" w:initials="NN">
    <w:p w14:paraId="61059796" w14:textId="0A05FDD7" w:rsidR="004524E3" w:rsidRDefault="004524E3">
      <w:pPr>
        <w:pStyle w:val="a7"/>
      </w:pPr>
      <w:r>
        <w:rPr>
          <w:rStyle w:val="a6"/>
        </w:rPr>
        <w:annotationRef/>
      </w:r>
      <w:r>
        <w:t>We’ve found that distinct Registration objects are useful, though we don’t call them that (NAPEventStudentLink)</w:t>
      </w:r>
    </w:p>
  </w:comment>
  <w:comment w:id="377" w:author="Stuart McGrigor" w:date="2018-01-31T14:24:00Z" w:initials="SM">
    <w:p w14:paraId="2DD47AF9" w14:textId="7AA443D1" w:rsidR="004524E3" w:rsidRDefault="004524E3">
      <w:pPr>
        <w:pStyle w:val="a7"/>
      </w:pPr>
      <w:r>
        <w:rPr>
          <w:rStyle w:val="a6"/>
        </w:rPr>
        <w:annotationRef/>
      </w:r>
      <w:r>
        <w:rPr>
          <w:rStyle w:val="a6"/>
        </w:rPr>
        <w:t>StudentAssessment/Result/ScoreSet</w:t>
      </w:r>
    </w:p>
  </w:comment>
  <w:comment w:id="378" w:author="Nick Nicholas" w:date="2018-02-12T15:16:00Z" w:initials="NN">
    <w:p w14:paraId="75B3E667" w14:textId="5798805F" w:rsidR="004524E3" w:rsidRDefault="004524E3">
      <w:pPr>
        <w:pStyle w:val="a7"/>
      </w:pPr>
      <w:r>
        <w:rPr>
          <w:rStyle w:val="a6"/>
        </w:rPr>
        <w:annotationRef/>
      </w:r>
      <w:r>
        <w:t>No, you want a separate object to contain scores</w:t>
      </w:r>
    </w:p>
  </w:comment>
  <w:comment w:id="383" w:author="Stuart McGrigor" w:date="2018-01-31T14:26:00Z" w:initials="SM">
    <w:p w14:paraId="787E4FA3" w14:textId="2237C977" w:rsidR="004524E3" w:rsidRDefault="004524E3">
      <w:pPr>
        <w:pStyle w:val="a7"/>
      </w:pPr>
      <w:r>
        <w:rPr>
          <w:rStyle w:val="a6"/>
        </w:rPr>
        <w:annotationRef/>
      </w:r>
      <w:r>
        <w:rPr>
          <w:rStyle w:val="a6"/>
        </w:rPr>
        <w:t>This can come later…</w:t>
      </w:r>
    </w:p>
  </w:comment>
  <w:comment w:id="402" w:author="Stuart McGrigor" w:date="2018-01-31T14:28:00Z" w:initials="SM">
    <w:p w14:paraId="39CD09F1" w14:textId="514EE811" w:rsidR="004524E3" w:rsidRDefault="004524E3">
      <w:pPr>
        <w:pStyle w:val="a7"/>
      </w:pPr>
      <w:r>
        <w:rPr>
          <w:rStyle w:val="a6"/>
        </w:rPr>
        <w:annotationRef/>
      </w:r>
      <w:r>
        <w:t xml:space="preserve">Not required for NZ – Credentials don’t have </w:t>
      </w:r>
    </w:p>
  </w:comment>
  <w:comment w:id="506" w:author="Stuart McGrigor" w:date="2018-02-08T08:02:00Z" w:initials="SM">
    <w:p w14:paraId="75ADA27D" w14:textId="2E6A9CEA" w:rsidR="004524E3" w:rsidRDefault="004524E3">
      <w:pPr>
        <w:pStyle w:val="a7"/>
      </w:pPr>
      <w:r>
        <w:rPr>
          <w:rStyle w:val="a6"/>
        </w:rPr>
        <w:annotationRef/>
      </w:r>
      <w:r>
        <w:rPr>
          <w:noProof/>
        </w:rPr>
        <w:t>NZ Examples shown pre-supposing acceptance of StudentAssessmentList and AttainmentList concepts</w:t>
      </w:r>
    </w:p>
  </w:comment>
  <w:comment w:id="507" w:author="Nick Nicholas" w:date="2018-02-14T14:29:00Z" w:initials="NN">
    <w:p w14:paraId="24E97896" w14:textId="533BED59" w:rsidR="004524E3" w:rsidRDefault="004524E3">
      <w:pPr>
        <w:pStyle w:val="a7"/>
      </w:pPr>
      <w:r>
        <w:rPr>
          <w:rStyle w:val="a6"/>
        </w:rPr>
        <w:annotationRef/>
      </w:r>
      <w:r>
        <w:t>OK by me. I’ve taken out the Australian objects: this is now your baby.</w:t>
      </w:r>
    </w:p>
  </w:comment>
  <w:comment w:id="511" w:author="Stuart McGrigor" w:date="2018-01-31T16:23:00Z" w:initials="SM">
    <w:p w14:paraId="2E686861" w14:textId="59512523" w:rsidR="004524E3" w:rsidRDefault="004524E3">
      <w:pPr>
        <w:pStyle w:val="a7"/>
      </w:pPr>
      <w:r>
        <w:rPr>
          <w:rStyle w:val="a6"/>
        </w:rPr>
        <w:annotationRef/>
      </w:r>
      <w:r>
        <w:t>Credential_Authority is a known reference data list, that includes NZQA</w:t>
      </w:r>
    </w:p>
  </w:comment>
  <w:comment w:id="510" w:author="Stuart McGrigor" w:date="2018-01-31T16:21:00Z" w:initials="SM">
    <w:p w14:paraId="6EC00DAC" w14:textId="09D68B54" w:rsidR="004524E3" w:rsidRDefault="004524E3">
      <w:pPr>
        <w:pStyle w:val="a7"/>
      </w:pPr>
      <w:r>
        <w:rPr>
          <w:rStyle w:val="a6"/>
        </w:rPr>
        <w:annotationRef/>
      </w:r>
      <w:r>
        <w:rPr>
          <w:rStyle w:val="a6"/>
        </w:rPr>
        <w:t>LearningStandard is an object in its own right – so we can just use refId everywhere else.</w:t>
      </w:r>
    </w:p>
  </w:comment>
  <w:comment w:id="512" w:author="Stuart McGrigor" w:date="2018-01-31T16:29:00Z" w:initials="SM">
    <w:p w14:paraId="31390263" w14:textId="65347957" w:rsidR="004524E3" w:rsidRDefault="004524E3" w:rsidP="00B55DB4">
      <w:pPr>
        <w:pStyle w:val="a7"/>
      </w:pPr>
      <w:r>
        <w:rPr>
          <w:rStyle w:val="a6"/>
        </w:rPr>
        <w:annotationRef/>
      </w:r>
      <w:r>
        <w:t>NZQA defines known set of scoreTypes:</w:t>
      </w:r>
    </w:p>
    <w:p w14:paraId="739CE61A" w14:textId="5BB6821A" w:rsidR="004524E3" w:rsidRDefault="004524E3" w:rsidP="00B55DB4">
      <w:pPr>
        <w:pStyle w:val="a7"/>
        <w:numPr>
          <w:ilvl w:val="0"/>
          <w:numId w:val="30"/>
        </w:numPr>
      </w:pPr>
      <w:r>
        <w:t>NA</w:t>
      </w:r>
    </w:p>
    <w:p w14:paraId="59A9A1F1" w14:textId="2AF57562" w:rsidR="004524E3" w:rsidRDefault="004524E3" w:rsidP="00B55DB4">
      <w:pPr>
        <w:pStyle w:val="a7"/>
        <w:numPr>
          <w:ilvl w:val="0"/>
          <w:numId w:val="30"/>
        </w:numPr>
      </w:pPr>
      <w:r>
        <w:t>AME</w:t>
      </w:r>
    </w:p>
    <w:p w14:paraId="03A9FA56" w14:textId="02FF0248" w:rsidR="004524E3" w:rsidRDefault="004524E3" w:rsidP="00B55DB4">
      <w:pPr>
        <w:pStyle w:val="a7"/>
        <w:numPr>
          <w:ilvl w:val="0"/>
          <w:numId w:val="30"/>
        </w:numPr>
      </w:pPr>
      <w:r>
        <w:t>NAME</w:t>
      </w:r>
      <w:r>
        <w:br/>
      </w:r>
    </w:p>
    <w:p w14:paraId="25A4F6A9" w14:textId="03D0F977" w:rsidR="004524E3" w:rsidRDefault="004524E3" w:rsidP="00B55DB4">
      <w:pPr>
        <w:pStyle w:val="a7"/>
      </w:pPr>
      <w:r>
        <w:t>(N)ot Achieved</w:t>
      </w:r>
    </w:p>
    <w:p w14:paraId="0C07328A" w14:textId="7CBBCB7F" w:rsidR="004524E3" w:rsidRDefault="004524E3" w:rsidP="00B55DB4">
      <w:pPr>
        <w:pStyle w:val="a7"/>
      </w:pPr>
      <w:r>
        <w:t>(A)chieved</w:t>
      </w:r>
    </w:p>
    <w:p w14:paraId="0B2A9C53" w14:textId="3CC9E212" w:rsidR="004524E3" w:rsidRDefault="004524E3" w:rsidP="00B55DB4">
      <w:pPr>
        <w:pStyle w:val="a7"/>
      </w:pPr>
      <w:r>
        <w:t>(M)erit</w:t>
      </w:r>
    </w:p>
    <w:p w14:paraId="4B7AB04A" w14:textId="27F2A88E" w:rsidR="004524E3" w:rsidRDefault="004524E3" w:rsidP="00B55DB4">
      <w:pPr>
        <w:pStyle w:val="a7"/>
      </w:pPr>
      <w:r>
        <w:t>(E)xcellence</w:t>
      </w:r>
    </w:p>
  </w:comment>
  <w:comment w:id="513" w:author="Stuart McGrigor" w:date="2018-01-31T16:26:00Z" w:initials="SM">
    <w:p w14:paraId="7B198810" w14:textId="164BA482" w:rsidR="004524E3" w:rsidRDefault="004524E3">
      <w:pPr>
        <w:pStyle w:val="a7"/>
      </w:pPr>
      <w:r>
        <w:rPr>
          <w:rStyle w:val="a6"/>
        </w:rPr>
        <w:annotationRef/>
      </w:r>
      <w:r>
        <w:t>Can do the work of StudentAttainmentAchievement with simple Attainment object….</w:t>
      </w:r>
    </w:p>
  </w:comment>
  <w:comment w:id="514" w:author="Nick Nicholas" w:date="2018-02-14T14:33:00Z" w:initials="NN">
    <w:p w14:paraId="42E222F5" w14:textId="19BC9B8E" w:rsidR="004524E3" w:rsidRDefault="004524E3">
      <w:pPr>
        <w:pStyle w:val="a7"/>
      </w:pPr>
      <w:r>
        <w:rPr>
          <w:rStyle w:val="a6"/>
        </w:rPr>
        <w:annotationRef/>
      </w:r>
      <w:r>
        <w:t>I’m now proposing StudentCredentialAttainment, because you’d suggested it. But you can decide.</w:t>
      </w:r>
    </w:p>
  </w:comment>
  <w:comment w:id="515" w:author="Stuart McGrigor" w:date="2018-01-31T16:27:00Z" w:initials="SM">
    <w:p w14:paraId="04CA0DE6" w14:textId="1A09D886" w:rsidR="004524E3" w:rsidRDefault="004524E3">
      <w:pPr>
        <w:pStyle w:val="a7"/>
      </w:pPr>
      <w:r>
        <w:rPr>
          <w:rStyle w:val="a6"/>
        </w:rPr>
        <w:annotationRef/>
      </w:r>
      <w:r>
        <w:t>(A)chieved,  (M)erit or (E)xcellence</w:t>
      </w:r>
    </w:p>
  </w:comment>
  <w:comment w:id="539" w:author="Stuart McGrigor" w:date="2018-01-31T16:42:00Z" w:initials="SM">
    <w:p w14:paraId="3720B9AB" w14:textId="032A0B46" w:rsidR="004524E3" w:rsidRDefault="004524E3">
      <w:pPr>
        <w:pStyle w:val="a7"/>
      </w:pPr>
      <w:r>
        <w:rPr>
          <w:rStyle w:val="a6"/>
        </w:rPr>
        <w:annotationRef/>
      </w:r>
      <w:r>
        <w:t>Each assessment enrolment is actually a LearningStandard enrolment.  Many learning standards  require multiple assessments; s</w:t>
      </w:r>
    </w:p>
  </w:comment>
  <w:comment w:id="540" w:author="Nick Nicholas" w:date="2018-02-12T15:22:00Z" w:initials="NN">
    <w:p w14:paraId="523F27E8" w14:textId="150AB29F" w:rsidR="004524E3" w:rsidRDefault="004524E3">
      <w:pPr>
        <w:pStyle w:val="a7"/>
      </w:pPr>
      <w:r>
        <w:rPr>
          <w:rStyle w:val="a6"/>
        </w:rPr>
        <w:annotationRef/>
      </w:r>
      <w:r>
        <w:t>Conceptually enrolling in a LearningStandard continues not to make sense.</w:t>
      </w:r>
    </w:p>
  </w:comment>
  <w:comment w:id="550" w:author="Stuart McGrigor" w:date="2018-01-31T16:38:00Z" w:initials="SM">
    <w:p w14:paraId="1632E47C" w14:textId="46BFA790" w:rsidR="004524E3" w:rsidRDefault="004524E3">
      <w:pPr>
        <w:pStyle w:val="a7"/>
      </w:pPr>
      <w:r>
        <w:rPr>
          <w:rStyle w:val="a6"/>
        </w:rPr>
        <w:annotationRef/>
      </w:r>
      <w:r>
        <w:t xml:space="preserve">School defines Course with local id and name. eg: </w:t>
      </w:r>
      <w:r>
        <w:br/>
      </w:r>
    </w:p>
    <w:p w14:paraId="74B1204A" w14:textId="418C1C26" w:rsidR="004524E3" w:rsidRDefault="004524E3">
      <w:pPr>
        <w:pStyle w:val="a7"/>
      </w:pPr>
      <w:r>
        <w:t>Y11MA = “NCEA Level 1 Maths” and a set of Learning Standards that they are going to teach, and most students will be assessed upon</w:t>
      </w:r>
    </w:p>
  </w:comment>
  <w:comment w:id="653" w:author="Stuart McGrigor" w:date="2018-01-31T16:44:00Z" w:initials="SM">
    <w:p w14:paraId="273FE7A2" w14:textId="6432458D" w:rsidR="004524E3" w:rsidRDefault="004524E3">
      <w:pPr>
        <w:pStyle w:val="a7"/>
      </w:pPr>
      <w:r>
        <w:rPr>
          <w:rStyle w:val="a6"/>
        </w:rPr>
        <w:annotationRef/>
      </w:r>
      <w:r>
        <w:rPr>
          <w:rStyle w:val="a6"/>
        </w:rPr>
        <w:t>Credential and Assessment flavors of Attainment are sufficient</w:t>
      </w:r>
    </w:p>
  </w:comment>
  <w:comment w:id="657" w:author="Stuart McGrigor" w:date="2018-01-31T16:45:00Z" w:initials="SM">
    <w:p w14:paraId="77A3242F" w14:textId="042BE564" w:rsidR="004524E3" w:rsidRDefault="004524E3">
      <w:pPr>
        <w:pStyle w:val="a7"/>
      </w:pPr>
      <w:r>
        <w:rPr>
          <w:rStyle w:val="a6"/>
        </w:rPr>
        <w:annotationRef/>
      </w:r>
      <w:r>
        <w:rPr>
          <w:rStyle w:val="a6"/>
        </w:rPr>
        <w:t>Assessment flavor of Attainment includes LearningStandard (where relevant)</w:t>
      </w:r>
    </w:p>
  </w:comment>
  <w:comment w:id="668" w:author="Stuart McGrigor" w:date="2018-01-31T16:49:00Z" w:initials="SM">
    <w:p w14:paraId="74D9547D" w14:textId="1E392D40" w:rsidR="004524E3" w:rsidRDefault="004524E3">
      <w:pPr>
        <w:pStyle w:val="a7"/>
      </w:pPr>
      <w:r>
        <w:rPr>
          <w:rStyle w:val="a6"/>
        </w:rPr>
        <w:annotationRef/>
      </w:r>
      <w:r>
        <w:rPr>
          <w:rStyle w:val="a6"/>
        </w:rPr>
        <w:t>Pre-Requisite Classes or something else??</w:t>
      </w:r>
    </w:p>
  </w:comment>
  <w:comment w:id="669" w:author="Stuart McGrigor" w:date="2018-01-31T16:51:00Z" w:initials="SM">
    <w:p w14:paraId="02C6342F" w14:textId="7E80969E" w:rsidR="004524E3" w:rsidRPr="00842DAB" w:rsidRDefault="004524E3">
      <w:pPr>
        <w:pStyle w:val="a7"/>
      </w:pPr>
      <w:r w:rsidRPr="00842DAB">
        <w:rPr>
          <w:rStyle w:val="a6"/>
        </w:rPr>
        <w:annotationRef/>
      </w:r>
      <w:r w:rsidRPr="00842DAB">
        <w:rPr>
          <w:rStyle w:val="a6"/>
        </w:rPr>
        <w:t>Defines</w:t>
      </w:r>
      <w:r>
        <w:rPr>
          <w:rStyle w:val="a6"/>
        </w:rPr>
        <w:t xml:space="preserve"> assessments used to grant Credential?</w:t>
      </w:r>
    </w:p>
  </w:comment>
  <w:comment w:id="670" w:author="Stuart McGrigor" w:date="2018-01-31T16:53:00Z" w:initials="SM">
    <w:p w14:paraId="569B1B51" w14:textId="4E6BF149" w:rsidR="004524E3" w:rsidRDefault="004524E3">
      <w:pPr>
        <w:pStyle w:val="a7"/>
      </w:pPr>
      <w:r>
        <w:t>Sub-Ordinate Credentials?   Maybe use work sub-ordinate??</w:t>
      </w:r>
    </w:p>
  </w:comment>
  <w:comment w:id="671" w:author="Stuart McGrigor" w:date="2018-01-31T16:57:00Z" w:initials="SM">
    <w:p w14:paraId="1E1457CF" w14:textId="1545F69E" w:rsidR="004524E3" w:rsidRDefault="004524E3">
      <w:pPr>
        <w:pStyle w:val="a7"/>
      </w:pPr>
      <w:r>
        <w:rPr>
          <w:rStyle w:val="a6"/>
        </w:rPr>
        <w:annotationRef/>
      </w:r>
      <w:r>
        <w:t>Sub-ordinate Course?  Use word Sub-ordinate.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CA67B8" w15:done="0"/>
  <w15:commentEx w15:paraId="01CDBC0E" w15:paraIdParent="65CA67B8" w15:done="0"/>
  <w15:commentEx w15:paraId="7A23CDCD" w15:done="0"/>
  <w15:commentEx w15:paraId="1021F87E" w15:paraIdParent="7A23CDCD" w15:done="0"/>
  <w15:commentEx w15:paraId="2123B245" w15:done="0"/>
  <w15:commentEx w15:paraId="697C79D4" w15:paraIdParent="2123B245" w15:done="0"/>
  <w15:commentEx w15:paraId="6F31B6CF" w15:done="0"/>
  <w15:commentEx w15:paraId="6E035F44" w15:paraIdParent="6F31B6CF" w15:done="0"/>
  <w15:commentEx w15:paraId="1B561694" w15:done="0"/>
  <w15:commentEx w15:paraId="0C669E9C" w15:paraIdParent="1B561694" w15:done="0"/>
  <w15:commentEx w15:paraId="77C63E58" w15:done="0"/>
  <w15:commentEx w15:paraId="5E8BA763" w15:done="0"/>
  <w15:commentEx w15:paraId="06E090DF" w15:paraIdParent="5E8BA763" w15:done="0"/>
  <w15:commentEx w15:paraId="0C771297" w15:done="0"/>
  <w15:commentEx w15:paraId="107A7E08" w15:paraIdParent="0C771297" w15:done="0"/>
  <w15:commentEx w15:paraId="1A3C3648" w15:done="0"/>
  <w15:commentEx w15:paraId="75AA296C" w15:paraIdParent="1A3C3648" w15:done="0"/>
  <w15:commentEx w15:paraId="57A686B5" w15:done="0"/>
  <w15:commentEx w15:paraId="2E64A53E" w15:paraIdParent="57A686B5" w15:done="0"/>
  <w15:commentEx w15:paraId="17F014F8" w15:done="0"/>
  <w15:commentEx w15:paraId="61059796" w15:paraIdParent="17F014F8" w15:done="0"/>
  <w15:commentEx w15:paraId="2DD47AF9" w15:done="0"/>
  <w15:commentEx w15:paraId="75B3E667" w15:paraIdParent="2DD47AF9" w15:done="0"/>
  <w15:commentEx w15:paraId="787E4FA3" w15:done="0"/>
  <w15:commentEx w15:paraId="39CD09F1" w15:done="0"/>
  <w15:commentEx w15:paraId="75ADA27D" w15:done="0"/>
  <w15:commentEx w15:paraId="24E97896" w15:paraIdParent="75ADA27D" w15:done="0"/>
  <w15:commentEx w15:paraId="2E686861" w15:done="0"/>
  <w15:commentEx w15:paraId="6EC00DAC" w15:done="0"/>
  <w15:commentEx w15:paraId="4B7AB04A" w15:done="0"/>
  <w15:commentEx w15:paraId="7B198810" w15:done="0"/>
  <w15:commentEx w15:paraId="42E222F5" w15:paraIdParent="7B198810" w15:done="0"/>
  <w15:commentEx w15:paraId="04CA0DE6" w15:done="0"/>
  <w15:commentEx w15:paraId="3720B9AB" w15:done="0"/>
  <w15:commentEx w15:paraId="523F27E8" w15:paraIdParent="3720B9AB" w15:done="0"/>
  <w15:commentEx w15:paraId="74B1204A" w15:done="0"/>
  <w15:commentEx w15:paraId="273FE7A2" w15:done="0"/>
  <w15:commentEx w15:paraId="77A3242F" w15:done="0"/>
  <w15:commentEx w15:paraId="74D9547D" w15:done="0"/>
  <w15:commentEx w15:paraId="02C6342F" w15:done="0"/>
  <w15:commentEx w15:paraId="569B1B51" w15:done="0"/>
  <w15:commentEx w15:paraId="1E1457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CA67B8" w16cid:durableId="1E2C1B9B"/>
  <w16cid:commentId w16cid:paraId="01CDBC0E" w16cid:durableId="1E2C210F"/>
  <w16cid:commentId w16cid:paraId="7A23CDCD" w16cid:durableId="1E2C1B9C"/>
  <w16cid:commentId w16cid:paraId="1021F87E" w16cid:durableId="1E2C20C0"/>
  <w16cid:commentId w16cid:paraId="2123B245" w16cid:durableId="1E2C1B9F"/>
  <w16cid:commentId w16cid:paraId="697C79D4" w16cid:durableId="1E2C22A7"/>
  <w16cid:commentId w16cid:paraId="6F31B6CF" w16cid:durableId="1E2C1BAE"/>
  <w16cid:commentId w16cid:paraId="6E035F44" w16cid:durableId="1E2C28C9"/>
  <w16cid:commentId w16cid:paraId="1B561694" w16cid:durableId="1E2C1BAF"/>
  <w16cid:commentId w16cid:paraId="0C669E9C" w16cid:durableId="1E2C28D7"/>
  <w16cid:commentId w16cid:paraId="77C63E58" w16cid:durableId="1E2C1BB1"/>
  <w16cid:commentId w16cid:paraId="5E8BA763" w16cid:durableId="1E2C1BB2"/>
  <w16cid:commentId w16cid:paraId="06E090DF" w16cid:durableId="1E2C2940"/>
  <w16cid:commentId w16cid:paraId="0C771297" w16cid:durableId="1E2C1BB9"/>
  <w16cid:commentId w16cid:paraId="107A7E08" w16cid:durableId="1E2C2C45"/>
  <w16cid:commentId w16cid:paraId="1A3C3648" w16cid:durableId="1E2C1BBA"/>
  <w16cid:commentId w16cid:paraId="75AA296C" w16cid:durableId="1E2C2C96"/>
  <w16cid:commentId w16cid:paraId="57A686B5" w16cid:durableId="1E2C1BBD"/>
  <w16cid:commentId w16cid:paraId="2E64A53E" w16cid:durableId="1E2C2D3B"/>
  <w16cid:commentId w16cid:paraId="17F014F8" w16cid:durableId="1E2C1BBE"/>
  <w16cid:commentId w16cid:paraId="61059796" w16cid:durableId="1E2C2D9E"/>
  <w16cid:commentId w16cid:paraId="2DD47AF9" w16cid:durableId="1E2C1BBF"/>
  <w16cid:commentId w16cid:paraId="75B3E667" w16cid:durableId="1E2C2E43"/>
  <w16cid:commentId w16cid:paraId="787E4FA3" w16cid:durableId="1E2C1BC0"/>
  <w16cid:commentId w16cid:paraId="39CD09F1" w16cid:durableId="1E2C1BC4"/>
  <w16cid:commentId w16cid:paraId="75ADA27D" w16cid:durableId="1E2C1BCB"/>
  <w16cid:commentId w16cid:paraId="24E97896" w16cid:durableId="1E2EC650"/>
  <w16cid:commentId w16cid:paraId="2E686861" w16cid:durableId="1E2C1BCC"/>
  <w16cid:commentId w16cid:paraId="6EC00DAC" w16cid:durableId="1E2C1BCD"/>
  <w16cid:commentId w16cid:paraId="4B7AB04A" w16cid:durableId="1E2C1BCE"/>
  <w16cid:commentId w16cid:paraId="7B198810" w16cid:durableId="1E2C1BCF"/>
  <w16cid:commentId w16cid:paraId="42E222F5" w16cid:durableId="1E2EC742"/>
  <w16cid:commentId w16cid:paraId="04CA0DE6" w16cid:durableId="1E2C1BD0"/>
  <w16cid:commentId w16cid:paraId="3720B9AB" w16cid:durableId="1E2C1BD2"/>
  <w16cid:commentId w16cid:paraId="523F27E8" w16cid:durableId="1E2C2FCA"/>
  <w16cid:commentId w16cid:paraId="74B1204A" w16cid:durableId="1E2C1BD3"/>
  <w16cid:commentId w16cid:paraId="273FE7A2" w16cid:durableId="1E2C1BD5"/>
  <w16cid:commentId w16cid:paraId="77A3242F" w16cid:durableId="1E2C1BD6"/>
  <w16cid:commentId w16cid:paraId="74D9547D" w16cid:durableId="1E2C1BD7"/>
  <w16cid:commentId w16cid:paraId="02C6342F" w16cid:durableId="1E2C1BD8"/>
  <w16cid:commentId w16cid:paraId="569B1B51" w16cid:durableId="1E2C1BD9"/>
  <w16cid:commentId w16cid:paraId="1E1457CF" w16cid:durableId="1E2C1B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A25B0" w14:textId="77777777" w:rsidR="006C4F53" w:rsidRDefault="006C4F53" w:rsidP="009150A5">
      <w:r>
        <w:separator/>
      </w:r>
    </w:p>
  </w:endnote>
  <w:endnote w:type="continuationSeparator" w:id="0">
    <w:p w14:paraId="0A62D1BD" w14:textId="77777777" w:rsidR="006C4F53" w:rsidRDefault="006C4F53" w:rsidP="00915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504488"/>
      <w:docPartObj>
        <w:docPartGallery w:val="Page Numbers (Bottom of Page)"/>
        <w:docPartUnique/>
      </w:docPartObj>
    </w:sdtPr>
    <w:sdtEndPr>
      <w:rPr>
        <w:color w:val="7F7F7F" w:themeColor="background1" w:themeShade="7F"/>
        <w:spacing w:val="60"/>
      </w:rPr>
    </w:sdtEndPr>
    <w:sdtContent>
      <w:p w14:paraId="01DD6EAE" w14:textId="69D742A4" w:rsidR="004524E3" w:rsidRDefault="004524E3">
        <w:pPr>
          <w:pStyle w:val="ab"/>
          <w:pBdr>
            <w:top w:val="single" w:sz="4" w:space="1" w:color="D9D9D9" w:themeColor="background1" w:themeShade="D9"/>
          </w:pBdr>
          <w:rPr>
            <w:b/>
            <w:bCs/>
          </w:rPr>
        </w:pPr>
        <w:r>
          <w:fldChar w:fldCharType="begin"/>
        </w:r>
        <w:r>
          <w:instrText xml:space="preserve"> PAGE   \* MERGEFORMAT </w:instrText>
        </w:r>
        <w:r>
          <w:fldChar w:fldCharType="separate"/>
        </w:r>
        <w:r w:rsidRPr="0010708B">
          <w:rPr>
            <w:b/>
            <w:bCs/>
            <w:noProof/>
          </w:rPr>
          <w:t>33</w:t>
        </w:r>
        <w:r>
          <w:rPr>
            <w:b/>
            <w:bCs/>
            <w:noProof/>
          </w:rPr>
          <w:fldChar w:fldCharType="end"/>
        </w:r>
        <w:r>
          <w:rPr>
            <w:b/>
            <w:bCs/>
          </w:rPr>
          <w:t xml:space="preserve"> | </w:t>
        </w:r>
        <w:r>
          <w:rPr>
            <w:color w:val="7F7F7F" w:themeColor="background1" w:themeShade="7F"/>
            <w:spacing w:val="60"/>
          </w:rPr>
          <w:t>Page</w:t>
        </w:r>
      </w:p>
    </w:sdtContent>
  </w:sdt>
  <w:p w14:paraId="4444B279" w14:textId="77777777" w:rsidR="004524E3" w:rsidRDefault="004524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ACF54" w14:textId="77777777" w:rsidR="006C4F53" w:rsidRDefault="006C4F53" w:rsidP="009150A5">
      <w:r>
        <w:separator/>
      </w:r>
    </w:p>
  </w:footnote>
  <w:footnote w:type="continuationSeparator" w:id="0">
    <w:p w14:paraId="167857E0" w14:textId="77777777" w:rsidR="006C4F53" w:rsidRDefault="006C4F53" w:rsidP="00915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7423"/>
    <w:multiLevelType w:val="hybridMultilevel"/>
    <w:tmpl w:val="7C5C5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3036E"/>
    <w:multiLevelType w:val="hybridMultilevel"/>
    <w:tmpl w:val="2116C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9780A"/>
    <w:multiLevelType w:val="hybridMultilevel"/>
    <w:tmpl w:val="E58016BC"/>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83338"/>
    <w:multiLevelType w:val="hybridMultilevel"/>
    <w:tmpl w:val="39EEC790"/>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F3EF9"/>
    <w:multiLevelType w:val="hybridMultilevel"/>
    <w:tmpl w:val="A204F1C2"/>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C2C1B"/>
    <w:multiLevelType w:val="hybridMultilevel"/>
    <w:tmpl w:val="4CCEF2F0"/>
    <w:lvl w:ilvl="0" w:tplc="265851F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E5EAB"/>
    <w:multiLevelType w:val="hybridMultilevel"/>
    <w:tmpl w:val="1D7C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5059C"/>
    <w:multiLevelType w:val="hybridMultilevel"/>
    <w:tmpl w:val="B2EA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639B3"/>
    <w:multiLevelType w:val="hybridMultilevel"/>
    <w:tmpl w:val="6AF8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F4928"/>
    <w:multiLevelType w:val="hybridMultilevel"/>
    <w:tmpl w:val="9A985A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A3744D6"/>
    <w:multiLevelType w:val="hybridMultilevel"/>
    <w:tmpl w:val="1950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84B62"/>
    <w:multiLevelType w:val="hybridMultilevel"/>
    <w:tmpl w:val="6AE8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E0C65"/>
    <w:multiLevelType w:val="hybridMultilevel"/>
    <w:tmpl w:val="6EFE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C3A50"/>
    <w:multiLevelType w:val="hybridMultilevel"/>
    <w:tmpl w:val="AA9CD694"/>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51DD1"/>
    <w:multiLevelType w:val="hybridMultilevel"/>
    <w:tmpl w:val="2E72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77F55"/>
    <w:multiLevelType w:val="hybridMultilevel"/>
    <w:tmpl w:val="84A8C6B4"/>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6" w15:restartNumberingAfterBreak="0">
    <w:nsid w:val="408F67FB"/>
    <w:multiLevelType w:val="hybridMultilevel"/>
    <w:tmpl w:val="9FEA556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6FF6735"/>
    <w:multiLevelType w:val="hybridMultilevel"/>
    <w:tmpl w:val="374CC1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7FD77EC"/>
    <w:multiLevelType w:val="hybridMultilevel"/>
    <w:tmpl w:val="E8C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D3202"/>
    <w:multiLevelType w:val="hybridMultilevel"/>
    <w:tmpl w:val="8284A3BC"/>
    <w:lvl w:ilvl="0" w:tplc="265851F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10372"/>
    <w:multiLevelType w:val="hybridMultilevel"/>
    <w:tmpl w:val="D082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80DDC"/>
    <w:multiLevelType w:val="hybridMultilevel"/>
    <w:tmpl w:val="C6D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DB02C1"/>
    <w:multiLevelType w:val="hybridMultilevel"/>
    <w:tmpl w:val="605880FC"/>
    <w:lvl w:ilvl="0" w:tplc="265851F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56E06"/>
    <w:multiLevelType w:val="hybridMultilevel"/>
    <w:tmpl w:val="63BE0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62A1F"/>
    <w:multiLevelType w:val="hybridMultilevel"/>
    <w:tmpl w:val="2F04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4E4D27"/>
    <w:multiLevelType w:val="hybridMultilevel"/>
    <w:tmpl w:val="40E4CF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40D6E14"/>
    <w:multiLevelType w:val="multilevel"/>
    <w:tmpl w:val="E40C35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1456D9"/>
    <w:multiLevelType w:val="hybridMultilevel"/>
    <w:tmpl w:val="03BECB5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7A223992"/>
    <w:multiLevelType w:val="hybridMultilevel"/>
    <w:tmpl w:val="B0AE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F249C"/>
    <w:multiLevelType w:val="hybridMultilevel"/>
    <w:tmpl w:val="7A06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411D9"/>
    <w:multiLevelType w:val="multilevel"/>
    <w:tmpl w:val="502AAE2A"/>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
  </w:num>
  <w:num w:numId="3">
    <w:abstractNumId w:val="6"/>
  </w:num>
  <w:num w:numId="4">
    <w:abstractNumId w:val="14"/>
  </w:num>
  <w:num w:numId="5">
    <w:abstractNumId w:val="20"/>
  </w:num>
  <w:num w:numId="6">
    <w:abstractNumId w:val="29"/>
  </w:num>
  <w:num w:numId="7">
    <w:abstractNumId w:val="24"/>
  </w:num>
  <w:num w:numId="8">
    <w:abstractNumId w:val="21"/>
  </w:num>
  <w:num w:numId="9">
    <w:abstractNumId w:val="12"/>
  </w:num>
  <w:num w:numId="10">
    <w:abstractNumId w:val="28"/>
  </w:num>
  <w:num w:numId="11">
    <w:abstractNumId w:val="7"/>
  </w:num>
  <w:num w:numId="12">
    <w:abstractNumId w:val="10"/>
  </w:num>
  <w:num w:numId="13">
    <w:abstractNumId w:val="11"/>
  </w:num>
  <w:num w:numId="14">
    <w:abstractNumId w:val="0"/>
  </w:num>
  <w:num w:numId="15">
    <w:abstractNumId w:val="8"/>
  </w:num>
  <w:num w:numId="16">
    <w:abstractNumId w:val="15"/>
  </w:num>
  <w:num w:numId="17">
    <w:abstractNumId w:val="18"/>
  </w:num>
  <w:num w:numId="18">
    <w:abstractNumId w:val="4"/>
  </w:num>
  <w:num w:numId="19">
    <w:abstractNumId w:val="3"/>
  </w:num>
  <w:num w:numId="20">
    <w:abstractNumId w:val="19"/>
  </w:num>
  <w:num w:numId="21">
    <w:abstractNumId w:val="22"/>
  </w:num>
  <w:num w:numId="22">
    <w:abstractNumId w:val="2"/>
  </w:num>
  <w:num w:numId="23">
    <w:abstractNumId w:val="13"/>
  </w:num>
  <w:num w:numId="24">
    <w:abstractNumId w:val="5"/>
  </w:num>
  <w:num w:numId="25">
    <w:abstractNumId w:val="26"/>
  </w:num>
  <w:num w:numId="26">
    <w:abstractNumId w:val="30"/>
  </w:num>
  <w:num w:numId="27">
    <w:abstractNumId w:val="27"/>
  </w:num>
  <w:num w:numId="28">
    <w:abstractNumId w:val="16"/>
  </w:num>
  <w:num w:numId="29">
    <w:abstractNumId w:val="17"/>
  </w:num>
  <w:num w:numId="30">
    <w:abstractNumId w:val="9"/>
  </w:num>
  <w:num w:numId="3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Nicholas">
    <w15:presenceInfo w15:providerId="None" w15:userId="Nick Nicholas"/>
  </w15:person>
  <w15:person w15:author="Stuart McGrigor">
    <w15:presenceInfo w15:providerId="AD" w15:userId="S-1-5-21-1645522239-261903793-725345543-91818"/>
  </w15:person>
  <w15:person w15:author="nsip">
    <w15:presenceInfo w15:providerId="None" w15:userId="ns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E79"/>
    <w:rsid w:val="000008C6"/>
    <w:rsid w:val="000017B4"/>
    <w:rsid w:val="0000220A"/>
    <w:rsid w:val="00003B8F"/>
    <w:rsid w:val="000057C4"/>
    <w:rsid w:val="000059F1"/>
    <w:rsid w:val="0000795B"/>
    <w:rsid w:val="00007AC5"/>
    <w:rsid w:val="00007F5C"/>
    <w:rsid w:val="00011AA4"/>
    <w:rsid w:val="00011E42"/>
    <w:rsid w:val="000138DC"/>
    <w:rsid w:val="00015D28"/>
    <w:rsid w:val="00017C78"/>
    <w:rsid w:val="00021024"/>
    <w:rsid w:val="00021EB0"/>
    <w:rsid w:val="00022160"/>
    <w:rsid w:val="000234F9"/>
    <w:rsid w:val="00026572"/>
    <w:rsid w:val="00026E56"/>
    <w:rsid w:val="00031D58"/>
    <w:rsid w:val="0003222B"/>
    <w:rsid w:val="00032735"/>
    <w:rsid w:val="00032B9F"/>
    <w:rsid w:val="0003572C"/>
    <w:rsid w:val="0003636C"/>
    <w:rsid w:val="00036E1B"/>
    <w:rsid w:val="00037214"/>
    <w:rsid w:val="00047341"/>
    <w:rsid w:val="0004796F"/>
    <w:rsid w:val="000533C3"/>
    <w:rsid w:val="00053B35"/>
    <w:rsid w:val="00054597"/>
    <w:rsid w:val="00055D6A"/>
    <w:rsid w:val="00061EC0"/>
    <w:rsid w:val="00062232"/>
    <w:rsid w:val="000622BD"/>
    <w:rsid w:val="0006313B"/>
    <w:rsid w:val="000655FE"/>
    <w:rsid w:val="00065751"/>
    <w:rsid w:val="000677F3"/>
    <w:rsid w:val="0007074E"/>
    <w:rsid w:val="00073C2C"/>
    <w:rsid w:val="00074E96"/>
    <w:rsid w:val="00075E49"/>
    <w:rsid w:val="00076ED4"/>
    <w:rsid w:val="000805C5"/>
    <w:rsid w:val="0008065B"/>
    <w:rsid w:val="000813DE"/>
    <w:rsid w:val="000827D2"/>
    <w:rsid w:val="00090678"/>
    <w:rsid w:val="000921F1"/>
    <w:rsid w:val="00092BDF"/>
    <w:rsid w:val="0009310C"/>
    <w:rsid w:val="00097353"/>
    <w:rsid w:val="000A2CA6"/>
    <w:rsid w:val="000A3FD7"/>
    <w:rsid w:val="000A4658"/>
    <w:rsid w:val="000A47EB"/>
    <w:rsid w:val="000A4AB2"/>
    <w:rsid w:val="000A6316"/>
    <w:rsid w:val="000C2A1B"/>
    <w:rsid w:val="000C3284"/>
    <w:rsid w:val="000C3DF5"/>
    <w:rsid w:val="000C5C6E"/>
    <w:rsid w:val="000D0E67"/>
    <w:rsid w:val="000D2031"/>
    <w:rsid w:val="000D5620"/>
    <w:rsid w:val="000D5819"/>
    <w:rsid w:val="000D65F0"/>
    <w:rsid w:val="000D66B7"/>
    <w:rsid w:val="000D6BFF"/>
    <w:rsid w:val="000D77E1"/>
    <w:rsid w:val="000D7820"/>
    <w:rsid w:val="000D7AA0"/>
    <w:rsid w:val="000E122B"/>
    <w:rsid w:val="000E28A7"/>
    <w:rsid w:val="000E2B83"/>
    <w:rsid w:val="000E4E28"/>
    <w:rsid w:val="000E65E8"/>
    <w:rsid w:val="000E702B"/>
    <w:rsid w:val="000E7508"/>
    <w:rsid w:val="000E7679"/>
    <w:rsid w:val="000F236D"/>
    <w:rsid w:val="000F3002"/>
    <w:rsid w:val="000F346B"/>
    <w:rsid w:val="000F3CEF"/>
    <w:rsid w:val="000F4246"/>
    <w:rsid w:val="000F519F"/>
    <w:rsid w:val="001038FA"/>
    <w:rsid w:val="001058C1"/>
    <w:rsid w:val="00106E7B"/>
    <w:rsid w:val="0010708B"/>
    <w:rsid w:val="001076D6"/>
    <w:rsid w:val="001109C2"/>
    <w:rsid w:val="0011579B"/>
    <w:rsid w:val="00115FBA"/>
    <w:rsid w:val="001162B9"/>
    <w:rsid w:val="0011688A"/>
    <w:rsid w:val="00116E76"/>
    <w:rsid w:val="00117C24"/>
    <w:rsid w:val="0012105A"/>
    <w:rsid w:val="00121D13"/>
    <w:rsid w:val="00123652"/>
    <w:rsid w:val="00124B61"/>
    <w:rsid w:val="001251C8"/>
    <w:rsid w:val="001275ED"/>
    <w:rsid w:val="00131241"/>
    <w:rsid w:val="0013356B"/>
    <w:rsid w:val="0013453B"/>
    <w:rsid w:val="00136808"/>
    <w:rsid w:val="00137085"/>
    <w:rsid w:val="001375C3"/>
    <w:rsid w:val="00140F2B"/>
    <w:rsid w:val="00145C02"/>
    <w:rsid w:val="001516E9"/>
    <w:rsid w:val="00151DE4"/>
    <w:rsid w:val="001534A2"/>
    <w:rsid w:val="001542B8"/>
    <w:rsid w:val="001544E3"/>
    <w:rsid w:val="00154EB9"/>
    <w:rsid w:val="00157A76"/>
    <w:rsid w:val="00164D1B"/>
    <w:rsid w:val="0016770E"/>
    <w:rsid w:val="001679B9"/>
    <w:rsid w:val="00171D8E"/>
    <w:rsid w:val="00171DB1"/>
    <w:rsid w:val="00172D63"/>
    <w:rsid w:val="00173326"/>
    <w:rsid w:val="00173B63"/>
    <w:rsid w:val="00177F1D"/>
    <w:rsid w:val="001800F4"/>
    <w:rsid w:val="00180EAF"/>
    <w:rsid w:val="00181E62"/>
    <w:rsid w:val="001820B9"/>
    <w:rsid w:val="0018524C"/>
    <w:rsid w:val="00186FAA"/>
    <w:rsid w:val="001878BE"/>
    <w:rsid w:val="001900D2"/>
    <w:rsid w:val="00190E10"/>
    <w:rsid w:val="00191A53"/>
    <w:rsid w:val="0019660D"/>
    <w:rsid w:val="00197333"/>
    <w:rsid w:val="001A0C3F"/>
    <w:rsid w:val="001A2B29"/>
    <w:rsid w:val="001A3D68"/>
    <w:rsid w:val="001A641B"/>
    <w:rsid w:val="001B09E6"/>
    <w:rsid w:val="001B25BC"/>
    <w:rsid w:val="001B352F"/>
    <w:rsid w:val="001C0CC8"/>
    <w:rsid w:val="001C163F"/>
    <w:rsid w:val="001C1E41"/>
    <w:rsid w:val="001C68E9"/>
    <w:rsid w:val="001C6D03"/>
    <w:rsid w:val="001D03E7"/>
    <w:rsid w:val="001D0619"/>
    <w:rsid w:val="001D0744"/>
    <w:rsid w:val="001D0C0C"/>
    <w:rsid w:val="001D211B"/>
    <w:rsid w:val="001D4198"/>
    <w:rsid w:val="001D486D"/>
    <w:rsid w:val="001E2C56"/>
    <w:rsid w:val="001E2F0C"/>
    <w:rsid w:val="001E3BEF"/>
    <w:rsid w:val="001E47F0"/>
    <w:rsid w:val="001E536B"/>
    <w:rsid w:val="001E6CC9"/>
    <w:rsid w:val="001F047D"/>
    <w:rsid w:val="001F1477"/>
    <w:rsid w:val="001F2A6F"/>
    <w:rsid w:val="001F6AE0"/>
    <w:rsid w:val="001F6EAE"/>
    <w:rsid w:val="001F7700"/>
    <w:rsid w:val="0020025E"/>
    <w:rsid w:val="00200E72"/>
    <w:rsid w:val="00202869"/>
    <w:rsid w:val="00203328"/>
    <w:rsid w:val="00203775"/>
    <w:rsid w:val="002040A5"/>
    <w:rsid w:val="002055E0"/>
    <w:rsid w:val="00205FF5"/>
    <w:rsid w:val="002062EA"/>
    <w:rsid w:val="002110F5"/>
    <w:rsid w:val="002130F8"/>
    <w:rsid w:val="002135AD"/>
    <w:rsid w:val="00214292"/>
    <w:rsid w:val="00214C7E"/>
    <w:rsid w:val="00217833"/>
    <w:rsid w:val="00220E94"/>
    <w:rsid w:val="0022193E"/>
    <w:rsid w:val="0022317A"/>
    <w:rsid w:val="00223C30"/>
    <w:rsid w:val="00225231"/>
    <w:rsid w:val="0022615A"/>
    <w:rsid w:val="00226B89"/>
    <w:rsid w:val="00227347"/>
    <w:rsid w:val="0022772A"/>
    <w:rsid w:val="00231F2E"/>
    <w:rsid w:val="0023255D"/>
    <w:rsid w:val="00234753"/>
    <w:rsid w:val="00234C26"/>
    <w:rsid w:val="0023554A"/>
    <w:rsid w:val="00236B82"/>
    <w:rsid w:val="00241891"/>
    <w:rsid w:val="00242A8B"/>
    <w:rsid w:val="00243524"/>
    <w:rsid w:val="002445F8"/>
    <w:rsid w:val="00244F93"/>
    <w:rsid w:val="002451C1"/>
    <w:rsid w:val="00245D2D"/>
    <w:rsid w:val="00246FC9"/>
    <w:rsid w:val="002474FD"/>
    <w:rsid w:val="002508B1"/>
    <w:rsid w:val="00250EE5"/>
    <w:rsid w:val="00251AB2"/>
    <w:rsid w:val="002537CB"/>
    <w:rsid w:val="002553CE"/>
    <w:rsid w:val="00256D3C"/>
    <w:rsid w:val="0025788C"/>
    <w:rsid w:val="00257892"/>
    <w:rsid w:val="00260615"/>
    <w:rsid w:val="002615BC"/>
    <w:rsid w:val="00261FF5"/>
    <w:rsid w:val="00262E8E"/>
    <w:rsid w:val="0026388B"/>
    <w:rsid w:val="002640D4"/>
    <w:rsid w:val="00264C22"/>
    <w:rsid w:val="00265BC9"/>
    <w:rsid w:val="002661A3"/>
    <w:rsid w:val="00266520"/>
    <w:rsid w:val="002665AE"/>
    <w:rsid w:val="00266887"/>
    <w:rsid w:val="00271DF5"/>
    <w:rsid w:val="002732D0"/>
    <w:rsid w:val="00273556"/>
    <w:rsid w:val="00274C86"/>
    <w:rsid w:val="0027764E"/>
    <w:rsid w:val="0028209A"/>
    <w:rsid w:val="00282F51"/>
    <w:rsid w:val="002846D5"/>
    <w:rsid w:val="00285CF5"/>
    <w:rsid w:val="00287336"/>
    <w:rsid w:val="00291933"/>
    <w:rsid w:val="00293B84"/>
    <w:rsid w:val="0029446D"/>
    <w:rsid w:val="00295364"/>
    <w:rsid w:val="002A272F"/>
    <w:rsid w:val="002A4CDE"/>
    <w:rsid w:val="002A664E"/>
    <w:rsid w:val="002A705F"/>
    <w:rsid w:val="002A75E6"/>
    <w:rsid w:val="002A7FBF"/>
    <w:rsid w:val="002B1551"/>
    <w:rsid w:val="002B2095"/>
    <w:rsid w:val="002B2BDE"/>
    <w:rsid w:val="002B399D"/>
    <w:rsid w:val="002B4242"/>
    <w:rsid w:val="002B6F0E"/>
    <w:rsid w:val="002C218E"/>
    <w:rsid w:val="002C3431"/>
    <w:rsid w:val="002C47D0"/>
    <w:rsid w:val="002C5F0F"/>
    <w:rsid w:val="002C6864"/>
    <w:rsid w:val="002C73CF"/>
    <w:rsid w:val="002D0576"/>
    <w:rsid w:val="002D44ED"/>
    <w:rsid w:val="002D5E1B"/>
    <w:rsid w:val="002E2330"/>
    <w:rsid w:val="002E2645"/>
    <w:rsid w:val="002E272D"/>
    <w:rsid w:val="002E38D9"/>
    <w:rsid w:val="002E4E11"/>
    <w:rsid w:val="002E6CBB"/>
    <w:rsid w:val="002F0AD4"/>
    <w:rsid w:val="002F4B7B"/>
    <w:rsid w:val="002F59C2"/>
    <w:rsid w:val="002F75F6"/>
    <w:rsid w:val="002F7A54"/>
    <w:rsid w:val="0030226A"/>
    <w:rsid w:val="00305A72"/>
    <w:rsid w:val="00306E10"/>
    <w:rsid w:val="003161C5"/>
    <w:rsid w:val="00320511"/>
    <w:rsid w:val="00323A77"/>
    <w:rsid w:val="00324584"/>
    <w:rsid w:val="0032765A"/>
    <w:rsid w:val="00333922"/>
    <w:rsid w:val="00334A25"/>
    <w:rsid w:val="00334A3B"/>
    <w:rsid w:val="00334C12"/>
    <w:rsid w:val="00334DEE"/>
    <w:rsid w:val="00337D0B"/>
    <w:rsid w:val="00341CE9"/>
    <w:rsid w:val="00342A9A"/>
    <w:rsid w:val="0034331D"/>
    <w:rsid w:val="003472E2"/>
    <w:rsid w:val="00350028"/>
    <w:rsid w:val="0035199F"/>
    <w:rsid w:val="00354F36"/>
    <w:rsid w:val="00356AF4"/>
    <w:rsid w:val="00357748"/>
    <w:rsid w:val="0036205D"/>
    <w:rsid w:val="0036325F"/>
    <w:rsid w:val="00364236"/>
    <w:rsid w:val="00364AE4"/>
    <w:rsid w:val="0036665F"/>
    <w:rsid w:val="003703D6"/>
    <w:rsid w:val="00375898"/>
    <w:rsid w:val="00375E67"/>
    <w:rsid w:val="0037741E"/>
    <w:rsid w:val="003835E5"/>
    <w:rsid w:val="00387563"/>
    <w:rsid w:val="00390E12"/>
    <w:rsid w:val="003935D4"/>
    <w:rsid w:val="00396B4D"/>
    <w:rsid w:val="003974F1"/>
    <w:rsid w:val="003976AB"/>
    <w:rsid w:val="00397DA3"/>
    <w:rsid w:val="003A0293"/>
    <w:rsid w:val="003A1FBA"/>
    <w:rsid w:val="003A3026"/>
    <w:rsid w:val="003A3AF2"/>
    <w:rsid w:val="003A6C35"/>
    <w:rsid w:val="003A7D00"/>
    <w:rsid w:val="003B3C1A"/>
    <w:rsid w:val="003B7CE9"/>
    <w:rsid w:val="003B7FF7"/>
    <w:rsid w:val="003C11D0"/>
    <w:rsid w:val="003C1CCD"/>
    <w:rsid w:val="003C28E3"/>
    <w:rsid w:val="003C2C13"/>
    <w:rsid w:val="003C2C1B"/>
    <w:rsid w:val="003C3C52"/>
    <w:rsid w:val="003C49FF"/>
    <w:rsid w:val="003C5316"/>
    <w:rsid w:val="003C6FD6"/>
    <w:rsid w:val="003C7280"/>
    <w:rsid w:val="003C777E"/>
    <w:rsid w:val="003D2F71"/>
    <w:rsid w:val="003D3865"/>
    <w:rsid w:val="003D405C"/>
    <w:rsid w:val="003D4AAA"/>
    <w:rsid w:val="003D6378"/>
    <w:rsid w:val="003E04F7"/>
    <w:rsid w:val="003E51D2"/>
    <w:rsid w:val="003E5C44"/>
    <w:rsid w:val="003E7A42"/>
    <w:rsid w:val="003F11C5"/>
    <w:rsid w:val="003F30EB"/>
    <w:rsid w:val="003F5DD3"/>
    <w:rsid w:val="00400120"/>
    <w:rsid w:val="004002BC"/>
    <w:rsid w:val="00404F40"/>
    <w:rsid w:val="004052E8"/>
    <w:rsid w:val="0041121F"/>
    <w:rsid w:val="004113EF"/>
    <w:rsid w:val="00413575"/>
    <w:rsid w:val="00413FD7"/>
    <w:rsid w:val="004141F5"/>
    <w:rsid w:val="00414504"/>
    <w:rsid w:val="0041506B"/>
    <w:rsid w:val="00416F8C"/>
    <w:rsid w:val="00421566"/>
    <w:rsid w:val="00422F8E"/>
    <w:rsid w:val="00423B48"/>
    <w:rsid w:val="0042548A"/>
    <w:rsid w:val="00426FCE"/>
    <w:rsid w:val="00427547"/>
    <w:rsid w:val="0043091B"/>
    <w:rsid w:val="00440C12"/>
    <w:rsid w:val="00440D27"/>
    <w:rsid w:val="00442F2E"/>
    <w:rsid w:val="00444820"/>
    <w:rsid w:val="004452BB"/>
    <w:rsid w:val="00450134"/>
    <w:rsid w:val="00450528"/>
    <w:rsid w:val="00451AE9"/>
    <w:rsid w:val="004524E3"/>
    <w:rsid w:val="00453924"/>
    <w:rsid w:val="00460CD2"/>
    <w:rsid w:val="004619BC"/>
    <w:rsid w:val="004633B1"/>
    <w:rsid w:val="00464715"/>
    <w:rsid w:val="00465E8E"/>
    <w:rsid w:val="00465F83"/>
    <w:rsid w:val="004663F5"/>
    <w:rsid w:val="004664B5"/>
    <w:rsid w:val="00466935"/>
    <w:rsid w:val="00471092"/>
    <w:rsid w:val="004741BF"/>
    <w:rsid w:val="00476D14"/>
    <w:rsid w:val="0047756D"/>
    <w:rsid w:val="00477B86"/>
    <w:rsid w:val="00483742"/>
    <w:rsid w:val="00485C83"/>
    <w:rsid w:val="00487520"/>
    <w:rsid w:val="004914D6"/>
    <w:rsid w:val="004930A2"/>
    <w:rsid w:val="00494448"/>
    <w:rsid w:val="00494FE8"/>
    <w:rsid w:val="00496913"/>
    <w:rsid w:val="00497B74"/>
    <w:rsid w:val="004A0493"/>
    <w:rsid w:val="004A35E1"/>
    <w:rsid w:val="004A51A0"/>
    <w:rsid w:val="004A6214"/>
    <w:rsid w:val="004A6E4D"/>
    <w:rsid w:val="004B4C26"/>
    <w:rsid w:val="004B5556"/>
    <w:rsid w:val="004B643A"/>
    <w:rsid w:val="004C015B"/>
    <w:rsid w:val="004C024D"/>
    <w:rsid w:val="004C0633"/>
    <w:rsid w:val="004C0F80"/>
    <w:rsid w:val="004C2162"/>
    <w:rsid w:val="004C2DC3"/>
    <w:rsid w:val="004C3575"/>
    <w:rsid w:val="004C4B05"/>
    <w:rsid w:val="004D0355"/>
    <w:rsid w:val="004D0D9A"/>
    <w:rsid w:val="004D361A"/>
    <w:rsid w:val="004E1445"/>
    <w:rsid w:val="004E228F"/>
    <w:rsid w:val="004E3580"/>
    <w:rsid w:val="004E3FA1"/>
    <w:rsid w:val="004E4CC0"/>
    <w:rsid w:val="004E5A44"/>
    <w:rsid w:val="004E72C9"/>
    <w:rsid w:val="004E73FD"/>
    <w:rsid w:val="004F4B3F"/>
    <w:rsid w:val="004F51D1"/>
    <w:rsid w:val="005026E3"/>
    <w:rsid w:val="00503BA3"/>
    <w:rsid w:val="00504124"/>
    <w:rsid w:val="00504D6E"/>
    <w:rsid w:val="00505DB0"/>
    <w:rsid w:val="0050668E"/>
    <w:rsid w:val="00510943"/>
    <w:rsid w:val="005145C1"/>
    <w:rsid w:val="005161EC"/>
    <w:rsid w:val="0051669E"/>
    <w:rsid w:val="00517D60"/>
    <w:rsid w:val="00522851"/>
    <w:rsid w:val="00526790"/>
    <w:rsid w:val="0052739E"/>
    <w:rsid w:val="00527538"/>
    <w:rsid w:val="00530077"/>
    <w:rsid w:val="005308FD"/>
    <w:rsid w:val="00533889"/>
    <w:rsid w:val="0053672E"/>
    <w:rsid w:val="0054061A"/>
    <w:rsid w:val="00541B39"/>
    <w:rsid w:val="0054328C"/>
    <w:rsid w:val="005439CB"/>
    <w:rsid w:val="00545064"/>
    <w:rsid w:val="005450DF"/>
    <w:rsid w:val="005456CE"/>
    <w:rsid w:val="00545A3C"/>
    <w:rsid w:val="005478FF"/>
    <w:rsid w:val="00550090"/>
    <w:rsid w:val="0055112E"/>
    <w:rsid w:val="005520CE"/>
    <w:rsid w:val="00552B56"/>
    <w:rsid w:val="00556BF6"/>
    <w:rsid w:val="00556C9E"/>
    <w:rsid w:val="005640F1"/>
    <w:rsid w:val="00565E47"/>
    <w:rsid w:val="005662F2"/>
    <w:rsid w:val="005728AE"/>
    <w:rsid w:val="00572910"/>
    <w:rsid w:val="00573CC7"/>
    <w:rsid w:val="005752F6"/>
    <w:rsid w:val="00575FCF"/>
    <w:rsid w:val="00576B2F"/>
    <w:rsid w:val="00580546"/>
    <w:rsid w:val="00582CDF"/>
    <w:rsid w:val="0058606C"/>
    <w:rsid w:val="00590037"/>
    <w:rsid w:val="00593C89"/>
    <w:rsid w:val="0059448F"/>
    <w:rsid w:val="00595BB5"/>
    <w:rsid w:val="005A0BC8"/>
    <w:rsid w:val="005A0D1C"/>
    <w:rsid w:val="005A1A0E"/>
    <w:rsid w:val="005A1F3B"/>
    <w:rsid w:val="005A68CA"/>
    <w:rsid w:val="005C2583"/>
    <w:rsid w:val="005C3876"/>
    <w:rsid w:val="005D3343"/>
    <w:rsid w:val="005D3FF1"/>
    <w:rsid w:val="005D4032"/>
    <w:rsid w:val="005D41B2"/>
    <w:rsid w:val="005D6D18"/>
    <w:rsid w:val="005E1D38"/>
    <w:rsid w:val="005E28DC"/>
    <w:rsid w:val="005E3F04"/>
    <w:rsid w:val="005F05A8"/>
    <w:rsid w:val="005F46EC"/>
    <w:rsid w:val="005F54C2"/>
    <w:rsid w:val="005F6CDD"/>
    <w:rsid w:val="005F76FA"/>
    <w:rsid w:val="005F7FE4"/>
    <w:rsid w:val="006007E0"/>
    <w:rsid w:val="006022E3"/>
    <w:rsid w:val="00602A71"/>
    <w:rsid w:val="006059D7"/>
    <w:rsid w:val="00606F53"/>
    <w:rsid w:val="006109F9"/>
    <w:rsid w:val="006111E2"/>
    <w:rsid w:val="00613357"/>
    <w:rsid w:val="00615610"/>
    <w:rsid w:val="006161B0"/>
    <w:rsid w:val="00616AD4"/>
    <w:rsid w:val="006170CF"/>
    <w:rsid w:val="0062043E"/>
    <w:rsid w:val="006218CC"/>
    <w:rsid w:val="00622FC2"/>
    <w:rsid w:val="006237F1"/>
    <w:rsid w:val="006265F5"/>
    <w:rsid w:val="006307E9"/>
    <w:rsid w:val="00631EE7"/>
    <w:rsid w:val="00632E0D"/>
    <w:rsid w:val="00633829"/>
    <w:rsid w:val="0063421A"/>
    <w:rsid w:val="00635943"/>
    <w:rsid w:val="00636B19"/>
    <w:rsid w:val="00640215"/>
    <w:rsid w:val="006436D8"/>
    <w:rsid w:val="00643AA0"/>
    <w:rsid w:val="00643CC2"/>
    <w:rsid w:val="00644286"/>
    <w:rsid w:val="00645890"/>
    <w:rsid w:val="00645BE0"/>
    <w:rsid w:val="00650F70"/>
    <w:rsid w:val="00652267"/>
    <w:rsid w:val="00654953"/>
    <w:rsid w:val="006553B6"/>
    <w:rsid w:val="00656860"/>
    <w:rsid w:val="00660021"/>
    <w:rsid w:val="006604ED"/>
    <w:rsid w:val="006605C1"/>
    <w:rsid w:val="006620B4"/>
    <w:rsid w:val="006635D2"/>
    <w:rsid w:val="00664002"/>
    <w:rsid w:val="0066624F"/>
    <w:rsid w:val="006665E8"/>
    <w:rsid w:val="00666F5D"/>
    <w:rsid w:val="00670820"/>
    <w:rsid w:val="00672097"/>
    <w:rsid w:val="0067452A"/>
    <w:rsid w:val="00675CE9"/>
    <w:rsid w:val="006812BA"/>
    <w:rsid w:val="00684A9A"/>
    <w:rsid w:val="00686668"/>
    <w:rsid w:val="0069196E"/>
    <w:rsid w:val="0069206F"/>
    <w:rsid w:val="006944A5"/>
    <w:rsid w:val="006A273A"/>
    <w:rsid w:val="006A3B76"/>
    <w:rsid w:val="006A51BF"/>
    <w:rsid w:val="006A5C22"/>
    <w:rsid w:val="006A6881"/>
    <w:rsid w:val="006B0F42"/>
    <w:rsid w:val="006B2299"/>
    <w:rsid w:val="006B44A5"/>
    <w:rsid w:val="006B68FF"/>
    <w:rsid w:val="006C07AF"/>
    <w:rsid w:val="006C0ADC"/>
    <w:rsid w:val="006C26BA"/>
    <w:rsid w:val="006C4BC9"/>
    <w:rsid w:val="006C4F53"/>
    <w:rsid w:val="006C5F69"/>
    <w:rsid w:val="006D0503"/>
    <w:rsid w:val="006D1603"/>
    <w:rsid w:val="006D61AE"/>
    <w:rsid w:val="006D6250"/>
    <w:rsid w:val="006D6BE8"/>
    <w:rsid w:val="006D7C2B"/>
    <w:rsid w:val="006E0377"/>
    <w:rsid w:val="006E0990"/>
    <w:rsid w:val="006E281D"/>
    <w:rsid w:val="006E56C7"/>
    <w:rsid w:val="006E771A"/>
    <w:rsid w:val="006F1553"/>
    <w:rsid w:val="006F3368"/>
    <w:rsid w:val="006F3CD8"/>
    <w:rsid w:val="006F6163"/>
    <w:rsid w:val="006F6B41"/>
    <w:rsid w:val="00703119"/>
    <w:rsid w:val="007031DA"/>
    <w:rsid w:val="0070354E"/>
    <w:rsid w:val="00704759"/>
    <w:rsid w:val="007048AE"/>
    <w:rsid w:val="00704EE5"/>
    <w:rsid w:val="00705897"/>
    <w:rsid w:val="00705F5C"/>
    <w:rsid w:val="007060EA"/>
    <w:rsid w:val="00707298"/>
    <w:rsid w:val="00711319"/>
    <w:rsid w:val="00714EB1"/>
    <w:rsid w:val="00715701"/>
    <w:rsid w:val="0071574E"/>
    <w:rsid w:val="007164CF"/>
    <w:rsid w:val="00716EE4"/>
    <w:rsid w:val="007234C0"/>
    <w:rsid w:val="007248D2"/>
    <w:rsid w:val="007263CC"/>
    <w:rsid w:val="007263CE"/>
    <w:rsid w:val="00727186"/>
    <w:rsid w:val="00730930"/>
    <w:rsid w:val="0073255C"/>
    <w:rsid w:val="00733A92"/>
    <w:rsid w:val="00733BD9"/>
    <w:rsid w:val="00736B90"/>
    <w:rsid w:val="007370F5"/>
    <w:rsid w:val="00744E24"/>
    <w:rsid w:val="00746295"/>
    <w:rsid w:val="0075076E"/>
    <w:rsid w:val="007567F2"/>
    <w:rsid w:val="00760952"/>
    <w:rsid w:val="007638C5"/>
    <w:rsid w:val="00765B88"/>
    <w:rsid w:val="00767910"/>
    <w:rsid w:val="00767ECE"/>
    <w:rsid w:val="007714F4"/>
    <w:rsid w:val="00772A79"/>
    <w:rsid w:val="00772FBC"/>
    <w:rsid w:val="00773803"/>
    <w:rsid w:val="007739DD"/>
    <w:rsid w:val="00773F89"/>
    <w:rsid w:val="007744F9"/>
    <w:rsid w:val="00774F4C"/>
    <w:rsid w:val="00776797"/>
    <w:rsid w:val="007872D2"/>
    <w:rsid w:val="00787404"/>
    <w:rsid w:val="0079036B"/>
    <w:rsid w:val="00790B78"/>
    <w:rsid w:val="00793A41"/>
    <w:rsid w:val="00793B47"/>
    <w:rsid w:val="00794FFC"/>
    <w:rsid w:val="007962FF"/>
    <w:rsid w:val="007A077A"/>
    <w:rsid w:val="007A2375"/>
    <w:rsid w:val="007A3A53"/>
    <w:rsid w:val="007A44D3"/>
    <w:rsid w:val="007A6448"/>
    <w:rsid w:val="007B276D"/>
    <w:rsid w:val="007B285A"/>
    <w:rsid w:val="007B5E55"/>
    <w:rsid w:val="007B7EBE"/>
    <w:rsid w:val="007C3324"/>
    <w:rsid w:val="007C3701"/>
    <w:rsid w:val="007C39C3"/>
    <w:rsid w:val="007C5B4A"/>
    <w:rsid w:val="007D1E99"/>
    <w:rsid w:val="007D45D0"/>
    <w:rsid w:val="007E00CB"/>
    <w:rsid w:val="007E179F"/>
    <w:rsid w:val="007E2925"/>
    <w:rsid w:val="007E698B"/>
    <w:rsid w:val="007F3E82"/>
    <w:rsid w:val="007F3EA5"/>
    <w:rsid w:val="007F54D3"/>
    <w:rsid w:val="007F6EEF"/>
    <w:rsid w:val="008005F0"/>
    <w:rsid w:val="0080171B"/>
    <w:rsid w:val="00803125"/>
    <w:rsid w:val="008044B8"/>
    <w:rsid w:val="00804594"/>
    <w:rsid w:val="0080483E"/>
    <w:rsid w:val="00805291"/>
    <w:rsid w:val="00805DE1"/>
    <w:rsid w:val="00806074"/>
    <w:rsid w:val="00806830"/>
    <w:rsid w:val="00811771"/>
    <w:rsid w:val="00812E27"/>
    <w:rsid w:val="0081409E"/>
    <w:rsid w:val="008152D1"/>
    <w:rsid w:val="00815F61"/>
    <w:rsid w:val="008207BE"/>
    <w:rsid w:val="0082359F"/>
    <w:rsid w:val="00827F70"/>
    <w:rsid w:val="0083069D"/>
    <w:rsid w:val="00831C0F"/>
    <w:rsid w:val="00832E6F"/>
    <w:rsid w:val="008341CE"/>
    <w:rsid w:val="0083452B"/>
    <w:rsid w:val="00836790"/>
    <w:rsid w:val="00837E25"/>
    <w:rsid w:val="008400C3"/>
    <w:rsid w:val="008421CB"/>
    <w:rsid w:val="00842DAB"/>
    <w:rsid w:val="00844A75"/>
    <w:rsid w:val="00846159"/>
    <w:rsid w:val="00846698"/>
    <w:rsid w:val="008527F1"/>
    <w:rsid w:val="00852ADC"/>
    <w:rsid w:val="00852D55"/>
    <w:rsid w:val="00855821"/>
    <w:rsid w:val="00855D71"/>
    <w:rsid w:val="00860B7E"/>
    <w:rsid w:val="00861FCD"/>
    <w:rsid w:val="00862BB6"/>
    <w:rsid w:val="0086306A"/>
    <w:rsid w:val="00863BE7"/>
    <w:rsid w:val="008646E5"/>
    <w:rsid w:val="00865C50"/>
    <w:rsid w:val="00870128"/>
    <w:rsid w:val="00870ABA"/>
    <w:rsid w:val="00870E69"/>
    <w:rsid w:val="00871171"/>
    <w:rsid w:val="00873842"/>
    <w:rsid w:val="008745AE"/>
    <w:rsid w:val="00874734"/>
    <w:rsid w:val="0087528E"/>
    <w:rsid w:val="00881580"/>
    <w:rsid w:val="00882B5D"/>
    <w:rsid w:val="00883B2B"/>
    <w:rsid w:val="00887E88"/>
    <w:rsid w:val="0089253B"/>
    <w:rsid w:val="0089386D"/>
    <w:rsid w:val="00894485"/>
    <w:rsid w:val="00894E9F"/>
    <w:rsid w:val="0089640B"/>
    <w:rsid w:val="008972D3"/>
    <w:rsid w:val="008A2AED"/>
    <w:rsid w:val="008A3257"/>
    <w:rsid w:val="008A3674"/>
    <w:rsid w:val="008A5542"/>
    <w:rsid w:val="008B0248"/>
    <w:rsid w:val="008B04E2"/>
    <w:rsid w:val="008B3093"/>
    <w:rsid w:val="008B483F"/>
    <w:rsid w:val="008B5988"/>
    <w:rsid w:val="008B62B4"/>
    <w:rsid w:val="008C0371"/>
    <w:rsid w:val="008C04BB"/>
    <w:rsid w:val="008C0B1A"/>
    <w:rsid w:val="008C2BDD"/>
    <w:rsid w:val="008C2D01"/>
    <w:rsid w:val="008C6EEA"/>
    <w:rsid w:val="008D36E7"/>
    <w:rsid w:val="008D3AA1"/>
    <w:rsid w:val="008D3F6F"/>
    <w:rsid w:val="008D503A"/>
    <w:rsid w:val="008D5930"/>
    <w:rsid w:val="008D5D74"/>
    <w:rsid w:val="008E3EA6"/>
    <w:rsid w:val="008E47F5"/>
    <w:rsid w:val="008E51AC"/>
    <w:rsid w:val="008E6046"/>
    <w:rsid w:val="008E65D1"/>
    <w:rsid w:val="008E6CBF"/>
    <w:rsid w:val="008E6F67"/>
    <w:rsid w:val="008F342F"/>
    <w:rsid w:val="008F5AB4"/>
    <w:rsid w:val="00900F28"/>
    <w:rsid w:val="009016F2"/>
    <w:rsid w:val="009023E3"/>
    <w:rsid w:val="00903A91"/>
    <w:rsid w:val="00903C78"/>
    <w:rsid w:val="00906285"/>
    <w:rsid w:val="009062AF"/>
    <w:rsid w:val="00906E70"/>
    <w:rsid w:val="0091358B"/>
    <w:rsid w:val="009150A5"/>
    <w:rsid w:val="009171A4"/>
    <w:rsid w:val="0091735C"/>
    <w:rsid w:val="00920BC6"/>
    <w:rsid w:val="00920D1A"/>
    <w:rsid w:val="00923574"/>
    <w:rsid w:val="00924622"/>
    <w:rsid w:val="00924FD9"/>
    <w:rsid w:val="009251D2"/>
    <w:rsid w:val="00932254"/>
    <w:rsid w:val="00933358"/>
    <w:rsid w:val="00937DEE"/>
    <w:rsid w:val="00940744"/>
    <w:rsid w:val="0094187A"/>
    <w:rsid w:val="0094280D"/>
    <w:rsid w:val="0094565B"/>
    <w:rsid w:val="0094624F"/>
    <w:rsid w:val="0095229F"/>
    <w:rsid w:val="00954148"/>
    <w:rsid w:val="009550FD"/>
    <w:rsid w:val="00955E0F"/>
    <w:rsid w:val="0095750D"/>
    <w:rsid w:val="00957CFA"/>
    <w:rsid w:val="009613C3"/>
    <w:rsid w:val="00961591"/>
    <w:rsid w:val="00961BCB"/>
    <w:rsid w:val="00962B93"/>
    <w:rsid w:val="0096613C"/>
    <w:rsid w:val="009669AE"/>
    <w:rsid w:val="00966B2F"/>
    <w:rsid w:val="009672E5"/>
    <w:rsid w:val="00967FFD"/>
    <w:rsid w:val="00970E93"/>
    <w:rsid w:val="009719E6"/>
    <w:rsid w:val="00972BB9"/>
    <w:rsid w:val="00973334"/>
    <w:rsid w:val="009746C9"/>
    <w:rsid w:val="00974B59"/>
    <w:rsid w:val="009800C0"/>
    <w:rsid w:val="009807C6"/>
    <w:rsid w:val="0098083B"/>
    <w:rsid w:val="00980C51"/>
    <w:rsid w:val="00983841"/>
    <w:rsid w:val="009871AE"/>
    <w:rsid w:val="0098780C"/>
    <w:rsid w:val="00990F9C"/>
    <w:rsid w:val="00995099"/>
    <w:rsid w:val="009963D3"/>
    <w:rsid w:val="00997285"/>
    <w:rsid w:val="009A66BF"/>
    <w:rsid w:val="009A77C4"/>
    <w:rsid w:val="009A7D1F"/>
    <w:rsid w:val="009B0FCA"/>
    <w:rsid w:val="009B1F97"/>
    <w:rsid w:val="009B6277"/>
    <w:rsid w:val="009B68EB"/>
    <w:rsid w:val="009C2BEF"/>
    <w:rsid w:val="009C3E8F"/>
    <w:rsid w:val="009C4624"/>
    <w:rsid w:val="009C5309"/>
    <w:rsid w:val="009C615E"/>
    <w:rsid w:val="009D0BAA"/>
    <w:rsid w:val="009D0EDA"/>
    <w:rsid w:val="009D1791"/>
    <w:rsid w:val="009D275F"/>
    <w:rsid w:val="009D2FCE"/>
    <w:rsid w:val="009D3CFF"/>
    <w:rsid w:val="009D3D64"/>
    <w:rsid w:val="009D3EA0"/>
    <w:rsid w:val="009D4EEB"/>
    <w:rsid w:val="009D54A9"/>
    <w:rsid w:val="009D6B15"/>
    <w:rsid w:val="009D7466"/>
    <w:rsid w:val="009D77E1"/>
    <w:rsid w:val="009E0E02"/>
    <w:rsid w:val="009E23C4"/>
    <w:rsid w:val="009E2E5D"/>
    <w:rsid w:val="009E5AB8"/>
    <w:rsid w:val="009E6FD6"/>
    <w:rsid w:val="009F0837"/>
    <w:rsid w:val="009F2730"/>
    <w:rsid w:val="009F36B7"/>
    <w:rsid w:val="009F3ACA"/>
    <w:rsid w:val="009F4ADB"/>
    <w:rsid w:val="009F669B"/>
    <w:rsid w:val="009F6871"/>
    <w:rsid w:val="00A02F5E"/>
    <w:rsid w:val="00A03C54"/>
    <w:rsid w:val="00A04912"/>
    <w:rsid w:val="00A05335"/>
    <w:rsid w:val="00A12CD4"/>
    <w:rsid w:val="00A153E6"/>
    <w:rsid w:val="00A1620F"/>
    <w:rsid w:val="00A173EF"/>
    <w:rsid w:val="00A21751"/>
    <w:rsid w:val="00A22438"/>
    <w:rsid w:val="00A23F28"/>
    <w:rsid w:val="00A2413E"/>
    <w:rsid w:val="00A24200"/>
    <w:rsid w:val="00A25818"/>
    <w:rsid w:val="00A26B71"/>
    <w:rsid w:val="00A26B83"/>
    <w:rsid w:val="00A2761E"/>
    <w:rsid w:val="00A27CF5"/>
    <w:rsid w:val="00A30383"/>
    <w:rsid w:val="00A3087D"/>
    <w:rsid w:val="00A31FA6"/>
    <w:rsid w:val="00A35222"/>
    <w:rsid w:val="00A36CFD"/>
    <w:rsid w:val="00A4084C"/>
    <w:rsid w:val="00A411C2"/>
    <w:rsid w:val="00A4251B"/>
    <w:rsid w:val="00A42E41"/>
    <w:rsid w:val="00A42FB1"/>
    <w:rsid w:val="00A43BF6"/>
    <w:rsid w:val="00A456A3"/>
    <w:rsid w:val="00A460A1"/>
    <w:rsid w:val="00A50E3F"/>
    <w:rsid w:val="00A547C5"/>
    <w:rsid w:val="00A570ED"/>
    <w:rsid w:val="00A6086B"/>
    <w:rsid w:val="00A60A83"/>
    <w:rsid w:val="00A61DCC"/>
    <w:rsid w:val="00A622B5"/>
    <w:rsid w:val="00A6243C"/>
    <w:rsid w:val="00A62774"/>
    <w:rsid w:val="00A63C8B"/>
    <w:rsid w:val="00A64D5B"/>
    <w:rsid w:val="00A665E3"/>
    <w:rsid w:val="00A668CA"/>
    <w:rsid w:val="00A67D0D"/>
    <w:rsid w:val="00A762D4"/>
    <w:rsid w:val="00A774C5"/>
    <w:rsid w:val="00A83701"/>
    <w:rsid w:val="00A84E1D"/>
    <w:rsid w:val="00A857D3"/>
    <w:rsid w:val="00A85EE0"/>
    <w:rsid w:val="00A86F6D"/>
    <w:rsid w:val="00A86F9C"/>
    <w:rsid w:val="00A912D9"/>
    <w:rsid w:val="00A9368F"/>
    <w:rsid w:val="00AA0471"/>
    <w:rsid w:val="00AA072C"/>
    <w:rsid w:val="00AA3DAB"/>
    <w:rsid w:val="00AA68EF"/>
    <w:rsid w:val="00AA72A7"/>
    <w:rsid w:val="00AA7769"/>
    <w:rsid w:val="00AA7794"/>
    <w:rsid w:val="00AB0449"/>
    <w:rsid w:val="00AB51DE"/>
    <w:rsid w:val="00AB7F65"/>
    <w:rsid w:val="00AC13A6"/>
    <w:rsid w:val="00AC1AA4"/>
    <w:rsid w:val="00AC1B91"/>
    <w:rsid w:val="00AD5952"/>
    <w:rsid w:val="00AE12D3"/>
    <w:rsid w:val="00AE163B"/>
    <w:rsid w:val="00AE19DC"/>
    <w:rsid w:val="00AE41CA"/>
    <w:rsid w:val="00AE4A57"/>
    <w:rsid w:val="00AE4CE0"/>
    <w:rsid w:val="00AE595F"/>
    <w:rsid w:val="00AE696D"/>
    <w:rsid w:val="00AF0F1E"/>
    <w:rsid w:val="00AF26EF"/>
    <w:rsid w:val="00AF45D6"/>
    <w:rsid w:val="00AF511C"/>
    <w:rsid w:val="00AF5A6F"/>
    <w:rsid w:val="00AF5AF5"/>
    <w:rsid w:val="00B03D52"/>
    <w:rsid w:val="00B04FE5"/>
    <w:rsid w:val="00B05AB4"/>
    <w:rsid w:val="00B11360"/>
    <w:rsid w:val="00B12359"/>
    <w:rsid w:val="00B14668"/>
    <w:rsid w:val="00B15F65"/>
    <w:rsid w:val="00B16E80"/>
    <w:rsid w:val="00B1716B"/>
    <w:rsid w:val="00B17F26"/>
    <w:rsid w:val="00B201D4"/>
    <w:rsid w:val="00B205F2"/>
    <w:rsid w:val="00B31D85"/>
    <w:rsid w:val="00B3521F"/>
    <w:rsid w:val="00B355B9"/>
    <w:rsid w:val="00B3777C"/>
    <w:rsid w:val="00B400A2"/>
    <w:rsid w:val="00B41645"/>
    <w:rsid w:val="00B4255E"/>
    <w:rsid w:val="00B4580C"/>
    <w:rsid w:val="00B4714D"/>
    <w:rsid w:val="00B473BF"/>
    <w:rsid w:val="00B479FC"/>
    <w:rsid w:val="00B503ED"/>
    <w:rsid w:val="00B52342"/>
    <w:rsid w:val="00B52865"/>
    <w:rsid w:val="00B5351C"/>
    <w:rsid w:val="00B543F8"/>
    <w:rsid w:val="00B54B05"/>
    <w:rsid w:val="00B55DB4"/>
    <w:rsid w:val="00B56E10"/>
    <w:rsid w:val="00B56F40"/>
    <w:rsid w:val="00B57290"/>
    <w:rsid w:val="00B603E0"/>
    <w:rsid w:val="00B61018"/>
    <w:rsid w:val="00B646AC"/>
    <w:rsid w:val="00B647AB"/>
    <w:rsid w:val="00B65BF7"/>
    <w:rsid w:val="00B664AD"/>
    <w:rsid w:val="00B668A5"/>
    <w:rsid w:val="00B6728A"/>
    <w:rsid w:val="00B7016D"/>
    <w:rsid w:val="00B7106F"/>
    <w:rsid w:val="00B7178A"/>
    <w:rsid w:val="00B7221B"/>
    <w:rsid w:val="00B75435"/>
    <w:rsid w:val="00B806AF"/>
    <w:rsid w:val="00B80FD1"/>
    <w:rsid w:val="00B84FA0"/>
    <w:rsid w:val="00B8566B"/>
    <w:rsid w:val="00B86CA0"/>
    <w:rsid w:val="00B929E8"/>
    <w:rsid w:val="00B930C9"/>
    <w:rsid w:val="00B979ED"/>
    <w:rsid w:val="00BA18EE"/>
    <w:rsid w:val="00BA1BDC"/>
    <w:rsid w:val="00BA2319"/>
    <w:rsid w:val="00BA2C6D"/>
    <w:rsid w:val="00BA3DB6"/>
    <w:rsid w:val="00BA4D94"/>
    <w:rsid w:val="00BA504C"/>
    <w:rsid w:val="00BA527A"/>
    <w:rsid w:val="00BB1C3F"/>
    <w:rsid w:val="00BB44C1"/>
    <w:rsid w:val="00BB545B"/>
    <w:rsid w:val="00BB5AA8"/>
    <w:rsid w:val="00BC3919"/>
    <w:rsid w:val="00BC49B8"/>
    <w:rsid w:val="00BC57DB"/>
    <w:rsid w:val="00BD1227"/>
    <w:rsid w:val="00BD4653"/>
    <w:rsid w:val="00BD7991"/>
    <w:rsid w:val="00BE1C9B"/>
    <w:rsid w:val="00BE5909"/>
    <w:rsid w:val="00BF04A2"/>
    <w:rsid w:val="00BF2251"/>
    <w:rsid w:val="00BF31BB"/>
    <w:rsid w:val="00BF3208"/>
    <w:rsid w:val="00BF381C"/>
    <w:rsid w:val="00BF5429"/>
    <w:rsid w:val="00BF57B5"/>
    <w:rsid w:val="00BF7432"/>
    <w:rsid w:val="00C00905"/>
    <w:rsid w:val="00C0100F"/>
    <w:rsid w:val="00C01C6B"/>
    <w:rsid w:val="00C0578B"/>
    <w:rsid w:val="00C0604B"/>
    <w:rsid w:val="00C068AC"/>
    <w:rsid w:val="00C06AC0"/>
    <w:rsid w:val="00C06CF9"/>
    <w:rsid w:val="00C109A8"/>
    <w:rsid w:val="00C1286E"/>
    <w:rsid w:val="00C128A6"/>
    <w:rsid w:val="00C14173"/>
    <w:rsid w:val="00C1604B"/>
    <w:rsid w:val="00C16694"/>
    <w:rsid w:val="00C17697"/>
    <w:rsid w:val="00C20C0A"/>
    <w:rsid w:val="00C20F51"/>
    <w:rsid w:val="00C21E79"/>
    <w:rsid w:val="00C22D8D"/>
    <w:rsid w:val="00C23B6D"/>
    <w:rsid w:val="00C25E1D"/>
    <w:rsid w:val="00C30FAC"/>
    <w:rsid w:val="00C311C8"/>
    <w:rsid w:val="00C335BA"/>
    <w:rsid w:val="00C3387D"/>
    <w:rsid w:val="00C35A93"/>
    <w:rsid w:val="00C36897"/>
    <w:rsid w:val="00C370FC"/>
    <w:rsid w:val="00C40A51"/>
    <w:rsid w:val="00C411BF"/>
    <w:rsid w:val="00C418A8"/>
    <w:rsid w:val="00C423CD"/>
    <w:rsid w:val="00C43006"/>
    <w:rsid w:val="00C437CA"/>
    <w:rsid w:val="00C53DF0"/>
    <w:rsid w:val="00C62C2D"/>
    <w:rsid w:val="00C66086"/>
    <w:rsid w:val="00C67458"/>
    <w:rsid w:val="00C728E1"/>
    <w:rsid w:val="00C74EA2"/>
    <w:rsid w:val="00C77B5E"/>
    <w:rsid w:val="00C81B56"/>
    <w:rsid w:val="00C84DB6"/>
    <w:rsid w:val="00C861A9"/>
    <w:rsid w:val="00C872D7"/>
    <w:rsid w:val="00C9217A"/>
    <w:rsid w:val="00C923A6"/>
    <w:rsid w:val="00C9603D"/>
    <w:rsid w:val="00C967E7"/>
    <w:rsid w:val="00CA0EA2"/>
    <w:rsid w:val="00CA117A"/>
    <w:rsid w:val="00CA283C"/>
    <w:rsid w:val="00CA3F28"/>
    <w:rsid w:val="00CA5646"/>
    <w:rsid w:val="00CA5C33"/>
    <w:rsid w:val="00CA7EEE"/>
    <w:rsid w:val="00CB1379"/>
    <w:rsid w:val="00CB1A2C"/>
    <w:rsid w:val="00CB2115"/>
    <w:rsid w:val="00CB35D7"/>
    <w:rsid w:val="00CB4701"/>
    <w:rsid w:val="00CB57A5"/>
    <w:rsid w:val="00CB7B94"/>
    <w:rsid w:val="00CC3D6F"/>
    <w:rsid w:val="00CC5EAD"/>
    <w:rsid w:val="00CD68E4"/>
    <w:rsid w:val="00CD7219"/>
    <w:rsid w:val="00CE1097"/>
    <w:rsid w:val="00CE25A7"/>
    <w:rsid w:val="00CE2E92"/>
    <w:rsid w:val="00CE3821"/>
    <w:rsid w:val="00CE50F7"/>
    <w:rsid w:val="00CF1006"/>
    <w:rsid w:val="00CF15F8"/>
    <w:rsid w:val="00CF1F75"/>
    <w:rsid w:val="00CF35E5"/>
    <w:rsid w:val="00CF5218"/>
    <w:rsid w:val="00CF5F76"/>
    <w:rsid w:val="00CF7FEE"/>
    <w:rsid w:val="00D0278E"/>
    <w:rsid w:val="00D03095"/>
    <w:rsid w:val="00D04E3E"/>
    <w:rsid w:val="00D106E7"/>
    <w:rsid w:val="00D132D7"/>
    <w:rsid w:val="00D14E7F"/>
    <w:rsid w:val="00D216D9"/>
    <w:rsid w:val="00D21FE3"/>
    <w:rsid w:val="00D228A3"/>
    <w:rsid w:val="00D239AF"/>
    <w:rsid w:val="00D24564"/>
    <w:rsid w:val="00D2456C"/>
    <w:rsid w:val="00D25AA1"/>
    <w:rsid w:val="00D263BE"/>
    <w:rsid w:val="00D2763D"/>
    <w:rsid w:val="00D27AE9"/>
    <w:rsid w:val="00D30C2F"/>
    <w:rsid w:val="00D332D5"/>
    <w:rsid w:val="00D33C18"/>
    <w:rsid w:val="00D34A87"/>
    <w:rsid w:val="00D34E68"/>
    <w:rsid w:val="00D35D44"/>
    <w:rsid w:val="00D37F2F"/>
    <w:rsid w:val="00D401B9"/>
    <w:rsid w:val="00D426F1"/>
    <w:rsid w:val="00D4434D"/>
    <w:rsid w:val="00D4531F"/>
    <w:rsid w:val="00D4645E"/>
    <w:rsid w:val="00D4725C"/>
    <w:rsid w:val="00D5246C"/>
    <w:rsid w:val="00D52B69"/>
    <w:rsid w:val="00D52E06"/>
    <w:rsid w:val="00D60AE6"/>
    <w:rsid w:val="00D6228A"/>
    <w:rsid w:val="00D62922"/>
    <w:rsid w:val="00D65B2A"/>
    <w:rsid w:val="00D660F2"/>
    <w:rsid w:val="00D725A9"/>
    <w:rsid w:val="00D745B1"/>
    <w:rsid w:val="00D74CAC"/>
    <w:rsid w:val="00D75B98"/>
    <w:rsid w:val="00D75E43"/>
    <w:rsid w:val="00D76B21"/>
    <w:rsid w:val="00D77016"/>
    <w:rsid w:val="00D77A99"/>
    <w:rsid w:val="00D80134"/>
    <w:rsid w:val="00D8034C"/>
    <w:rsid w:val="00D8064A"/>
    <w:rsid w:val="00D80BEF"/>
    <w:rsid w:val="00D817FB"/>
    <w:rsid w:val="00D81CBE"/>
    <w:rsid w:val="00D83515"/>
    <w:rsid w:val="00D86257"/>
    <w:rsid w:val="00D87B65"/>
    <w:rsid w:val="00D9053D"/>
    <w:rsid w:val="00D91329"/>
    <w:rsid w:val="00D91BB1"/>
    <w:rsid w:val="00D9238C"/>
    <w:rsid w:val="00D9371D"/>
    <w:rsid w:val="00D94417"/>
    <w:rsid w:val="00D95119"/>
    <w:rsid w:val="00D95D82"/>
    <w:rsid w:val="00DA055A"/>
    <w:rsid w:val="00DA336F"/>
    <w:rsid w:val="00DA4590"/>
    <w:rsid w:val="00DB4810"/>
    <w:rsid w:val="00DB6259"/>
    <w:rsid w:val="00DC010A"/>
    <w:rsid w:val="00DC6CC8"/>
    <w:rsid w:val="00DD212C"/>
    <w:rsid w:val="00DD2A57"/>
    <w:rsid w:val="00DD4E5C"/>
    <w:rsid w:val="00DD7926"/>
    <w:rsid w:val="00DD7E6A"/>
    <w:rsid w:val="00DE0DB9"/>
    <w:rsid w:val="00DE38D3"/>
    <w:rsid w:val="00DE3981"/>
    <w:rsid w:val="00DE598E"/>
    <w:rsid w:val="00DE5B06"/>
    <w:rsid w:val="00DE6ACB"/>
    <w:rsid w:val="00DE7C11"/>
    <w:rsid w:val="00DF0CE1"/>
    <w:rsid w:val="00DF26DD"/>
    <w:rsid w:val="00DF3B30"/>
    <w:rsid w:val="00DF65A5"/>
    <w:rsid w:val="00E03D82"/>
    <w:rsid w:val="00E041AE"/>
    <w:rsid w:val="00E07EB5"/>
    <w:rsid w:val="00E14A18"/>
    <w:rsid w:val="00E14B66"/>
    <w:rsid w:val="00E224B8"/>
    <w:rsid w:val="00E24039"/>
    <w:rsid w:val="00E25CB1"/>
    <w:rsid w:val="00E30ED0"/>
    <w:rsid w:val="00E35FB3"/>
    <w:rsid w:val="00E3719A"/>
    <w:rsid w:val="00E422F8"/>
    <w:rsid w:val="00E428AF"/>
    <w:rsid w:val="00E430E8"/>
    <w:rsid w:val="00E437C1"/>
    <w:rsid w:val="00E43D0D"/>
    <w:rsid w:val="00E44385"/>
    <w:rsid w:val="00E44660"/>
    <w:rsid w:val="00E46861"/>
    <w:rsid w:val="00E469EC"/>
    <w:rsid w:val="00E50971"/>
    <w:rsid w:val="00E51EEB"/>
    <w:rsid w:val="00E5242E"/>
    <w:rsid w:val="00E52A54"/>
    <w:rsid w:val="00E53122"/>
    <w:rsid w:val="00E56271"/>
    <w:rsid w:val="00E578B4"/>
    <w:rsid w:val="00E60D03"/>
    <w:rsid w:val="00E66D81"/>
    <w:rsid w:val="00E672DC"/>
    <w:rsid w:val="00E678DE"/>
    <w:rsid w:val="00E67A3E"/>
    <w:rsid w:val="00E717F9"/>
    <w:rsid w:val="00E77401"/>
    <w:rsid w:val="00E7794B"/>
    <w:rsid w:val="00E804F8"/>
    <w:rsid w:val="00E81435"/>
    <w:rsid w:val="00E81B5E"/>
    <w:rsid w:val="00E81FB4"/>
    <w:rsid w:val="00E82E03"/>
    <w:rsid w:val="00E84123"/>
    <w:rsid w:val="00E844E7"/>
    <w:rsid w:val="00E86463"/>
    <w:rsid w:val="00E91652"/>
    <w:rsid w:val="00E96518"/>
    <w:rsid w:val="00EA1805"/>
    <w:rsid w:val="00EA254E"/>
    <w:rsid w:val="00EA291C"/>
    <w:rsid w:val="00EA2933"/>
    <w:rsid w:val="00EA6670"/>
    <w:rsid w:val="00EA7C34"/>
    <w:rsid w:val="00EA7EC1"/>
    <w:rsid w:val="00EB0330"/>
    <w:rsid w:val="00EB3EC0"/>
    <w:rsid w:val="00EB4341"/>
    <w:rsid w:val="00EB5666"/>
    <w:rsid w:val="00EB7E80"/>
    <w:rsid w:val="00EB7FB6"/>
    <w:rsid w:val="00EC1355"/>
    <w:rsid w:val="00EC6D63"/>
    <w:rsid w:val="00EC7CD2"/>
    <w:rsid w:val="00ED2371"/>
    <w:rsid w:val="00ED571C"/>
    <w:rsid w:val="00ED6245"/>
    <w:rsid w:val="00EE2423"/>
    <w:rsid w:val="00EE26A9"/>
    <w:rsid w:val="00EF30A1"/>
    <w:rsid w:val="00F0014C"/>
    <w:rsid w:val="00F007BB"/>
    <w:rsid w:val="00F04DE4"/>
    <w:rsid w:val="00F07172"/>
    <w:rsid w:val="00F10444"/>
    <w:rsid w:val="00F10BBD"/>
    <w:rsid w:val="00F148F4"/>
    <w:rsid w:val="00F243C5"/>
    <w:rsid w:val="00F26495"/>
    <w:rsid w:val="00F303E7"/>
    <w:rsid w:val="00F31FEF"/>
    <w:rsid w:val="00F32336"/>
    <w:rsid w:val="00F331EF"/>
    <w:rsid w:val="00F34C24"/>
    <w:rsid w:val="00F34D3F"/>
    <w:rsid w:val="00F40967"/>
    <w:rsid w:val="00F41D9C"/>
    <w:rsid w:val="00F45287"/>
    <w:rsid w:val="00F46D7A"/>
    <w:rsid w:val="00F47661"/>
    <w:rsid w:val="00F5091B"/>
    <w:rsid w:val="00F50C27"/>
    <w:rsid w:val="00F51CE5"/>
    <w:rsid w:val="00F52DA8"/>
    <w:rsid w:val="00F56E2A"/>
    <w:rsid w:val="00F63B08"/>
    <w:rsid w:val="00F63B54"/>
    <w:rsid w:val="00F6466E"/>
    <w:rsid w:val="00F70BCD"/>
    <w:rsid w:val="00F720A1"/>
    <w:rsid w:val="00F74ABE"/>
    <w:rsid w:val="00F76DAB"/>
    <w:rsid w:val="00F77CE9"/>
    <w:rsid w:val="00F77E87"/>
    <w:rsid w:val="00F8472E"/>
    <w:rsid w:val="00F84E49"/>
    <w:rsid w:val="00F86DD4"/>
    <w:rsid w:val="00F9084E"/>
    <w:rsid w:val="00F917F9"/>
    <w:rsid w:val="00F91D7E"/>
    <w:rsid w:val="00F927E0"/>
    <w:rsid w:val="00F92E58"/>
    <w:rsid w:val="00F9409D"/>
    <w:rsid w:val="00F95B15"/>
    <w:rsid w:val="00FA1C6C"/>
    <w:rsid w:val="00FA25B8"/>
    <w:rsid w:val="00FA2E36"/>
    <w:rsid w:val="00FA52B2"/>
    <w:rsid w:val="00FA6E57"/>
    <w:rsid w:val="00FA6FD8"/>
    <w:rsid w:val="00FB0361"/>
    <w:rsid w:val="00FB0A71"/>
    <w:rsid w:val="00FB13BC"/>
    <w:rsid w:val="00FB173D"/>
    <w:rsid w:val="00FB1926"/>
    <w:rsid w:val="00FB2261"/>
    <w:rsid w:val="00FB22B5"/>
    <w:rsid w:val="00FB3D80"/>
    <w:rsid w:val="00FB4A3B"/>
    <w:rsid w:val="00FB6013"/>
    <w:rsid w:val="00FB6D85"/>
    <w:rsid w:val="00FC064A"/>
    <w:rsid w:val="00FC2AAC"/>
    <w:rsid w:val="00FC33A7"/>
    <w:rsid w:val="00FC34B0"/>
    <w:rsid w:val="00FC36F2"/>
    <w:rsid w:val="00FC68C8"/>
    <w:rsid w:val="00FC7966"/>
    <w:rsid w:val="00FD39F5"/>
    <w:rsid w:val="00FD6FCE"/>
    <w:rsid w:val="00FE35AE"/>
    <w:rsid w:val="00FE397F"/>
    <w:rsid w:val="00FE737C"/>
    <w:rsid w:val="00FE7A5E"/>
    <w:rsid w:val="00FF084D"/>
    <w:rsid w:val="00FF12A0"/>
    <w:rsid w:val="00FF257A"/>
    <w:rsid w:val="00FF2F73"/>
    <w:rsid w:val="00FF4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B75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4D3"/>
    <w:rPr>
      <w:rFonts w:ascii="Times New Roman" w:hAnsi="Times New Roman" w:cs="Times New Roman"/>
      <w:lang w:val="el-GR" w:eastAsia="el-GR"/>
    </w:rPr>
  </w:style>
  <w:style w:type="paragraph" w:styleId="1">
    <w:name w:val="heading 1"/>
    <w:basedOn w:val="a"/>
    <w:next w:val="a"/>
    <w:link w:val="1Char"/>
    <w:uiPriority w:val="9"/>
    <w:qFormat/>
    <w:rsid w:val="00870128"/>
    <w:pPr>
      <w:keepNext/>
      <w:keepLines/>
      <w:numPr>
        <w:numId w:val="26"/>
      </w:numPr>
      <w:spacing w:before="240"/>
      <w:outlineLvl w:val="0"/>
    </w:pPr>
    <w:rPr>
      <w:rFonts w:asciiTheme="majorHAnsi" w:eastAsiaTheme="majorEastAsia" w:hAnsiTheme="majorHAnsi" w:cstheme="majorBidi"/>
      <w:color w:val="2E74B5" w:themeColor="accent1" w:themeShade="BF"/>
      <w:sz w:val="32"/>
      <w:szCs w:val="32"/>
      <w:lang w:val="en-US" w:eastAsia="en-US"/>
    </w:rPr>
  </w:style>
  <w:style w:type="paragraph" w:styleId="2">
    <w:name w:val="heading 2"/>
    <w:basedOn w:val="a"/>
    <w:next w:val="a"/>
    <w:link w:val="2Char"/>
    <w:uiPriority w:val="9"/>
    <w:unhideWhenUsed/>
    <w:qFormat/>
    <w:rsid w:val="00D95119"/>
    <w:pPr>
      <w:keepNext/>
      <w:keepLines/>
      <w:numPr>
        <w:ilvl w:val="1"/>
        <w:numId w:val="26"/>
      </w:numPr>
      <w:spacing w:before="40"/>
      <w:outlineLvl w:val="1"/>
    </w:pPr>
    <w:rPr>
      <w:rFonts w:asciiTheme="majorHAnsi" w:eastAsiaTheme="majorEastAsia" w:hAnsiTheme="majorHAnsi" w:cstheme="majorBidi"/>
      <w:color w:val="2E74B5" w:themeColor="accent1" w:themeShade="BF"/>
      <w:sz w:val="26"/>
      <w:szCs w:val="26"/>
      <w:lang w:val="en-US" w:eastAsia="en-US"/>
    </w:rPr>
  </w:style>
  <w:style w:type="paragraph" w:styleId="3">
    <w:name w:val="heading 3"/>
    <w:basedOn w:val="a"/>
    <w:next w:val="a"/>
    <w:link w:val="3Char"/>
    <w:uiPriority w:val="9"/>
    <w:unhideWhenUsed/>
    <w:qFormat/>
    <w:rsid w:val="003B7FF7"/>
    <w:pPr>
      <w:keepNext/>
      <w:keepLines/>
      <w:spacing w:before="240"/>
      <w:outlineLvl w:val="2"/>
    </w:pPr>
    <w:rPr>
      <w:rFonts w:asciiTheme="majorHAnsi" w:eastAsiaTheme="majorEastAsia" w:hAnsiTheme="majorHAnsi" w:cstheme="majorBidi"/>
      <w:color w:val="1F4D78" w:themeColor="accent1" w:themeShade="7F"/>
      <w:lang w:val="en-US" w:eastAsia="en-US"/>
    </w:rPr>
  </w:style>
  <w:style w:type="paragraph" w:styleId="4">
    <w:name w:val="heading 4"/>
    <w:basedOn w:val="a"/>
    <w:next w:val="a"/>
    <w:link w:val="4Char"/>
    <w:uiPriority w:val="9"/>
    <w:unhideWhenUsed/>
    <w:qFormat/>
    <w:rsid w:val="00BA2319"/>
    <w:pPr>
      <w:keepNext/>
      <w:keepLines/>
      <w:spacing w:before="240"/>
      <w:outlineLvl w:val="3"/>
    </w:pPr>
    <w:rPr>
      <w:rFonts w:asciiTheme="majorHAnsi" w:eastAsiaTheme="majorEastAsia" w:hAnsiTheme="majorHAnsi" w:cstheme="majorBidi"/>
      <w:i/>
      <w:iCs/>
      <w:color w:val="2E74B5" w:themeColor="accent1" w:themeShade="BF"/>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5A6F"/>
    <w:pPr>
      <w:ind w:left="720"/>
      <w:contextualSpacing/>
    </w:pPr>
    <w:rPr>
      <w:lang w:val="en-US" w:eastAsia="en-US"/>
    </w:rPr>
  </w:style>
  <w:style w:type="character" w:customStyle="1" w:styleId="apple-converted-space">
    <w:name w:val="apple-converted-space"/>
    <w:basedOn w:val="a0"/>
    <w:rsid w:val="007F54D3"/>
  </w:style>
  <w:style w:type="character" w:customStyle="1" w:styleId="1Char">
    <w:name w:val="Επικεφαλίδα 1 Char"/>
    <w:basedOn w:val="a0"/>
    <w:link w:val="1"/>
    <w:uiPriority w:val="9"/>
    <w:rsid w:val="00870128"/>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0"/>
    <w:link w:val="2"/>
    <w:uiPriority w:val="9"/>
    <w:rsid w:val="00D95119"/>
    <w:rPr>
      <w:rFonts w:asciiTheme="majorHAnsi" w:eastAsiaTheme="majorEastAsia" w:hAnsiTheme="majorHAnsi" w:cstheme="majorBidi"/>
      <w:color w:val="2E74B5" w:themeColor="accent1" w:themeShade="BF"/>
      <w:sz w:val="26"/>
      <w:szCs w:val="26"/>
    </w:rPr>
  </w:style>
  <w:style w:type="paragraph" w:styleId="a4">
    <w:name w:val="Title"/>
    <w:basedOn w:val="a"/>
    <w:next w:val="a"/>
    <w:link w:val="Char"/>
    <w:uiPriority w:val="10"/>
    <w:qFormat/>
    <w:rsid w:val="00906E70"/>
    <w:pPr>
      <w:contextualSpacing/>
    </w:pPr>
    <w:rPr>
      <w:rFonts w:asciiTheme="majorHAnsi" w:eastAsiaTheme="majorEastAsia" w:hAnsiTheme="majorHAnsi" w:cstheme="majorBidi"/>
      <w:spacing w:val="-10"/>
      <w:kern w:val="28"/>
      <w:sz w:val="56"/>
      <w:szCs w:val="56"/>
      <w:lang w:val="en-US" w:eastAsia="en-US"/>
    </w:rPr>
  </w:style>
  <w:style w:type="character" w:customStyle="1" w:styleId="Char">
    <w:name w:val="Τίτλος Char"/>
    <w:basedOn w:val="a0"/>
    <w:link w:val="a4"/>
    <w:uiPriority w:val="10"/>
    <w:rsid w:val="00906E70"/>
    <w:rPr>
      <w:rFonts w:asciiTheme="majorHAnsi" w:eastAsiaTheme="majorEastAsia" w:hAnsiTheme="majorHAnsi" w:cstheme="majorBidi"/>
      <w:spacing w:val="-10"/>
      <w:kern w:val="28"/>
      <w:sz w:val="56"/>
      <w:szCs w:val="56"/>
    </w:rPr>
  </w:style>
  <w:style w:type="character" w:customStyle="1" w:styleId="3Char">
    <w:name w:val="Επικεφαλίδα 3 Char"/>
    <w:basedOn w:val="a0"/>
    <w:link w:val="3"/>
    <w:uiPriority w:val="9"/>
    <w:rsid w:val="003B7FF7"/>
    <w:rPr>
      <w:rFonts w:asciiTheme="majorHAnsi" w:eastAsiaTheme="majorEastAsia" w:hAnsiTheme="majorHAnsi" w:cstheme="majorBidi"/>
      <w:color w:val="1F4D78" w:themeColor="accent1" w:themeShade="7F"/>
    </w:rPr>
  </w:style>
  <w:style w:type="paragraph" w:styleId="10">
    <w:name w:val="toc 1"/>
    <w:basedOn w:val="a"/>
    <w:next w:val="a"/>
    <w:autoRedefine/>
    <w:uiPriority w:val="39"/>
    <w:unhideWhenUsed/>
    <w:rsid w:val="00FE737C"/>
    <w:pPr>
      <w:spacing w:before="120"/>
    </w:pPr>
    <w:rPr>
      <w:rFonts w:asciiTheme="majorHAnsi" w:hAnsiTheme="majorHAnsi"/>
      <w:b/>
      <w:bCs/>
      <w:color w:val="548DD4"/>
      <w:lang w:val="en-US" w:eastAsia="en-US"/>
    </w:rPr>
  </w:style>
  <w:style w:type="paragraph" w:styleId="20">
    <w:name w:val="toc 2"/>
    <w:basedOn w:val="a"/>
    <w:next w:val="a"/>
    <w:autoRedefine/>
    <w:uiPriority w:val="39"/>
    <w:unhideWhenUsed/>
    <w:rsid w:val="00FE737C"/>
    <w:rPr>
      <w:rFonts w:asciiTheme="minorHAnsi" w:hAnsiTheme="minorHAnsi"/>
      <w:sz w:val="22"/>
      <w:szCs w:val="22"/>
      <w:lang w:val="en-US" w:eastAsia="en-US"/>
    </w:rPr>
  </w:style>
  <w:style w:type="paragraph" w:styleId="30">
    <w:name w:val="toc 3"/>
    <w:basedOn w:val="a"/>
    <w:next w:val="a"/>
    <w:autoRedefine/>
    <w:uiPriority w:val="39"/>
    <w:unhideWhenUsed/>
    <w:rsid w:val="00FE737C"/>
    <w:pPr>
      <w:ind w:left="240"/>
    </w:pPr>
    <w:rPr>
      <w:rFonts w:asciiTheme="minorHAnsi" w:hAnsiTheme="minorHAnsi"/>
      <w:i/>
      <w:iCs/>
      <w:sz w:val="22"/>
      <w:szCs w:val="22"/>
      <w:lang w:val="en-US" w:eastAsia="en-US"/>
    </w:rPr>
  </w:style>
  <w:style w:type="paragraph" w:styleId="40">
    <w:name w:val="toc 4"/>
    <w:basedOn w:val="a"/>
    <w:next w:val="a"/>
    <w:autoRedefine/>
    <w:uiPriority w:val="39"/>
    <w:unhideWhenUsed/>
    <w:rsid w:val="00FE737C"/>
    <w:pPr>
      <w:pBdr>
        <w:between w:val="double" w:sz="6" w:space="0" w:color="auto"/>
      </w:pBdr>
      <w:ind w:left="480"/>
    </w:pPr>
    <w:rPr>
      <w:rFonts w:asciiTheme="minorHAnsi" w:hAnsiTheme="minorHAnsi"/>
      <w:sz w:val="20"/>
      <w:szCs w:val="20"/>
      <w:lang w:val="en-US" w:eastAsia="en-US"/>
    </w:rPr>
  </w:style>
  <w:style w:type="paragraph" w:styleId="5">
    <w:name w:val="toc 5"/>
    <w:basedOn w:val="a"/>
    <w:next w:val="a"/>
    <w:autoRedefine/>
    <w:uiPriority w:val="39"/>
    <w:unhideWhenUsed/>
    <w:rsid w:val="00FE737C"/>
    <w:pPr>
      <w:pBdr>
        <w:between w:val="double" w:sz="6" w:space="0" w:color="auto"/>
      </w:pBdr>
      <w:ind w:left="720"/>
    </w:pPr>
    <w:rPr>
      <w:rFonts w:asciiTheme="minorHAnsi" w:hAnsiTheme="minorHAnsi"/>
      <w:sz w:val="20"/>
      <w:szCs w:val="20"/>
      <w:lang w:val="en-US" w:eastAsia="en-US"/>
    </w:rPr>
  </w:style>
  <w:style w:type="paragraph" w:styleId="6">
    <w:name w:val="toc 6"/>
    <w:basedOn w:val="a"/>
    <w:next w:val="a"/>
    <w:autoRedefine/>
    <w:uiPriority w:val="39"/>
    <w:unhideWhenUsed/>
    <w:rsid w:val="00FE737C"/>
    <w:pPr>
      <w:pBdr>
        <w:between w:val="double" w:sz="6" w:space="0" w:color="auto"/>
      </w:pBdr>
      <w:ind w:left="960"/>
    </w:pPr>
    <w:rPr>
      <w:rFonts w:asciiTheme="minorHAnsi" w:hAnsiTheme="minorHAnsi"/>
      <w:sz w:val="20"/>
      <w:szCs w:val="20"/>
      <w:lang w:val="en-US" w:eastAsia="en-US"/>
    </w:rPr>
  </w:style>
  <w:style w:type="paragraph" w:styleId="7">
    <w:name w:val="toc 7"/>
    <w:basedOn w:val="a"/>
    <w:next w:val="a"/>
    <w:autoRedefine/>
    <w:uiPriority w:val="39"/>
    <w:unhideWhenUsed/>
    <w:rsid w:val="00FE737C"/>
    <w:pPr>
      <w:pBdr>
        <w:between w:val="double" w:sz="6" w:space="0" w:color="auto"/>
      </w:pBdr>
      <w:ind w:left="1200"/>
    </w:pPr>
    <w:rPr>
      <w:rFonts w:asciiTheme="minorHAnsi" w:hAnsiTheme="minorHAnsi"/>
      <w:sz w:val="20"/>
      <w:szCs w:val="20"/>
      <w:lang w:val="en-US" w:eastAsia="en-US"/>
    </w:rPr>
  </w:style>
  <w:style w:type="paragraph" w:styleId="8">
    <w:name w:val="toc 8"/>
    <w:basedOn w:val="a"/>
    <w:next w:val="a"/>
    <w:autoRedefine/>
    <w:uiPriority w:val="39"/>
    <w:unhideWhenUsed/>
    <w:rsid w:val="00FE737C"/>
    <w:pPr>
      <w:pBdr>
        <w:between w:val="double" w:sz="6" w:space="0" w:color="auto"/>
      </w:pBdr>
      <w:ind w:left="1440"/>
    </w:pPr>
    <w:rPr>
      <w:rFonts w:asciiTheme="minorHAnsi" w:hAnsiTheme="minorHAnsi"/>
      <w:sz w:val="20"/>
      <w:szCs w:val="20"/>
      <w:lang w:val="en-US" w:eastAsia="en-US"/>
    </w:rPr>
  </w:style>
  <w:style w:type="paragraph" w:styleId="9">
    <w:name w:val="toc 9"/>
    <w:basedOn w:val="a"/>
    <w:next w:val="a"/>
    <w:autoRedefine/>
    <w:uiPriority w:val="39"/>
    <w:unhideWhenUsed/>
    <w:rsid w:val="00FE737C"/>
    <w:pPr>
      <w:pBdr>
        <w:between w:val="double" w:sz="6" w:space="0" w:color="auto"/>
      </w:pBdr>
      <w:ind w:left="1680"/>
    </w:pPr>
    <w:rPr>
      <w:rFonts w:asciiTheme="minorHAnsi" w:hAnsiTheme="minorHAnsi"/>
      <w:sz w:val="20"/>
      <w:szCs w:val="20"/>
      <w:lang w:val="en-US" w:eastAsia="en-US"/>
    </w:rPr>
  </w:style>
  <w:style w:type="table" w:styleId="a5">
    <w:name w:val="Table Grid"/>
    <w:basedOn w:val="a1"/>
    <w:uiPriority w:val="39"/>
    <w:rsid w:val="00D937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633829"/>
    <w:rPr>
      <w:sz w:val="18"/>
      <w:szCs w:val="18"/>
    </w:rPr>
  </w:style>
  <w:style w:type="paragraph" w:styleId="a7">
    <w:name w:val="annotation text"/>
    <w:basedOn w:val="a"/>
    <w:link w:val="Char0"/>
    <w:uiPriority w:val="99"/>
    <w:unhideWhenUsed/>
    <w:rsid w:val="00633829"/>
    <w:rPr>
      <w:lang w:val="en-US" w:eastAsia="en-US"/>
    </w:rPr>
  </w:style>
  <w:style w:type="character" w:customStyle="1" w:styleId="Char0">
    <w:name w:val="Κείμενο σχολίου Char"/>
    <w:basedOn w:val="a0"/>
    <w:link w:val="a7"/>
    <w:uiPriority w:val="99"/>
    <w:rsid w:val="00633829"/>
    <w:rPr>
      <w:rFonts w:ascii="Times New Roman" w:hAnsi="Times New Roman" w:cs="Times New Roman"/>
    </w:rPr>
  </w:style>
  <w:style w:type="paragraph" w:styleId="a8">
    <w:name w:val="annotation subject"/>
    <w:basedOn w:val="a7"/>
    <w:next w:val="a7"/>
    <w:link w:val="Char1"/>
    <w:uiPriority w:val="99"/>
    <w:semiHidden/>
    <w:unhideWhenUsed/>
    <w:rsid w:val="00633829"/>
    <w:rPr>
      <w:b/>
      <w:bCs/>
      <w:sz w:val="20"/>
      <w:szCs w:val="20"/>
    </w:rPr>
  </w:style>
  <w:style w:type="character" w:customStyle="1" w:styleId="Char1">
    <w:name w:val="Θέμα σχολίου Char"/>
    <w:basedOn w:val="Char0"/>
    <w:link w:val="a8"/>
    <w:uiPriority w:val="99"/>
    <w:semiHidden/>
    <w:rsid w:val="00633829"/>
    <w:rPr>
      <w:rFonts w:ascii="Times New Roman" w:hAnsi="Times New Roman" w:cs="Times New Roman"/>
      <w:b/>
      <w:bCs/>
      <w:sz w:val="20"/>
      <w:szCs w:val="20"/>
    </w:rPr>
  </w:style>
  <w:style w:type="paragraph" w:styleId="a9">
    <w:name w:val="Balloon Text"/>
    <w:basedOn w:val="a"/>
    <w:link w:val="Char2"/>
    <w:uiPriority w:val="99"/>
    <w:semiHidden/>
    <w:unhideWhenUsed/>
    <w:rsid w:val="00633829"/>
    <w:rPr>
      <w:sz w:val="18"/>
      <w:szCs w:val="18"/>
      <w:lang w:val="en-US" w:eastAsia="en-US"/>
    </w:rPr>
  </w:style>
  <w:style w:type="character" w:customStyle="1" w:styleId="Char2">
    <w:name w:val="Κείμενο πλαισίου Char"/>
    <w:basedOn w:val="a0"/>
    <w:link w:val="a9"/>
    <w:uiPriority w:val="99"/>
    <w:semiHidden/>
    <w:rsid w:val="00633829"/>
    <w:rPr>
      <w:rFonts w:ascii="Times New Roman" w:hAnsi="Times New Roman" w:cs="Times New Roman"/>
      <w:sz w:val="18"/>
      <w:szCs w:val="18"/>
    </w:rPr>
  </w:style>
  <w:style w:type="character" w:styleId="-">
    <w:name w:val="Hyperlink"/>
    <w:basedOn w:val="a0"/>
    <w:uiPriority w:val="99"/>
    <w:unhideWhenUsed/>
    <w:rsid w:val="002A7FBF"/>
    <w:rPr>
      <w:color w:val="0563C1" w:themeColor="hyperlink"/>
      <w:u w:val="single"/>
    </w:rPr>
  </w:style>
  <w:style w:type="paragraph" w:styleId="aa">
    <w:name w:val="header"/>
    <w:basedOn w:val="a"/>
    <w:link w:val="Char3"/>
    <w:uiPriority w:val="99"/>
    <w:unhideWhenUsed/>
    <w:rsid w:val="009150A5"/>
    <w:pPr>
      <w:tabs>
        <w:tab w:val="center" w:pos="4153"/>
        <w:tab w:val="right" w:pos="8306"/>
      </w:tabs>
    </w:pPr>
    <w:rPr>
      <w:lang w:val="en-US" w:eastAsia="en-US"/>
    </w:rPr>
  </w:style>
  <w:style w:type="character" w:customStyle="1" w:styleId="Char3">
    <w:name w:val="Κεφαλίδα Char"/>
    <w:basedOn w:val="a0"/>
    <w:link w:val="aa"/>
    <w:uiPriority w:val="99"/>
    <w:rsid w:val="009150A5"/>
    <w:rPr>
      <w:rFonts w:ascii="Times New Roman" w:hAnsi="Times New Roman" w:cs="Times New Roman"/>
    </w:rPr>
  </w:style>
  <w:style w:type="paragraph" w:styleId="ab">
    <w:name w:val="footer"/>
    <w:basedOn w:val="a"/>
    <w:link w:val="Char4"/>
    <w:uiPriority w:val="99"/>
    <w:unhideWhenUsed/>
    <w:rsid w:val="009150A5"/>
    <w:pPr>
      <w:tabs>
        <w:tab w:val="center" w:pos="4153"/>
        <w:tab w:val="right" w:pos="8306"/>
      </w:tabs>
    </w:pPr>
    <w:rPr>
      <w:lang w:val="en-US" w:eastAsia="en-US"/>
    </w:rPr>
  </w:style>
  <w:style w:type="character" w:customStyle="1" w:styleId="Char4">
    <w:name w:val="Υποσέλιδο Char"/>
    <w:basedOn w:val="a0"/>
    <w:link w:val="ab"/>
    <w:uiPriority w:val="99"/>
    <w:rsid w:val="009150A5"/>
    <w:rPr>
      <w:rFonts w:ascii="Times New Roman" w:hAnsi="Times New Roman" w:cs="Times New Roman"/>
    </w:rPr>
  </w:style>
  <w:style w:type="paragraph" w:customStyle="1" w:styleId="emphasizednote">
    <w:name w:val="emphasized_note"/>
    <w:basedOn w:val="a"/>
    <w:rsid w:val="00295364"/>
    <w:pPr>
      <w:spacing w:before="100" w:beforeAutospacing="1" w:after="100" w:afterAutospacing="1"/>
    </w:pPr>
    <w:rPr>
      <w:rFonts w:eastAsia="Times New Roman"/>
      <w:b/>
      <w:bCs/>
      <w:color w:val="005696"/>
      <w:lang w:val="en-GB" w:eastAsia="en-GB"/>
    </w:rPr>
  </w:style>
  <w:style w:type="character" w:customStyle="1" w:styleId="Caption1">
    <w:name w:val="Caption1"/>
    <w:basedOn w:val="a0"/>
    <w:rsid w:val="00295364"/>
    <w:rPr>
      <w:i/>
      <w:iCs/>
      <w:vanish w:val="0"/>
      <w:webHidden w:val="0"/>
      <w:sz w:val="20"/>
      <w:szCs w:val="20"/>
      <w:specVanish w:val="0"/>
    </w:rPr>
  </w:style>
  <w:style w:type="character" w:customStyle="1" w:styleId="rootelement1">
    <w:name w:val="rootelement1"/>
    <w:basedOn w:val="a0"/>
    <w:rsid w:val="00295364"/>
    <w:rPr>
      <w:b/>
      <w:bCs/>
      <w:color w:val="005696"/>
      <w:sz w:val="26"/>
      <w:szCs w:val="26"/>
    </w:rPr>
  </w:style>
  <w:style w:type="paragraph" w:styleId="Web">
    <w:name w:val="Normal (Web)"/>
    <w:basedOn w:val="a"/>
    <w:uiPriority w:val="99"/>
    <w:unhideWhenUsed/>
    <w:rsid w:val="00295364"/>
    <w:pPr>
      <w:spacing w:before="100" w:beforeAutospacing="1" w:after="100" w:afterAutospacing="1"/>
    </w:pPr>
    <w:rPr>
      <w:rFonts w:eastAsia="Times New Roman"/>
      <w:lang w:val="en-GB" w:eastAsia="en-GB"/>
    </w:rPr>
  </w:style>
  <w:style w:type="character" w:customStyle="1" w:styleId="4Char">
    <w:name w:val="Επικεφαλίδα 4 Char"/>
    <w:basedOn w:val="a0"/>
    <w:link w:val="4"/>
    <w:uiPriority w:val="9"/>
    <w:rsid w:val="00BA2319"/>
    <w:rPr>
      <w:rFonts w:asciiTheme="majorHAnsi" w:eastAsiaTheme="majorEastAsia" w:hAnsiTheme="majorHAnsi" w:cstheme="majorBidi"/>
      <w:i/>
      <w:iCs/>
      <w:color w:val="2E74B5" w:themeColor="accent1" w:themeShade="BF"/>
    </w:rPr>
  </w:style>
  <w:style w:type="character" w:styleId="HTML">
    <w:name w:val="HTML Code"/>
    <w:basedOn w:val="a0"/>
    <w:uiPriority w:val="99"/>
    <w:semiHidden/>
    <w:unhideWhenUsed/>
    <w:rsid w:val="00065751"/>
    <w:rPr>
      <w:rFonts w:ascii="Courier New" w:eastAsia="Times New Roman" w:hAnsi="Courier New" w:cs="Courier New"/>
      <w:sz w:val="20"/>
      <w:szCs w:val="20"/>
    </w:rPr>
  </w:style>
  <w:style w:type="paragraph" w:styleId="ac">
    <w:name w:val="Revision"/>
    <w:hidden/>
    <w:uiPriority w:val="99"/>
    <w:semiHidden/>
    <w:rsid w:val="003D2F71"/>
    <w:rPr>
      <w:rFonts w:ascii="Times New Roman" w:hAnsi="Times New Roman" w:cs="Times New Roman"/>
    </w:rPr>
  </w:style>
  <w:style w:type="paragraph" w:styleId="ad">
    <w:name w:val="TOC Heading"/>
    <w:basedOn w:val="1"/>
    <w:next w:val="a"/>
    <w:uiPriority w:val="39"/>
    <w:unhideWhenUsed/>
    <w:qFormat/>
    <w:rsid w:val="00BC49B8"/>
    <w:pPr>
      <w:numPr>
        <w:numId w:val="0"/>
      </w:num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96433">
      <w:bodyDiv w:val="1"/>
      <w:marLeft w:val="0"/>
      <w:marRight w:val="0"/>
      <w:marTop w:val="0"/>
      <w:marBottom w:val="0"/>
      <w:divBdr>
        <w:top w:val="none" w:sz="0" w:space="0" w:color="auto"/>
        <w:left w:val="none" w:sz="0" w:space="0" w:color="auto"/>
        <w:bottom w:val="none" w:sz="0" w:space="0" w:color="auto"/>
        <w:right w:val="none" w:sz="0" w:space="0" w:color="auto"/>
      </w:divBdr>
    </w:div>
    <w:div w:id="205218543">
      <w:bodyDiv w:val="1"/>
      <w:marLeft w:val="0"/>
      <w:marRight w:val="0"/>
      <w:marTop w:val="0"/>
      <w:marBottom w:val="0"/>
      <w:divBdr>
        <w:top w:val="none" w:sz="0" w:space="0" w:color="auto"/>
        <w:left w:val="none" w:sz="0" w:space="0" w:color="auto"/>
        <w:bottom w:val="none" w:sz="0" w:space="0" w:color="auto"/>
        <w:right w:val="none" w:sz="0" w:space="0" w:color="auto"/>
      </w:divBdr>
      <w:divsChild>
        <w:div w:id="839780183">
          <w:marLeft w:val="0"/>
          <w:marRight w:val="0"/>
          <w:marTop w:val="0"/>
          <w:marBottom w:val="30"/>
          <w:divBdr>
            <w:top w:val="none" w:sz="0" w:space="0" w:color="auto"/>
            <w:left w:val="none" w:sz="0" w:space="0" w:color="auto"/>
            <w:bottom w:val="none" w:sz="0" w:space="0" w:color="auto"/>
            <w:right w:val="none" w:sz="0" w:space="0" w:color="auto"/>
          </w:divBdr>
          <w:divsChild>
            <w:div w:id="311249950">
              <w:marLeft w:val="0"/>
              <w:marRight w:val="0"/>
              <w:marTop w:val="300"/>
              <w:marBottom w:val="0"/>
              <w:divBdr>
                <w:top w:val="double" w:sz="6" w:space="8" w:color="005696"/>
                <w:left w:val="double" w:sz="6" w:space="8" w:color="005696"/>
                <w:bottom w:val="double" w:sz="6" w:space="8" w:color="005696"/>
                <w:right w:val="double" w:sz="6" w:space="8" w:color="005696"/>
              </w:divBdr>
            </w:div>
          </w:divsChild>
        </w:div>
      </w:divsChild>
    </w:div>
    <w:div w:id="231888500">
      <w:bodyDiv w:val="1"/>
      <w:marLeft w:val="1050"/>
      <w:marRight w:val="0"/>
      <w:marTop w:val="0"/>
      <w:marBottom w:val="0"/>
      <w:divBdr>
        <w:top w:val="none" w:sz="0" w:space="0" w:color="auto"/>
        <w:left w:val="none" w:sz="0" w:space="0" w:color="auto"/>
        <w:bottom w:val="none" w:sz="0" w:space="0" w:color="auto"/>
        <w:right w:val="none" w:sz="0" w:space="0" w:color="auto"/>
      </w:divBdr>
      <w:divsChild>
        <w:div w:id="1428303992">
          <w:marLeft w:val="0"/>
          <w:marRight w:val="0"/>
          <w:marTop w:val="0"/>
          <w:marBottom w:val="600"/>
          <w:divBdr>
            <w:top w:val="none" w:sz="0" w:space="0" w:color="auto"/>
            <w:left w:val="none" w:sz="0" w:space="0" w:color="auto"/>
            <w:bottom w:val="none" w:sz="0" w:space="0" w:color="auto"/>
            <w:right w:val="none" w:sz="0" w:space="0" w:color="auto"/>
          </w:divBdr>
          <w:divsChild>
            <w:div w:id="266427340">
              <w:marLeft w:val="0"/>
              <w:marRight w:val="0"/>
              <w:marTop w:val="0"/>
              <w:marBottom w:val="30"/>
              <w:divBdr>
                <w:top w:val="none" w:sz="0" w:space="0" w:color="auto"/>
                <w:left w:val="none" w:sz="0" w:space="0" w:color="auto"/>
                <w:bottom w:val="none" w:sz="0" w:space="0" w:color="auto"/>
                <w:right w:val="none" w:sz="0" w:space="0" w:color="auto"/>
              </w:divBdr>
              <w:divsChild>
                <w:div w:id="440106253">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 w:id="353575023">
      <w:bodyDiv w:val="1"/>
      <w:marLeft w:val="0"/>
      <w:marRight w:val="0"/>
      <w:marTop w:val="0"/>
      <w:marBottom w:val="0"/>
      <w:divBdr>
        <w:top w:val="none" w:sz="0" w:space="0" w:color="auto"/>
        <w:left w:val="none" w:sz="0" w:space="0" w:color="auto"/>
        <w:bottom w:val="none" w:sz="0" w:space="0" w:color="auto"/>
        <w:right w:val="none" w:sz="0" w:space="0" w:color="auto"/>
      </w:divBdr>
    </w:div>
    <w:div w:id="646594743">
      <w:bodyDiv w:val="1"/>
      <w:marLeft w:val="0"/>
      <w:marRight w:val="0"/>
      <w:marTop w:val="0"/>
      <w:marBottom w:val="0"/>
      <w:divBdr>
        <w:top w:val="none" w:sz="0" w:space="0" w:color="auto"/>
        <w:left w:val="none" w:sz="0" w:space="0" w:color="auto"/>
        <w:bottom w:val="none" w:sz="0" w:space="0" w:color="auto"/>
        <w:right w:val="none" w:sz="0" w:space="0" w:color="auto"/>
      </w:divBdr>
    </w:div>
    <w:div w:id="957371785">
      <w:bodyDiv w:val="1"/>
      <w:marLeft w:val="0"/>
      <w:marRight w:val="0"/>
      <w:marTop w:val="0"/>
      <w:marBottom w:val="0"/>
      <w:divBdr>
        <w:top w:val="none" w:sz="0" w:space="0" w:color="auto"/>
        <w:left w:val="none" w:sz="0" w:space="0" w:color="auto"/>
        <w:bottom w:val="none" w:sz="0" w:space="0" w:color="auto"/>
        <w:right w:val="none" w:sz="0" w:space="0" w:color="auto"/>
      </w:divBdr>
    </w:div>
    <w:div w:id="1204632147">
      <w:bodyDiv w:val="1"/>
      <w:marLeft w:val="0"/>
      <w:marRight w:val="0"/>
      <w:marTop w:val="0"/>
      <w:marBottom w:val="0"/>
      <w:divBdr>
        <w:top w:val="none" w:sz="0" w:space="0" w:color="auto"/>
        <w:left w:val="none" w:sz="0" w:space="0" w:color="auto"/>
        <w:bottom w:val="none" w:sz="0" w:space="0" w:color="auto"/>
        <w:right w:val="none" w:sz="0" w:space="0" w:color="auto"/>
      </w:divBdr>
      <w:divsChild>
        <w:div w:id="2092000029">
          <w:marLeft w:val="0"/>
          <w:marRight w:val="0"/>
          <w:marTop w:val="0"/>
          <w:marBottom w:val="0"/>
          <w:divBdr>
            <w:top w:val="none" w:sz="0" w:space="0" w:color="auto"/>
            <w:left w:val="none" w:sz="0" w:space="0" w:color="auto"/>
            <w:bottom w:val="none" w:sz="0" w:space="0" w:color="auto"/>
            <w:right w:val="none" w:sz="0" w:space="0" w:color="auto"/>
          </w:divBdr>
        </w:div>
        <w:div w:id="3364915">
          <w:marLeft w:val="0"/>
          <w:marRight w:val="0"/>
          <w:marTop w:val="0"/>
          <w:marBottom w:val="0"/>
          <w:divBdr>
            <w:top w:val="none" w:sz="0" w:space="0" w:color="auto"/>
            <w:left w:val="none" w:sz="0" w:space="0" w:color="auto"/>
            <w:bottom w:val="none" w:sz="0" w:space="0" w:color="auto"/>
            <w:right w:val="none" w:sz="0" w:space="0" w:color="auto"/>
          </w:divBdr>
        </w:div>
        <w:div w:id="1301155207">
          <w:marLeft w:val="0"/>
          <w:marRight w:val="0"/>
          <w:marTop w:val="0"/>
          <w:marBottom w:val="0"/>
          <w:divBdr>
            <w:top w:val="none" w:sz="0" w:space="0" w:color="auto"/>
            <w:left w:val="none" w:sz="0" w:space="0" w:color="auto"/>
            <w:bottom w:val="none" w:sz="0" w:space="0" w:color="auto"/>
            <w:right w:val="none" w:sz="0" w:space="0" w:color="auto"/>
          </w:divBdr>
        </w:div>
        <w:div w:id="76168992">
          <w:marLeft w:val="0"/>
          <w:marRight w:val="0"/>
          <w:marTop w:val="0"/>
          <w:marBottom w:val="0"/>
          <w:divBdr>
            <w:top w:val="none" w:sz="0" w:space="0" w:color="auto"/>
            <w:left w:val="none" w:sz="0" w:space="0" w:color="auto"/>
            <w:bottom w:val="none" w:sz="0" w:space="0" w:color="auto"/>
            <w:right w:val="none" w:sz="0" w:space="0" w:color="auto"/>
          </w:divBdr>
        </w:div>
        <w:div w:id="1020424803">
          <w:marLeft w:val="0"/>
          <w:marRight w:val="0"/>
          <w:marTop w:val="0"/>
          <w:marBottom w:val="0"/>
          <w:divBdr>
            <w:top w:val="none" w:sz="0" w:space="0" w:color="auto"/>
            <w:left w:val="none" w:sz="0" w:space="0" w:color="auto"/>
            <w:bottom w:val="none" w:sz="0" w:space="0" w:color="auto"/>
            <w:right w:val="none" w:sz="0" w:space="0" w:color="auto"/>
          </w:divBdr>
        </w:div>
        <w:div w:id="1692025892">
          <w:marLeft w:val="0"/>
          <w:marRight w:val="0"/>
          <w:marTop w:val="0"/>
          <w:marBottom w:val="0"/>
          <w:divBdr>
            <w:top w:val="none" w:sz="0" w:space="0" w:color="auto"/>
            <w:left w:val="none" w:sz="0" w:space="0" w:color="auto"/>
            <w:bottom w:val="none" w:sz="0" w:space="0" w:color="auto"/>
            <w:right w:val="none" w:sz="0" w:space="0" w:color="auto"/>
          </w:divBdr>
        </w:div>
        <w:div w:id="663582159">
          <w:marLeft w:val="0"/>
          <w:marRight w:val="0"/>
          <w:marTop w:val="0"/>
          <w:marBottom w:val="0"/>
          <w:divBdr>
            <w:top w:val="none" w:sz="0" w:space="0" w:color="auto"/>
            <w:left w:val="none" w:sz="0" w:space="0" w:color="auto"/>
            <w:bottom w:val="none" w:sz="0" w:space="0" w:color="auto"/>
            <w:right w:val="none" w:sz="0" w:space="0" w:color="auto"/>
          </w:divBdr>
        </w:div>
        <w:div w:id="1065450515">
          <w:marLeft w:val="0"/>
          <w:marRight w:val="0"/>
          <w:marTop w:val="0"/>
          <w:marBottom w:val="0"/>
          <w:divBdr>
            <w:top w:val="none" w:sz="0" w:space="0" w:color="auto"/>
            <w:left w:val="none" w:sz="0" w:space="0" w:color="auto"/>
            <w:bottom w:val="none" w:sz="0" w:space="0" w:color="auto"/>
            <w:right w:val="none" w:sz="0" w:space="0" w:color="auto"/>
          </w:divBdr>
        </w:div>
        <w:div w:id="515534993">
          <w:marLeft w:val="0"/>
          <w:marRight w:val="0"/>
          <w:marTop w:val="0"/>
          <w:marBottom w:val="0"/>
          <w:divBdr>
            <w:top w:val="none" w:sz="0" w:space="0" w:color="auto"/>
            <w:left w:val="none" w:sz="0" w:space="0" w:color="auto"/>
            <w:bottom w:val="none" w:sz="0" w:space="0" w:color="auto"/>
            <w:right w:val="none" w:sz="0" w:space="0" w:color="auto"/>
          </w:divBdr>
        </w:div>
        <w:div w:id="179704213">
          <w:marLeft w:val="0"/>
          <w:marRight w:val="0"/>
          <w:marTop w:val="0"/>
          <w:marBottom w:val="0"/>
          <w:divBdr>
            <w:top w:val="none" w:sz="0" w:space="0" w:color="auto"/>
            <w:left w:val="none" w:sz="0" w:space="0" w:color="auto"/>
            <w:bottom w:val="none" w:sz="0" w:space="0" w:color="auto"/>
            <w:right w:val="none" w:sz="0" w:space="0" w:color="auto"/>
          </w:divBdr>
        </w:div>
        <w:div w:id="292558693">
          <w:marLeft w:val="0"/>
          <w:marRight w:val="0"/>
          <w:marTop w:val="0"/>
          <w:marBottom w:val="0"/>
          <w:divBdr>
            <w:top w:val="none" w:sz="0" w:space="0" w:color="auto"/>
            <w:left w:val="none" w:sz="0" w:space="0" w:color="auto"/>
            <w:bottom w:val="none" w:sz="0" w:space="0" w:color="auto"/>
            <w:right w:val="none" w:sz="0" w:space="0" w:color="auto"/>
          </w:divBdr>
        </w:div>
        <w:div w:id="45448885">
          <w:marLeft w:val="0"/>
          <w:marRight w:val="0"/>
          <w:marTop w:val="0"/>
          <w:marBottom w:val="0"/>
          <w:divBdr>
            <w:top w:val="none" w:sz="0" w:space="0" w:color="auto"/>
            <w:left w:val="none" w:sz="0" w:space="0" w:color="auto"/>
            <w:bottom w:val="none" w:sz="0" w:space="0" w:color="auto"/>
            <w:right w:val="none" w:sz="0" w:space="0" w:color="auto"/>
          </w:divBdr>
        </w:div>
        <w:div w:id="580993868">
          <w:marLeft w:val="0"/>
          <w:marRight w:val="0"/>
          <w:marTop w:val="0"/>
          <w:marBottom w:val="0"/>
          <w:divBdr>
            <w:top w:val="none" w:sz="0" w:space="0" w:color="auto"/>
            <w:left w:val="none" w:sz="0" w:space="0" w:color="auto"/>
            <w:bottom w:val="none" w:sz="0" w:space="0" w:color="auto"/>
            <w:right w:val="none" w:sz="0" w:space="0" w:color="auto"/>
          </w:divBdr>
        </w:div>
        <w:div w:id="1678999002">
          <w:marLeft w:val="0"/>
          <w:marRight w:val="0"/>
          <w:marTop w:val="0"/>
          <w:marBottom w:val="0"/>
          <w:divBdr>
            <w:top w:val="none" w:sz="0" w:space="0" w:color="auto"/>
            <w:left w:val="none" w:sz="0" w:space="0" w:color="auto"/>
            <w:bottom w:val="none" w:sz="0" w:space="0" w:color="auto"/>
            <w:right w:val="none" w:sz="0" w:space="0" w:color="auto"/>
          </w:divBdr>
        </w:div>
      </w:divsChild>
    </w:div>
    <w:div w:id="1324621151">
      <w:bodyDiv w:val="1"/>
      <w:marLeft w:val="1050"/>
      <w:marRight w:val="0"/>
      <w:marTop w:val="0"/>
      <w:marBottom w:val="0"/>
      <w:divBdr>
        <w:top w:val="none" w:sz="0" w:space="0" w:color="auto"/>
        <w:left w:val="none" w:sz="0" w:space="0" w:color="auto"/>
        <w:bottom w:val="none" w:sz="0" w:space="0" w:color="auto"/>
        <w:right w:val="none" w:sz="0" w:space="0" w:color="auto"/>
      </w:divBdr>
      <w:divsChild>
        <w:div w:id="1950577057">
          <w:marLeft w:val="0"/>
          <w:marRight w:val="0"/>
          <w:marTop w:val="0"/>
          <w:marBottom w:val="600"/>
          <w:divBdr>
            <w:top w:val="none" w:sz="0" w:space="0" w:color="auto"/>
            <w:left w:val="none" w:sz="0" w:space="0" w:color="auto"/>
            <w:bottom w:val="none" w:sz="0" w:space="0" w:color="auto"/>
            <w:right w:val="none" w:sz="0" w:space="0" w:color="auto"/>
          </w:divBdr>
          <w:divsChild>
            <w:div w:id="620965874">
              <w:marLeft w:val="0"/>
              <w:marRight w:val="0"/>
              <w:marTop w:val="0"/>
              <w:marBottom w:val="30"/>
              <w:divBdr>
                <w:top w:val="none" w:sz="0" w:space="0" w:color="auto"/>
                <w:left w:val="none" w:sz="0" w:space="0" w:color="auto"/>
                <w:bottom w:val="none" w:sz="0" w:space="0" w:color="auto"/>
                <w:right w:val="none" w:sz="0" w:space="0" w:color="auto"/>
              </w:divBdr>
              <w:divsChild>
                <w:div w:id="1976062606">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 w:id="1413773856">
      <w:bodyDiv w:val="1"/>
      <w:marLeft w:val="0"/>
      <w:marRight w:val="0"/>
      <w:marTop w:val="0"/>
      <w:marBottom w:val="0"/>
      <w:divBdr>
        <w:top w:val="none" w:sz="0" w:space="0" w:color="auto"/>
        <w:left w:val="none" w:sz="0" w:space="0" w:color="auto"/>
        <w:bottom w:val="none" w:sz="0" w:space="0" w:color="auto"/>
        <w:right w:val="none" w:sz="0" w:space="0" w:color="auto"/>
      </w:divBdr>
    </w:div>
    <w:div w:id="1669018437">
      <w:bodyDiv w:val="1"/>
      <w:marLeft w:val="0"/>
      <w:marRight w:val="0"/>
      <w:marTop w:val="0"/>
      <w:marBottom w:val="0"/>
      <w:divBdr>
        <w:top w:val="none" w:sz="0" w:space="0" w:color="auto"/>
        <w:left w:val="none" w:sz="0" w:space="0" w:color="auto"/>
        <w:bottom w:val="none" w:sz="0" w:space="0" w:color="auto"/>
        <w:right w:val="none" w:sz="0" w:space="0" w:color="auto"/>
      </w:divBdr>
      <w:divsChild>
        <w:div w:id="153224105">
          <w:marLeft w:val="0"/>
          <w:marRight w:val="0"/>
          <w:marTop w:val="0"/>
          <w:marBottom w:val="0"/>
          <w:divBdr>
            <w:top w:val="none" w:sz="0" w:space="0" w:color="auto"/>
            <w:left w:val="none" w:sz="0" w:space="0" w:color="auto"/>
            <w:bottom w:val="none" w:sz="0" w:space="0" w:color="auto"/>
            <w:right w:val="none" w:sz="0" w:space="0" w:color="auto"/>
          </w:divBdr>
        </w:div>
        <w:div w:id="73165423">
          <w:marLeft w:val="0"/>
          <w:marRight w:val="0"/>
          <w:marTop w:val="0"/>
          <w:marBottom w:val="0"/>
          <w:divBdr>
            <w:top w:val="none" w:sz="0" w:space="0" w:color="auto"/>
            <w:left w:val="none" w:sz="0" w:space="0" w:color="auto"/>
            <w:bottom w:val="none" w:sz="0" w:space="0" w:color="auto"/>
            <w:right w:val="none" w:sz="0" w:space="0" w:color="auto"/>
          </w:divBdr>
        </w:div>
        <w:div w:id="986974151">
          <w:marLeft w:val="0"/>
          <w:marRight w:val="0"/>
          <w:marTop w:val="0"/>
          <w:marBottom w:val="0"/>
          <w:divBdr>
            <w:top w:val="none" w:sz="0" w:space="0" w:color="auto"/>
            <w:left w:val="none" w:sz="0" w:space="0" w:color="auto"/>
            <w:bottom w:val="none" w:sz="0" w:space="0" w:color="auto"/>
            <w:right w:val="none" w:sz="0" w:space="0" w:color="auto"/>
          </w:divBdr>
        </w:div>
        <w:div w:id="1822429629">
          <w:marLeft w:val="0"/>
          <w:marRight w:val="0"/>
          <w:marTop w:val="0"/>
          <w:marBottom w:val="0"/>
          <w:divBdr>
            <w:top w:val="none" w:sz="0" w:space="0" w:color="auto"/>
            <w:left w:val="none" w:sz="0" w:space="0" w:color="auto"/>
            <w:bottom w:val="none" w:sz="0" w:space="0" w:color="auto"/>
            <w:right w:val="none" w:sz="0" w:space="0" w:color="auto"/>
          </w:divBdr>
        </w:div>
        <w:div w:id="623846895">
          <w:marLeft w:val="0"/>
          <w:marRight w:val="0"/>
          <w:marTop w:val="0"/>
          <w:marBottom w:val="0"/>
          <w:divBdr>
            <w:top w:val="none" w:sz="0" w:space="0" w:color="auto"/>
            <w:left w:val="none" w:sz="0" w:space="0" w:color="auto"/>
            <w:bottom w:val="none" w:sz="0" w:space="0" w:color="auto"/>
            <w:right w:val="none" w:sz="0" w:space="0" w:color="auto"/>
          </w:divBdr>
          <w:divsChild>
            <w:div w:id="90397885">
              <w:marLeft w:val="0"/>
              <w:marRight w:val="0"/>
              <w:marTop w:val="0"/>
              <w:marBottom w:val="0"/>
              <w:divBdr>
                <w:top w:val="none" w:sz="0" w:space="0" w:color="auto"/>
                <w:left w:val="none" w:sz="0" w:space="0" w:color="auto"/>
                <w:bottom w:val="none" w:sz="0" w:space="0" w:color="auto"/>
                <w:right w:val="none" w:sz="0" w:space="0" w:color="auto"/>
              </w:divBdr>
            </w:div>
            <w:div w:id="1581671625">
              <w:marLeft w:val="0"/>
              <w:marRight w:val="0"/>
              <w:marTop w:val="0"/>
              <w:marBottom w:val="0"/>
              <w:divBdr>
                <w:top w:val="none" w:sz="0" w:space="0" w:color="auto"/>
                <w:left w:val="none" w:sz="0" w:space="0" w:color="auto"/>
                <w:bottom w:val="none" w:sz="0" w:space="0" w:color="auto"/>
                <w:right w:val="none" w:sz="0" w:space="0" w:color="auto"/>
              </w:divBdr>
            </w:div>
            <w:div w:id="349919680">
              <w:marLeft w:val="0"/>
              <w:marRight w:val="0"/>
              <w:marTop w:val="0"/>
              <w:marBottom w:val="0"/>
              <w:divBdr>
                <w:top w:val="none" w:sz="0" w:space="0" w:color="auto"/>
                <w:left w:val="none" w:sz="0" w:space="0" w:color="auto"/>
                <w:bottom w:val="none" w:sz="0" w:space="0" w:color="auto"/>
                <w:right w:val="none" w:sz="0" w:space="0" w:color="auto"/>
              </w:divBdr>
            </w:div>
            <w:div w:id="714737265">
              <w:marLeft w:val="0"/>
              <w:marRight w:val="0"/>
              <w:marTop w:val="0"/>
              <w:marBottom w:val="0"/>
              <w:divBdr>
                <w:top w:val="none" w:sz="0" w:space="0" w:color="auto"/>
                <w:left w:val="none" w:sz="0" w:space="0" w:color="auto"/>
                <w:bottom w:val="none" w:sz="0" w:space="0" w:color="auto"/>
                <w:right w:val="none" w:sz="0" w:space="0" w:color="auto"/>
              </w:divBdr>
            </w:div>
            <w:div w:id="829635022">
              <w:marLeft w:val="0"/>
              <w:marRight w:val="0"/>
              <w:marTop w:val="0"/>
              <w:marBottom w:val="0"/>
              <w:divBdr>
                <w:top w:val="none" w:sz="0" w:space="0" w:color="auto"/>
                <w:left w:val="none" w:sz="0" w:space="0" w:color="auto"/>
                <w:bottom w:val="none" w:sz="0" w:space="0" w:color="auto"/>
                <w:right w:val="none" w:sz="0" w:space="0" w:color="auto"/>
              </w:divBdr>
            </w:div>
            <w:div w:id="461047112">
              <w:marLeft w:val="0"/>
              <w:marRight w:val="0"/>
              <w:marTop w:val="0"/>
              <w:marBottom w:val="0"/>
              <w:divBdr>
                <w:top w:val="none" w:sz="0" w:space="0" w:color="auto"/>
                <w:left w:val="none" w:sz="0" w:space="0" w:color="auto"/>
                <w:bottom w:val="none" w:sz="0" w:space="0" w:color="auto"/>
                <w:right w:val="none" w:sz="0" w:space="0" w:color="auto"/>
              </w:divBdr>
            </w:div>
            <w:div w:id="654187695">
              <w:marLeft w:val="0"/>
              <w:marRight w:val="0"/>
              <w:marTop w:val="0"/>
              <w:marBottom w:val="0"/>
              <w:divBdr>
                <w:top w:val="none" w:sz="0" w:space="0" w:color="auto"/>
                <w:left w:val="none" w:sz="0" w:space="0" w:color="auto"/>
                <w:bottom w:val="none" w:sz="0" w:space="0" w:color="auto"/>
                <w:right w:val="none" w:sz="0" w:space="0" w:color="auto"/>
              </w:divBdr>
            </w:div>
            <w:div w:id="2012298549">
              <w:marLeft w:val="0"/>
              <w:marRight w:val="0"/>
              <w:marTop w:val="0"/>
              <w:marBottom w:val="0"/>
              <w:divBdr>
                <w:top w:val="none" w:sz="0" w:space="0" w:color="auto"/>
                <w:left w:val="none" w:sz="0" w:space="0" w:color="auto"/>
                <w:bottom w:val="none" w:sz="0" w:space="0" w:color="auto"/>
                <w:right w:val="none" w:sz="0" w:space="0" w:color="auto"/>
              </w:divBdr>
            </w:div>
            <w:div w:id="854927538">
              <w:marLeft w:val="0"/>
              <w:marRight w:val="0"/>
              <w:marTop w:val="0"/>
              <w:marBottom w:val="0"/>
              <w:divBdr>
                <w:top w:val="none" w:sz="0" w:space="0" w:color="auto"/>
                <w:left w:val="none" w:sz="0" w:space="0" w:color="auto"/>
                <w:bottom w:val="none" w:sz="0" w:space="0" w:color="auto"/>
                <w:right w:val="none" w:sz="0" w:space="0" w:color="auto"/>
              </w:divBdr>
            </w:div>
            <w:div w:id="969018074">
              <w:marLeft w:val="0"/>
              <w:marRight w:val="0"/>
              <w:marTop w:val="0"/>
              <w:marBottom w:val="0"/>
              <w:divBdr>
                <w:top w:val="none" w:sz="0" w:space="0" w:color="auto"/>
                <w:left w:val="none" w:sz="0" w:space="0" w:color="auto"/>
                <w:bottom w:val="none" w:sz="0" w:space="0" w:color="auto"/>
                <w:right w:val="none" w:sz="0" w:space="0" w:color="auto"/>
              </w:divBdr>
            </w:div>
            <w:div w:id="1664162406">
              <w:marLeft w:val="0"/>
              <w:marRight w:val="0"/>
              <w:marTop w:val="0"/>
              <w:marBottom w:val="0"/>
              <w:divBdr>
                <w:top w:val="none" w:sz="0" w:space="0" w:color="auto"/>
                <w:left w:val="none" w:sz="0" w:space="0" w:color="auto"/>
                <w:bottom w:val="none" w:sz="0" w:space="0" w:color="auto"/>
                <w:right w:val="none" w:sz="0" w:space="0" w:color="auto"/>
              </w:divBdr>
            </w:div>
            <w:div w:id="1358771093">
              <w:marLeft w:val="0"/>
              <w:marRight w:val="0"/>
              <w:marTop w:val="0"/>
              <w:marBottom w:val="0"/>
              <w:divBdr>
                <w:top w:val="none" w:sz="0" w:space="0" w:color="auto"/>
                <w:left w:val="none" w:sz="0" w:space="0" w:color="auto"/>
                <w:bottom w:val="none" w:sz="0" w:space="0" w:color="auto"/>
                <w:right w:val="none" w:sz="0" w:space="0" w:color="auto"/>
              </w:divBdr>
            </w:div>
            <w:div w:id="2007786302">
              <w:marLeft w:val="0"/>
              <w:marRight w:val="0"/>
              <w:marTop w:val="0"/>
              <w:marBottom w:val="0"/>
              <w:divBdr>
                <w:top w:val="none" w:sz="0" w:space="0" w:color="auto"/>
                <w:left w:val="none" w:sz="0" w:space="0" w:color="auto"/>
                <w:bottom w:val="none" w:sz="0" w:space="0" w:color="auto"/>
                <w:right w:val="none" w:sz="0" w:space="0" w:color="auto"/>
              </w:divBdr>
            </w:div>
            <w:div w:id="1940139420">
              <w:marLeft w:val="0"/>
              <w:marRight w:val="0"/>
              <w:marTop w:val="0"/>
              <w:marBottom w:val="0"/>
              <w:divBdr>
                <w:top w:val="none" w:sz="0" w:space="0" w:color="auto"/>
                <w:left w:val="none" w:sz="0" w:space="0" w:color="auto"/>
                <w:bottom w:val="none" w:sz="0" w:space="0" w:color="auto"/>
                <w:right w:val="none" w:sz="0" w:space="0" w:color="auto"/>
              </w:divBdr>
            </w:div>
            <w:div w:id="1480533043">
              <w:marLeft w:val="0"/>
              <w:marRight w:val="0"/>
              <w:marTop w:val="0"/>
              <w:marBottom w:val="0"/>
              <w:divBdr>
                <w:top w:val="none" w:sz="0" w:space="0" w:color="auto"/>
                <w:left w:val="none" w:sz="0" w:space="0" w:color="auto"/>
                <w:bottom w:val="none" w:sz="0" w:space="0" w:color="auto"/>
                <w:right w:val="none" w:sz="0" w:space="0" w:color="auto"/>
              </w:divBdr>
            </w:div>
            <w:div w:id="1282225529">
              <w:marLeft w:val="0"/>
              <w:marRight w:val="0"/>
              <w:marTop w:val="0"/>
              <w:marBottom w:val="0"/>
              <w:divBdr>
                <w:top w:val="none" w:sz="0" w:space="0" w:color="auto"/>
                <w:left w:val="none" w:sz="0" w:space="0" w:color="auto"/>
                <w:bottom w:val="none" w:sz="0" w:space="0" w:color="auto"/>
                <w:right w:val="none" w:sz="0" w:space="0" w:color="auto"/>
              </w:divBdr>
            </w:div>
            <w:div w:id="174807837">
              <w:marLeft w:val="0"/>
              <w:marRight w:val="0"/>
              <w:marTop w:val="0"/>
              <w:marBottom w:val="0"/>
              <w:divBdr>
                <w:top w:val="none" w:sz="0" w:space="0" w:color="auto"/>
                <w:left w:val="none" w:sz="0" w:space="0" w:color="auto"/>
                <w:bottom w:val="none" w:sz="0" w:space="0" w:color="auto"/>
                <w:right w:val="none" w:sz="0" w:space="0" w:color="auto"/>
              </w:divBdr>
            </w:div>
            <w:div w:id="154299947">
              <w:marLeft w:val="0"/>
              <w:marRight w:val="0"/>
              <w:marTop w:val="0"/>
              <w:marBottom w:val="0"/>
              <w:divBdr>
                <w:top w:val="none" w:sz="0" w:space="0" w:color="auto"/>
                <w:left w:val="none" w:sz="0" w:space="0" w:color="auto"/>
                <w:bottom w:val="none" w:sz="0" w:space="0" w:color="auto"/>
                <w:right w:val="none" w:sz="0" w:space="0" w:color="auto"/>
              </w:divBdr>
            </w:div>
            <w:div w:id="212813462">
              <w:marLeft w:val="0"/>
              <w:marRight w:val="0"/>
              <w:marTop w:val="0"/>
              <w:marBottom w:val="0"/>
              <w:divBdr>
                <w:top w:val="none" w:sz="0" w:space="0" w:color="auto"/>
                <w:left w:val="none" w:sz="0" w:space="0" w:color="auto"/>
                <w:bottom w:val="none" w:sz="0" w:space="0" w:color="auto"/>
                <w:right w:val="none" w:sz="0" w:space="0" w:color="auto"/>
              </w:divBdr>
            </w:div>
            <w:div w:id="316300995">
              <w:marLeft w:val="0"/>
              <w:marRight w:val="0"/>
              <w:marTop w:val="0"/>
              <w:marBottom w:val="0"/>
              <w:divBdr>
                <w:top w:val="none" w:sz="0" w:space="0" w:color="auto"/>
                <w:left w:val="none" w:sz="0" w:space="0" w:color="auto"/>
                <w:bottom w:val="none" w:sz="0" w:space="0" w:color="auto"/>
                <w:right w:val="none" w:sz="0" w:space="0" w:color="auto"/>
              </w:divBdr>
            </w:div>
            <w:div w:id="160781594">
              <w:marLeft w:val="0"/>
              <w:marRight w:val="0"/>
              <w:marTop w:val="0"/>
              <w:marBottom w:val="0"/>
              <w:divBdr>
                <w:top w:val="none" w:sz="0" w:space="0" w:color="auto"/>
                <w:left w:val="none" w:sz="0" w:space="0" w:color="auto"/>
                <w:bottom w:val="none" w:sz="0" w:space="0" w:color="auto"/>
                <w:right w:val="none" w:sz="0" w:space="0" w:color="auto"/>
              </w:divBdr>
            </w:div>
            <w:div w:id="1753771763">
              <w:marLeft w:val="0"/>
              <w:marRight w:val="0"/>
              <w:marTop w:val="0"/>
              <w:marBottom w:val="0"/>
              <w:divBdr>
                <w:top w:val="none" w:sz="0" w:space="0" w:color="auto"/>
                <w:left w:val="none" w:sz="0" w:space="0" w:color="auto"/>
                <w:bottom w:val="none" w:sz="0" w:space="0" w:color="auto"/>
                <w:right w:val="none" w:sz="0" w:space="0" w:color="auto"/>
              </w:divBdr>
            </w:div>
            <w:div w:id="120156036">
              <w:marLeft w:val="0"/>
              <w:marRight w:val="0"/>
              <w:marTop w:val="0"/>
              <w:marBottom w:val="0"/>
              <w:divBdr>
                <w:top w:val="none" w:sz="0" w:space="0" w:color="auto"/>
                <w:left w:val="none" w:sz="0" w:space="0" w:color="auto"/>
                <w:bottom w:val="none" w:sz="0" w:space="0" w:color="auto"/>
                <w:right w:val="none" w:sz="0" w:space="0" w:color="auto"/>
              </w:divBdr>
            </w:div>
            <w:div w:id="1422531692">
              <w:marLeft w:val="0"/>
              <w:marRight w:val="0"/>
              <w:marTop w:val="0"/>
              <w:marBottom w:val="0"/>
              <w:divBdr>
                <w:top w:val="none" w:sz="0" w:space="0" w:color="auto"/>
                <w:left w:val="none" w:sz="0" w:space="0" w:color="auto"/>
                <w:bottom w:val="none" w:sz="0" w:space="0" w:color="auto"/>
                <w:right w:val="none" w:sz="0" w:space="0" w:color="auto"/>
              </w:divBdr>
            </w:div>
            <w:div w:id="2081244766">
              <w:marLeft w:val="0"/>
              <w:marRight w:val="0"/>
              <w:marTop w:val="0"/>
              <w:marBottom w:val="0"/>
              <w:divBdr>
                <w:top w:val="none" w:sz="0" w:space="0" w:color="auto"/>
                <w:left w:val="none" w:sz="0" w:space="0" w:color="auto"/>
                <w:bottom w:val="none" w:sz="0" w:space="0" w:color="auto"/>
                <w:right w:val="none" w:sz="0" w:space="0" w:color="auto"/>
              </w:divBdr>
            </w:div>
            <w:div w:id="627974095">
              <w:marLeft w:val="0"/>
              <w:marRight w:val="0"/>
              <w:marTop w:val="0"/>
              <w:marBottom w:val="0"/>
              <w:divBdr>
                <w:top w:val="none" w:sz="0" w:space="0" w:color="auto"/>
                <w:left w:val="none" w:sz="0" w:space="0" w:color="auto"/>
                <w:bottom w:val="none" w:sz="0" w:space="0" w:color="auto"/>
                <w:right w:val="none" w:sz="0" w:space="0" w:color="auto"/>
              </w:divBdr>
            </w:div>
            <w:div w:id="1233738958">
              <w:marLeft w:val="0"/>
              <w:marRight w:val="0"/>
              <w:marTop w:val="0"/>
              <w:marBottom w:val="0"/>
              <w:divBdr>
                <w:top w:val="none" w:sz="0" w:space="0" w:color="auto"/>
                <w:left w:val="none" w:sz="0" w:space="0" w:color="auto"/>
                <w:bottom w:val="none" w:sz="0" w:space="0" w:color="auto"/>
                <w:right w:val="none" w:sz="0" w:space="0" w:color="auto"/>
              </w:divBdr>
            </w:div>
            <w:div w:id="1681158181">
              <w:marLeft w:val="0"/>
              <w:marRight w:val="0"/>
              <w:marTop w:val="0"/>
              <w:marBottom w:val="0"/>
              <w:divBdr>
                <w:top w:val="none" w:sz="0" w:space="0" w:color="auto"/>
                <w:left w:val="none" w:sz="0" w:space="0" w:color="auto"/>
                <w:bottom w:val="none" w:sz="0" w:space="0" w:color="auto"/>
                <w:right w:val="none" w:sz="0" w:space="0" w:color="auto"/>
              </w:divBdr>
            </w:div>
            <w:div w:id="1662269461">
              <w:marLeft w:val="0"/>
              <w:marRight w:val="0"/>
              <w:marTop w:val="0"/>
              <w:marBottom w:val="0"/>
              <w:divBdr>
                <w:top w:val="none" w:sz="0" w:space="0" w:color="auto"/>
                <w:left w:val="none" w:sz="0" w:space="0" w:color="auto"/>
                <w:bottom w:val="none" w:sz="0" w:space="0" w:color="auto"/>
                <w:right w:val="none" w:sz="0" w:space="0" w:color="auto"/>
              </w:divBdr>
            </w:div>
            <w:div w:id="228811055">
              <w:marLeft w:val="0"/>
              <w:marRight w:val="0"/>
              <w:marTop w:val="0"/>
              <w:marBottom w:val="0"/>
              <w:divBdr>
                <w:top w:val="none" w:sz="0" w:space="0" w:color="auto"/>
                <w:left w:val="none" w:sz="0" w:space="0" w:color="auto"/>
                <w:bottom w:val="none" w:sz="0" w:space="0" w:color="auto"/>
                <w:right w:val="none" w:sz="0" w:space="0" w:color="auto"/>
              </w:divBdr>
            </w:div>
            <w:div w:id="2107383987">
              <w:marLeft w:val="0"/>
              <w:marRight w:val="0"/>
              <w:marTop w:val="0"/>
              <w:marBottom w:val="0"/>
              <w:divBdr>
                <w:top w:val="none" w:sz="0" w:space="0" w:color="auto"/>
                <w:left w:val="none" w:sz="0" w:space="0" w:color="auto"/>
                <w:bottom w:val="none" w:sz="0" w:space="0" w:color="auto"/>
                <w:right w:val="none" w:sz="0" w:space="0" w:color="auto"/>
              </w:divBdr>
            </w:div>
            <w:div w:id="2088380383">
              <w:marLeft w:val="0"/>
              <w:marRight w:val="0"/>
              <w:marTop w:val="0"/>
              <w:marBottom w:val="0"/>
              <w:divBdr>
                <w:top w:val="none" w:sz="0" w:space="0" w:color="auto"/>
                <w:left w:val="none" w:sz="0" w:space="0" w:color="auto"/>
                <w:bottom w:val="none" w:sz="0" w:space="0" w:color="auto"/>
                <w:right w:val="none" w:sz="0" w:space="0" w:color="auto"/>
              </w:divBdr>
            </w:div>
            <w:div w:id="762459097">
              <w:marLeft w:val="0"/>
              <w:marRight w:val="0"/>
              <w:marTop w:val="0"/>
              <w:marBottom w:val="0"/>
              <w:divBdr>
                <w:top w:val="none" w:sz="0" w:space="0" w:color="auto"/>
                <w:left w:val="none" w:sz="0" w:space="0" w:color="auto"/>
                <w:bottom w:val="none" w:sz="0" w:space="0" w:color="auto"/>
                <w:right w:val="none" w:sz="0" w:space="0" w:color="auto"/>
              </w:divBdr>
            </w:div>
            <w:div w:id="637959758">
              <w:marLeft w:val="0"/>
              <w:marRight w:val="0"/>
              <w:marTop w:val="0"/>
              <w:marBottom w:val="0"/>
              <w:divBdr>
                <w:top w:val="none" w:sz="0" w:space="0" w:color="auto"/>
                <w:left w:val="none" w:sz="0" w:space="0" w:color="auto"/>
                <w:bottom w:val="none" w:sz="0" w:space="0" w:color="auto"/>
                <w:right w:val="none" w:sz="0" w:space="0" w:color="auto"/>
              </w:divBdr>
            </w:div>
            <w:div w:id="911937558">
              <w:marLeft w:val="0"/>
              <w:marRight w:val="0"/>
              <w:marTop w:val="0"/>
              <w:marBottom w:val="0"/>
              <w:divBdr>
                <w:top w:val="none" w:sz="0" w:space="0" w:color="auto"/>
                <w:left w:val="none" w:sz="0" w:space="0" w:color="auto"/>
                <w:bottom w:val="none" w:sz="0" w:space="0" w:color="auto"/>
                <w:right w:val="none" w:sz="0" w:space="0" w:color="auto"/>
              </w:divBdr>
            </w:div>
            <w:div w:id="894506591">
              <w:marLeft w:val="0"/>
              <w:marRight w:val="0"/>
              <w:marTop w:val="0"/>
              <w:marBottom w:val="0"/>
              <w:divBdr>
                <w:top w:val="none" w:sz="0" w:space="0" w:color="auto"/>
                <w:left w:val="none" w:sz="0" w:space="0" w:color="auto"/>
                <w:bottom w:val="none" w:sz="0" w:space="0" w:color="auto"/>
                <w:right w:val="none" w:sz="0" w:space="0" w:color="auto"/>
              </w:divBdr>
            </w:div>
            <w:div w:id="1498378832">
              <w:marLeft w:val="0"/>
              <w:marRight w:val="0"/>
              <w:marTop w:val="0"/>
              <w:marBottom w:val="0"/>
              <w:divBdr>
                <w:top w:val="none" w:sz="0" w:space="0" w:color="auto"/>
                <w:left w:val="none" w:sz="0" w:space="0" w:color="auto"/>
                <w:bottom w:val="none" w:sz="0" w:space="0" w:color="auto"/>
                <w:right w:val="none" w:sz="0" w:space="0" w:color="auto"/>
              </w:divBdr>
            </w:div>
            <w:div w:id="549265000">
              <w:marLeft w:val="0"/>
              <w:marRight w:val="0"/>
              <w:marTop w:val="0"/>
              <w:marBottom w:val="0"/>
              <w:divBdr>
                <w:top w:val="none" w:sz="0" w:space="0" w:color="auto"/>
                <w:left w:val="none" w:sz="0" w:space="0" w:color="auto"/>
                <w:bottom w:val="none" w:sz="0" w:space="0" w:color="auto"/>
                <w:right w:val="none" w:sz="0" w:space="0" w:color="auto"/>
              </w:divBdr>
            </w:div>
            <w:div w:id="501505507">
              <w:marLeft w:val="0"/>
              <w:marRight w:val="0"/>
              <w:marTop w:val="0"/>
              <w:marBottom w:val="0"/>
              <w:divBdr>
                <w:top w:val="none" w:sz="0" w:space="0" w:color="auto"/>
                <w:left w:val="none" w:sz="0" w:space="0" w:color="auto"/>
                <w:bottom w:val="none" w:sz="0" w:space="0" w:color="auto"/>
                <w:right w:val="none" w:sz="0" w:space="0" w:color="auto"/>
              </w:divBdr>
            </w:div>
            <w:div w:id="49429370">
              <w:marLeft w:val="0"/>
              <w:marRight w:val="0"/>
              <w:marTop w:val="0"/>
              <w:marBottom w:val="0"/>
              <w:divBdr>
                <w:top w:val="none" w:sz="0" w:space="0" w:color="auto"/>
                <w:left w:val="none" w:sz="0" w:space="0" w:color="auto"/>
                <w:bottom w:val="none" w:sz="0" w:space="0" w:color="auto"/>
                <w:right w:val="none" w:sz="0" w:space="0" w:color="auto"/>
              </w:divBdr>
            </w:div>
            <w:div w:id="1607692304">
              <w:marLeft w:val="0"/>
              <w:marRight w:val="0"/>
              <w:marTop w:val="0"/>
              <w:marBottom w:val="0"/>
              <w:divBdr>
                <w:top w:val="none" w:sz="0" w:space="0" w:color="auto"/>
                <w:left w:val="none" w:sz="0" w:space="0" w:color="auto"/>
                <w:bottom w:val="none" w:sz="0" w:space="0" w:color="auto"/>
                <w:right w:val="none" w:sz="0" w:space="0" w:color="auto"/>
              </w:divBdr>
            </w:div>
            <w:div w:id="9414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8849">
      <w:bodyDiv w:val="1"/>
      <w:marLeft w:val="0"/>
      <w:marRight w:val="0"/>
      <w:marTop w:val="0"/>
      <w:marBottom w:val="0"/>
      <w:divBdr>
        <w:top w:val="none" w:sz="0" w:space="0" w:color="auto"/>
        <w:left w:val="none" w:sz="0" w:space="0" w:color="auto"/>
        <w:bottom w:val="none" w:sz="0" w:space="0" w:color="auto"/>
        <w:right w:val="none" w:sz="0" w:space="0" w:color="auto"/>
      </w:divBdr>
    </w:div>
    <w:div w:id="1977832624">
      <w:bodyDiv w:val="1"/>
      <w:marLeft w:val="1050"/>
      <w:marRight w:val="0"/>
      <w:marTop w:val="0"/>
      <w:marBottom w:val="0"/>
      <w:divBdr>
        <w:top w:val="none" w:sz="0" w:space="0" w:color="auto"/>
        <w:left w:val="none" w:sz="0" w:space="0" w:color="auto"/>
        <w:bottom w:val="none" w:sz="0" w:space="0" w:color="auto"/>
        <w:right w:val="none" w:sz="0" w:space="0" w:color="auto"/>
      </w:divBdr>
      <w:divsChild>
        <w:div w:id="1735350212">
          <w:marLeft w:val="0"/>
          <w:marRight w:val="0"/>
          <w:marTop w:val="0"/>
          <w:marBottom w:val="600"/>
          <w:divBdr>
            <w:top w:val="none" w:sz="0" w:space="0" w:color="auto"/>
            <w:left w:val="none" w:sz="0" w:space="0" w:color="auto"/>
            <w:bottom w:val="none" w:sz="0" w:space="0" w:color="auto"/>
            <w:right w:val="none" w:sz="0" w:space="0" w:color="auto"/>
          </w:divBdr>
          <w:divsChild>
            <w:div w:id="1667509737">
              <w:marLeft w:val="0"/>
              <w:marRight w:val="0"/>
              <w:marTop w:val="0"/>
              <w:marBottom w:val="30"/>
              <w:divBdr>
                <w:top w:val="none" w:sz="0" w:space="0" w:color="auto"/>
                <w:left w:val="none" w:sz="0" w:space="0" w:color="auto"/>
                <w:bottom w:val="none" w:sz="0" w:space="0" w:color="auto"/>
                <w:right w:val="none" w:sz="0" w:space="0" w:color="auto"/>
              </w:divBdr>
              <w:divsChild>
                <w:div w:id="152336735">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 w:id="1760953841">
          <w:marLeft w:val="0"/>
          <w:marRight w:val="0"/>
          <w:marTop w:val="0"/>
          <w:marBottom w:val="600"/>
          <w:divBdr>
            <w:top w:val="none" w:sz="0" w:space="0" w:color="auto"/>
            <w:left w:val="none" w:sz="0" w:space="0" w:color="auto"/>
            <w:bottom w:val="none" w:sz="0" w:space="0" w:color="auto"/>
            <w:right w:val="none" w:sz="0" w:space="0" w:color="auto"/>
          </w:divBdr>
          <w:divsChild>
            <w:div w:id="552346824">
              <w:marLeft w:val="0"/>
              <w:marRight w:val="0"/>
              <w:marTop w:val="150"/>
              <w:marBottom w:val="0"/>
              <w:divBdr>
                <w:top w:val="inset" w:sz="6" w:space="0" w:color="auto"/>
                <w:left w:val="inset" w:sz="6" w:space="0" w:color="auto"/>
                <w:bottom w:val="inset" w:sz="6" w:space="0" w:color="auto"/>
                <w:right w:val="inset" w:sz="6" w:space="0" w:color="auto"/>
              </w:divBdr>
            </w:div>
            <w:div w:id="1939098822">
              <w:marLeft w:val="0"/>
              <w:marRight w:val="0"/>
              <w:marTop w:val="0"/>
              <w:marBottom w:val="30"/>
              <w:divBdr>
                <w:top w:val="none" w:sz="0" w:space="0" w:color="auto"/>
                <w:left w:val="none" w:sz="0" w:space="0" w:color="auto"/>
                <w:bottom w:val="none" w:sz="0" w:space="0" w:color="auto"/>
                <w:right w:val="none" w:sz="0" w:space="0" w:color="auto"/>
              </w:divBdr>
              <w:divsChild>
                <w:div w:id="1974018564">
                  <w:marLeft w:val="0"/>
                  <w:marRight w:val="0"/>
                  <w:marTop w:val="300"/>
                  <w:marBottom w:val="0"/>
                  <w:divBdr>
                    <w:top w:val="double" w:sz="4" w:space="8" w:color="005696"/>
                    <w:left w:val="double" w:sz="4" w:space="8" w:color="005696"/>
                    <w:bottom w:val="double" w:sz="4" w:space="8" w:color="005696"/>
                    <w:right w:val="double" w:sz="4" w:space="8" w:color="005696"/>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inda\Dropbox%20(NSIP)\Nick%20&amp;%20Linda\3.4.2%20PreRelease%20plus%20Assessment%20workshop\specgen\GenerateSpecTool_5\bin\Debug\dist\Specification\out\CommonTypes.html" TargetMode="External"/><Relationship Id="rId21" Type="http://schemas.openxmlformats.org/officeDocument/2006/relationships/image" Target="media/image11.png"/><Relationship Id="rId42" Type="http://schemas.openxmlformats.org/officeDocument/2006/relationships/hyperlink" Target="file:///C:\Users\Linda\Dropbox%20(NSIP)\Nick%20&amp;%20Linda\3.4.2%20PreRelease%20plus%20Assessment%20workshop\specgen\GenerateSpecTool_5\bin\Debug\dist\Specification\out\CommonTypes.html" TargetMode="External"/><Relationship Id="rId47" Type="http://schemas.openxmlformats.org/officeDocument/2006/relationships/hyperlink" Target="file:///C:\Users\Linda\Dropbox%20(NSIP)\Nick%20&amp;%20Linda\3.4.2%20PreRelease%20plus%20Assessment%20workshop\specgen\GenerateSpecTool_5\bin\Debug\dist\Specification\out\CommonTypes.html" TargetMode="External"/><Relationship Id="rId63" Type="http://schemas.openxmlformats.org/officeDocument/2006/relationships/hyperlink" Target="file:///C:\Users\Linda\Dropbox%20(NSIP)\Nick%20&amp;%20Linda\3.4.2%20PreRelease%20plus%20Assessment%20workshop\specgen\GenerateSpecTool_5\bin\Debug\dist\Specification\out\CommonTypes.html" TargetMode="External"/><Relationship Id="rId68" Type="http://schemas.openxmlformats.org/officeDocument/2006/relationships/hyperlink" Target="http://www.w3.org/TR/xmlschema-2/" TargetMode="External"/><Relationship Id="rId84" Type="http://schemas.openxmlformats.org/officeDocument/2006/relationships/hyperlink" Target="http://www.w3.org/TR/xmlschema-2/" TargetMode="External"/><Relationship Id="rId89" Type="http://schemas.openxmlformats.org/officeDocument/2006/relationships/hyperlink" Target="file:///C:\Users\Linda\Dropbox%20(NSIP)\Nick%20&amp;%20Linda\3.4.2%20PreRelease%20plus%20Assessment%20workshop\specgen\GenerateSpecTool_5\bin\Debug\dist\Specification\out\CommonTypes.html" TargetMode="Externa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hyperlink" Target="http://www.w3.org/TR/xmlschema-2/" TargetMode="External"/><Relationship Id="rId37" Type="http://schemas.openxmlformats.org/officeDocument/2006/relationships/hyperlink" Target="http://www.w3.org/TR/xmlschema-2/" TargetMode="External"/><Relationship Id="rId53" Type="http://schemas.openxmlformats.org/officeDocument/2006/relationships/hyperlink" Target="http://www.w3.org/TR/xmlschema-2/" TargetMode="External"/><Relationship Id="rId58" Type="http://schemas.openxmlformats.org/officeDocument/2006/relationships/hyperlink" Target="http://www.w3.org/TR/xmlschema-2/" TargetMode="External"/><Relationship Id="rId74" Type="http://schemas.openxmlformats.org/officeDocument/2006/relationships/hyperlink" Target="http://www.w3.org/TR/xmlschema-2/" TargetMode="External"/><Relationship Id="rId79" Type="http://schemas.openxmlformats.org/officeDocument/2006/relationships/hyperlink" Target="http://www.w3.org/TR/xmlschema-2/" TargetMode="External"/><Relationship Id="rId5" Type="http://schemas.openxmlformats.org/officeDocument/2006/relationships/webSettings" Target="webSettings.xml"/><Relationship Id="rId90" Type="http://schemas.openxmlformats.org/officeDocument/2006/relationships/hyperlink" Target="file:///C:\Users\Linda\Dropbox%20(NSIP)\Nick%20&amp;%20Linda\3.4.2%20PreRelease%20plus%20Assessment%20workshop\specgen\GenerateSpecTool_5\bin\Debug\dist\Specification\out\CommonTypes.html" TargetMode="External"/><Relationship Id="rId95" Type="http://schemas.openxmlformats.org/officeDocument/2006/relationships/hyperlink" Target="http://www.w3.org/TR/xmlschema-2/" TargetMode="External"/><Relationship Id="rId22" Type="http://schemas.openxmlformats.org/officeDocument/2006/relationships/image" Target="media/image12.emf"/><Relationship Id="rId27" Type="http://schemas.openxmlformats.org/officeDocument/2006/relationships/hyperlink" Target="http://www.w3.org/TR/xmlschema-2/" TargetMode="External"/><Relationship Id="rId43" Type="http://schemas.openxmlformats.org/officeDocument/2006/relationships/hyperlink" Target="file:///C:\Users\Linda\Dropbox%20(NSIP)\Nick%20&amp;%20Linda\3.4.2%20PreRelease%20plus%20Assessment%20workshop\specgen\GenerateSpecTool_5\bin\Debug\dist\Specification\out\CommonTypes.html" TargetMode="External"/><Relationship Id="rId48" Type="http://schemas.openxmlformats.org/officeDocument/2006/relationships/hyperlink" Target="file:///C:\Users\Linda\Dropbox%20(NSIP)\Nick%20&amp;%20Linda\3.4.2%20PreRelease%20plus%20Assessment%20workshop\specgen\GenerateSpecTool_5\bin\Debug\dist\Specification\out\CommonTypes.html" TargetMode="External"/><Relationship Id="rId64" Type="http://schemas.openxmlformats.org/officeDocument/2006/relationships/hyperlink" Target="file:///C:\Users\Linda\Dropbox%20(NSIP)\Nick%20&amp;%20Linda\3.4.2%20PreRelease%20plus%20Assessment%20workshop\specgen\GenerateSpecTool_5\bin\Debug\dist\Specification\out\CommonTypes.html" TargetMode="External"/><Relationship Id="rId69" Type="http://schemas.openxmlformats.org/officeDocument/2006/relationships/hyperlink" Target="http://www.w3.org/TR/xmlschema-2/" TargetMode="External"/><Relationship Id="rId80" Type="http://schemas.openxmlformats.org/officeDocument/2006/relationships/hyperlink" Target="file:///C:\Users\Linda\Dropbox%20(NSIP)\Nick%20&amp;%20Linda\3.4.2%20PreRelease%20plus%20Assessment%20workshop\specgen\GenerateSpecTool_5\bin\Debug\dist\Specification\out\CommonTypes.html" TargetMode="External"/><Relationship Id="rId85" Type="http://schemas.openxmlformats.org/officeDocument/2006/relationships/hyperlink" Target="file:///C:\Users\Linda\Dropbox%20(NSIP)\Nick%20&amp;%20Linda\3.4.2%20PreRelease%20plus%20Assessment%20workshop\specgen\GenerateSpecTool_5\bin\Debug\dist\Specification\out\CommonTypes.html" TargetMode="Externa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hyperlink" Target="file:///C:\Users\Linda\Dropbox%20(NSIP)\Nick%20&amp;%20Linda\3.4.2%20PreRelease%20plus%20Assessment%20workshop\specgen\GenerateSpecTool_5\bin\Debug\dist\Specification\out\CommonTypes.html" TargetMode="External"/><Relationship Id="rId33" Type="http://schemas.openxmlformats.org/officeDocument/2006/relationships/hyperlink" Target="http://www.w3.org/TR/xmlschema-2/" TargetMode="External"/><Relationship Id="rId38" Type="http://schemas.openxmlformats.org/officeDocument/2006/relationships/hyperlink" Target="http://www.w3.org/TR/xmlschema-2/" TargetMode="External"/><Relationship Id="rId46" Type="http://schemas.openxmlformats.org/officeDocument/2006/relationships/hyperlink" Target="file:///C:\Users\Linda\Dropbox%20(NSIP)\Nick%20&amp;%20Linda\3.4.2%20PreRelease%20plus%20Assessment%20workshop\specgen\GenerateSpecTool_5\bin\Debug\dist\Specification\out\CommonTypes.html" TargetMode="External"/><Relationship Id="rId59" Type="http://schemas.openxmlformats.org/officeDocument/2006/relationships/hyperlink" Target="file:///C:\Users\Linda\Dropbox%20(NSIP)\Nick%20&amp;%20Linda\3.4.2%20PreRelease%20plus%20Assessment%20workshop\specgen\GenerateSpecTool_5\bin\Debug\dist\Specification\out\CommonTypes.html" TargetMode="External"/><Relationship Id="rId67" Type="http://schemas.openxmlformats.org/officeDocument/2006/relationships/hyperlink" Target="file:///C:\Users\Linda\Dropbox%20(NSIP)\Nick%20&amp;%20Linda\3.4.2%20PreRelease%20plus%20Assessment%20workshop\specgen\GenerateSpecTool_5\bin\Debug\dist\Specification\out\CommonTypes.html" TargetMode="External"/><Relationship Id="rId20" Type="http://schemas.openxmlformats.org/officeDocument/2006/relationships/image" Target="media/image10.png"/><Relationship Id="rId41" Type="http://schemas.openxmlformats.org/officeDocument/2006/relationships/hyperlink" Target="file:///C:\Users\Linda\Dropbox%20(NSIP)\Nick%20&amp;%20Linda\3.4.2%20PreRelease%20plus%20Assessment%20workshop\specgen\GenerateSpecTool_5\bin\Debug\dist\Specification\out\CommonTypes.html" TargetMode="External"/><Relationship Id="rId54" Type="http://schemas.openxmlformats.org/officeDocument/2006/relationships/hyperlink" Target="http://www.w3.org/TR/xmlschema-2/" TargetMode="External"/><Relationship Id="rId62" Type="http://schemas.openxmlformats.org/officeDocument/2006/relationships/hyperlink" Target="http://www.w3.org/TR/xmlschema-2/" TargetMode="External"/><Relationship Id="rId70" Type="http://schemas.openxmlformats.org/officeDocument/2006/relationships/hyperlink" Target="http://www.w3.org/TR/xmlschema-2/" TargetMode="External"/><Relationship Id="rId75" Type="http://schemas.openxmlformats.org/officeDocument/2006/relationships/hyperlink" Target="http://www.w3.org/TR/xmlschema-2/" TargetMode="External"/><Relationship Id="rId83" Type="http://schemas.openxmlformats.org/officeDocument/2006/relationships/hyperlink" Target="file:///C:\Users\Linda\Dropbox%20(NSIP)\Nick%20&amp;%20Linda\3.4.2%20PreRelease%20plus%20Assessment%20workshop\specgen\GenerateSpecTool_5\bin\Debug\dist\Specification\out\CommonTypes.html" TargetMode="External"/><Relationship Id="rId88" Type="http://schemas.openxmlformats.org/officeDocument/2006/relationships/hyperlink" Target="file:///C:\Users\Linda\Dropbox%20(NSIP)\Nick%20&amp;%20Linda\3.4.2%20PreRelease%20plus%20Assessment%20workshop\specgen\GenerateSpecTool_5\bin\Debug\dist\Specification\out\CommonTypes.html" TargetMode="External"/><Relationship Id="rId91" Type="http://schemas.openxmlformats.org/officeDocument/2006/relationships/hyperlink" Target="http://www.w3.org/TR/xmlschema-2/" TargetMode="External"/><Relationship Id="rId96" Type="http://schemas.openxmlformats.org/officeDocument/2006/relationships/hyperlink" Target="file:///C:\Users\Linda\Dropbox%20(NSIP)\Nick%20&amp;%20Linda\3.4.2%20PreRelease%20plus%20Assessment%20workshop\specgen\GenerateSpecTool_5\bin\Debug\dist\Specification\out\CommonTyp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www.w3.org/TR/xmlschema-2/" TargetMode="External"/><Relationship Id="rId36" Type="http://schemas.openxmlformats.org/officeDocument/2006/relationships/hyperlink" Target="http://www.w3.org/TR/xmlschema-2/" TargetMode="External"/><Relationship Id="rId49" Type="http://schemas.openxmlformats.org/officeDocument/2006/relationships/hyperlink" Target="file:///C:\Users\Linda\Dropbox%20(NSIP)\Nick%20&amp;%20Linda\3.4.2%20PreRelease%20plus%20Assessment%20workshop\specgen\GenerateSpecTool_5\bin\Debug\dist\Specification\out\CommonTypes.html" TargetMode="External"/><Relationship Id="rId57" Type="http://schemas.openxmlformats.org/officeDocument/2006/relationships/hyperlink" Target="http://www.w3.org/TR/xmlschema-2/" TargetMode="External"/><Relationship Id="rId10" Type="http://schemas.openxmlformats.org/officeDocument/2006/relationships/image" Target="media/image3.png"/><Relationship Id="rId31" Type="http://schemas.openxmlformats.org/officeDocument/2006/relationships/hyperlink" Target="http://www.w3.org/TR/xmlschema-2/" TargetMode="External"/><Relationship Id="rId44" Type="http://schemas.openxmlformats.org/officeDocument/2006/relationships/hyperlink" Target="file:///C:\Users\Linda\Dropbox%20(NSIP)\Nick%20&amp;%20Linda\3.4.2%20PreRelease%20plus%20Assessment%20workshop\specgen\GenerateSpecTool_5\bin\Debug\dist\Specification\out\CommonTypes.html" TargetMode="External"/><Relationship Id="rId52" Type="http://schemas.openxmlformats.org/officeDocument/2006/relationships/hyperlink" Target="file:///C:\Users\Linda\Dropbox%20(NSIP)\Nick%20&amp;%20Linda\3.4.2%20PreRelease%20plus%20Assessment%20workshop\specgen\GenerateSpecTool_5\bin\Debug\dist\Specification\out\CommonTypes.html" TargetMode="External"/><Relationship Id="rId60" Type="http://schemas.openxmlformats.org/officeDocument/2006/relationships/hyperlink" Target="http://www.w3.org/TR/xmlschema-2/" TargetMode="External"/><Relationship Id="rId65" Type="http://schemas.openxmlformats.org/officeDocument/2006/relationships/hyperlink" Target="file:///C:\Users\Linda\Dropbox%20(NSIP)\Nick%20&amp;%20Linda\3.4.2%20PreRelease%20plus%20Assessment%20workshop\specgen\GenerateSpecTool_5\bin\Debug\dist\Specification\out\CommonTypes.html" TargetMode="External"/><Relationship Id="rId73" Type="http://schemas.openxmlformats.org/officeDocument/2006/relationships/hyperlink" Target="http://www.w3.org/TR/xmlschema-2/" TargetMode="External"/><Relationship Id="rId78" Type="http://schemas.openxmlformats.org/officeDocument/2006/relationships/hyperlink" Target="http://www.w3.org/TR/xmlschema-2/" TargetMode="External"/><Relationship Id="rId81" Type="http://schemas.openxmlformats.org/officeDocument/2006/relationships/hyperlink" Target="file:///C:\Users\Linda\Dropbox%20(NSIP)\Nick%20&amp;%20Linda\3.4.2%20PreRelease%20plus%20Assessment%20workshop\specgen\GenerateSpecTool_5\bin\Debug\dist\Specification\out\CommonTypes.html" TargetMode="External"/><Relationship Id="rId86" Type="http://schemas.openxmlformats.org/officeDocument/2006/relationships/hyperlink" Target="http://www.w3.org/TR/xmlschema-2/" TargetMode="External"/><Relationship Id="rId94" Type="http://schemas.openxmlformats.org/officeDocument/2006/relationships/hyperlink" Target="file:///C:\Users\Linda\Dropbox%20(NSIP)\Nick%20&amp;%20Linda\3.4.2%20PreRelease%20plus%20Assessment%20workshop\specgen\GenerateSpecTool_5\bin\Debug\dist\Specification\out\CommonTypes.html"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microsoft.com/office/2011/relationships/commentsExtended" Target="commentsExtended.xml"/><Relationship Id="rId18" Type="http://schemas.openxmlformats.org/officeDocument/2006/relationships/image" Target="media/image8.emf"/><Relationship Id="rId39" Type="http://schemas.openxmlformats.org/officeDocument/2006/relationships/hyperlink" Target="file:///C:\Users\Linda\Dropbox%20(NSIP)\Nick%20&amp;%20Linda\3.4.2%20PreRelease%20plus%20Assessment%20workshop\specgen\GenerateSpecTool_5\bin\Debug\dist\Specification\out\CommonTypes.html" TargetMode="External"/><Relationship Id="rId34" Type="http://schemas.openxmlformats.org/officeDocument/2006/relationships/hyperlink" Target="http://www.w3.org/TR/xmlschema-2/" TargetMode="External"/><Relationship Id="rId50" Type="http://schemas.openxmlformats.org/officeDocument/2006/relationships/hyperlink" Target="file:///C:\Users\Linda\Dropbox%20(NSIP)\Nick%20&amp;%20Linda\3.4.2%20PreRelease%20plus%20Assessment%20workshop\specgen\GenerateSpecTool_5\bin\Debug\dist\Specification\out\CommonTypes.html" TargetMode="External"/><Relationship Id="rId55" Type="http://schemas.openxmlformats.org/officeDocument/2006/relationships/hyperlink" Target="http://www.w3.org/TR/xmlschema-2/" TargetMode="External"/><Relationship Id="rId76" Type="http://schemas.openxmlformats.org/officeDocument/2006/relationships/hyperlink" Target="http://www.w3.org/TR/xmlschema-2/" TargetMode="External"/><Relationship Id="rId97" Type="http://schemas.openxmlformats.org/officeDocument/2006/relationships/hyperlink" Target="file:///C:\Users\Linda\Dropbox%20(NSIP)\Nick%20&amp;%20Linda\3.4.2%20PreRelease%20plus%20Assessment%20workshop\specgen\GenerateSpecTool_5\bin\Debug\dist\Specification\out\CommonTypes.html" TargetMode="External"/><Relationship Id="rId7" Type="http://schemas.openxmlformats.org/officeDocument/2006/relationships/endnotes" Target="endnotes.xml"/><Relationship Id="rId71" Type="http://schemas.openxmlformats.org/officeDocument/2006/relationships/hyperlink" Target="http://www.w3.org/TR/xmlschema-2/" TargetMode="External"/><Relationship Id="rId92" Type="http://schemas.openxmlformats.org/officeDocument/2006/relationships/hyperlink" Target="file:///C:\Users\Linda\Dropbox%20(NSIP)\Nick%20&amp;%20Linda\3.4.2%20PreRelease%20plus%20Assessment%20workshop\specgen\GenerateSpecTool_5\bin\Debug\dist\Specification\out\CommonTypes.html" TargetMode="External"/><Relationship Id="rId2" Type="http://schemas.openxmlformats.org/officeDocument/2006/relationships/numbering" Target="numbering.xml"/><Relationship Id="rId29" Type="http://schemas.openxmlformats.org/officeDocument/2006/relationships/hyperlink" Target="http://www.w3.org/TR/xmlschema-2/" TargetMode="External"/><Relationship Id="rId24" Type="http://schemas.openxmlformats.org/officeDocument/2006/relationships/hyperlink" Target="file:///C:\Users\Linda\Dropbox%20(NSIP)\Nick%20&amp;%20Linda\3.4.2%20PreRelease%20plus%20Assessment%20workshop\specgen\GenerateSpecTool_5\bin\Debug\dist\Specification\out\CommonTypes.html" TargetMode="External"/><Relationship Id="rId40" Type="http://schemas.openxmlformats.org/officeDocument/2006/relationships/hyperlink" Target="file:///C:\Users\Linda\Dropbox%20(NSIP)\Nick%20&amp;%20Linda\3.4.2%20PreRelease%20plus%20Assessment%20workshop\specgen\GenerateSpecTool_5\bin\Debug\dist\Specification\out\CommonTypes.html" TargetMode="External"/><Relationship Id="rId45" Type="http://schemas.openxmlformats.org/officeDocument/2006/relationships/hyperlink" Target="file:///C:/Users/Linda/Dropbox%20(NSIP)/Nick%20&amp;%20Linda/3.4.2%20PreRelease%20plus%20Assessment%20workshop/specgen/GenerateSpecTool_5/bin/Debug/dist/Specification/out/SIFAU.html" TargetMode="External"/><Relationship Id="rId66" Type="http://schemas.openxmlformats.org/officeDocument/2006/relationships/hyperlink" Target="file:///C:\Users\Linda\Dropbox%20(NSIP)\Nick%20&amp;%20Linda\3.4.2%20PreRelease%20plus%20Assessment%20workshop\specgen\GenerateSpecTool_5\bin\Debug\dist\Specification\out\CommonTypes.html" TargetMode="External"/><Relationship Id="rId87" Type="http://schemas.openxmlformats.org/officeDocument/2006/relationships/hyperlink" Target="file:///C:\Users\Linda\Dropbox%20(NSIP)\Nick%20&amp;%20Linda\3.4.2%20PreRelease%20plus%20Assessment%20workshop\specgen\GenerateSpecTool_5\bin\Debug\dist\Specification\out\CommonTypes.html" TargetMode="External"/><Relationship Id="rId61" Type="http://schemas.openxmlformats.org/officeDocument/2006/relationships/hyperlink" Target="file:///C:\Users\Linda\Dropbox%20(NSIP)\Nick%20&amp;%20Linda\3.4.2%20PreRelease%20plus%20Assessment%20workshop\specgen\GenerateSpecTool_5\bin\Debug\dist\Specification\out\CommonTypes.html" TargetMode="External"/><Relationship Id="rId82" Type="http://schemas.openxmlformats.org/officeDocument/2006/relationships/hyperlink" Target="file:///C:\Users\Linda\Dropbox%20(NSIP)\Nick%20&amp;%20Linda\3.4.2%20PreRelease%20plus%20Assessment%20workshop\specgen\GenerateSpecTool_5\bin\Debug\dist\Specification\out\CommonTypes.html" TargetMode="External"/><Relationship Id="rId19" Type="http://schemas.openxmlformats.org/officeDocument/2006/relationships/image" Target="media/image9.emf"/><Relationship Id="rId14" Type="http://schemas.microsoft.com/office/2016/09/relationships/commentsIds" Target="commentsIds.xml"/><Relationship Id="rId30" Type="http://schemas.openxmlformats.org/officeDocument/2006/relationships/hyperlink" Target="http://www.w3.org/TR/xmlschema-2/" TargetMode="External"/><Relationship Id="rId35" Type="http://schemas.openxmlformats.org/officeDocument/2006/relationships/hyperlink" Target="http://www.w3.org/TR/xmlschema-2/" TargetMode="External"/><Relationship Id="rId56" Type="http://schemas.openxmlformats.org/officeDocument/2006/relationships/hyperlink" Target="http://www.w3.org/TR/xmlschema-2/" TargetMode="External"/><Relationship Id="rId77" Type="http://schemas.openxmlformats.org/officeDocument/2006/relationships/hyperlink" Target="file:///C:\Users\Linda\Dropbox%20(NSIP)\Nick%20&amp;%20Linda\3.4.2%20PreRelease%20plus%20Assessment%20workshop\specgen\GenerateSpecTool_5\bin\Debug\dist\Specification\out\CommonTypes.html" TargetMode="External"/><Relationship Id="rId100" Type="http://schemas.microsoft.com/office/2011/relationships/people" Target="people.xml"/><Relationship Id="rId8" Type="http://schemas.openxmlformats.org/officeDocument/2006/relationships/image" Target="media/image1.tiff"/><Relationship Id="rId51" Type="http://schemas.openxmlformats.org/officeDocument/2006/relationships/hyperlink" Target="file:///C:\Users\Linda\Dropbox%20(NSIP)\Nick%20&amp;%20Linda\3.4.2%20PreRelease%20plus%20Assessment%20workshop\specgen\GenerateSpecTool_5\bin\Debug\dist\Specification\out\CommonTypes.html" TargetMode="External"/><Relationship Id="rId72" Type="http://schemas.openxmlformats.org/officeDocument/2006/relationships/hyperlink" Target="http://www.w3.org/TR/xmlschema-2/" TargetMode="External"/><Relationship Id="rId93" Type="http://schemas.openxmlformats.org/officeDocument/2006/relationships/hyperlink" Target="file:///C:\Users\Linda\Dropbox%20(NSIP)\Nick%20&amp;%20Linda\3.4.2%20PreRelease%20plus%20Assessment%20workshop\specgen\GenerateSpecTool_5\bin\Debug\dist\Specification\out\CommonTypes.html"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F691A-D1D3-984B-9BC9-4E7C2AFB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43</Pages>
  <Words>14747</Words>
  <Characters>79635</Characters>
  <Application>Microsoft Office Word</Application>
  <DocSecurity>0</DocSecurity>
  <Lines>663</Lines>
  <Paragraphs>188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Nicholas</dc:creator>
  <cp:keywords/>
  <dc:description/>
  <cp:lastModifiedBy>Nick Nicholas</cp:lastModifiedBy>
  <cp:revision>72</cp:revision>
  <cp:lastPrinted>2018-01-30T19:46:00Z</cp:lastPrinted>
  <dcterms:created xsi:type="dcterms:W3CDTF">2018-02-14T01:09:00Z</dcterms:created>
  <dcterms:modified xsi:type="dcterms:W3CDTF">2018-02-14T03:49:00Z</dcterms:modified>
</cp:coreProperties>
</file>