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301EF9" w14:textId="6994E658" w:rsidR="00906E70" w:rsidRDefault="009B6277" w:rsidP="00906E70">
      <w:pPr>
        <w:pStyle w:val="a4"/>
      </w:pPr>
      <w:r>
        <w:t xml:space="preserve">SIF-AU </w:t>
      </w:r>
      <w:r w:rsidR="00906E70">
        <w:t xml:space="preserve">Assessment </w:t>
      </w:r>
      <w:r>
        <w:t>Objects</w:t>
      </w:r>
      <w:r w:rsidR="00906E70">
        <w:t xml:space="preserve">, </w:t>
      </w:r>
      <w:r>
        <w:t>October Draft</w:t>
      </w:r>
    </w:p>
    <w:p w14:paraId="2A862646" w14:textId="047ABCC7" w:rsidR="00B4714D" w:rsidRPr="00AC13A6" w:rsidDel="00BC49B8" w:rsidRDefault="00B4714D">
      <w:pPr>
        <w:pStyle w:val="10"/>
        <w:tabs>
          <w:tab w:val="left" w:pos="480"/>
          <w:tab w:val="right" w:leader="dot" w:pos="8290"/>
        </w:tabs>
        <w:rPr>
          <w:del w:id="0" w:author="Linda Marshall" w:date="2017-11-16T09:53:00Z"/>
          <w:rFonts w:asciiTheme="minorHAnsi" w:eastAsiaTheme="minorEastAsia" w:hAnsiTheme="minorHAnsi" w:cstheme="minorBidi"/>
          <w:b w:val="0"/>
          <w:bCs w:val="0"/>
          <w:noProof/>
          <w:color w:val="auto"/>
          <w:lang w:eastAsia="el-GR"/>
          <w:rPrChange w:id="1" w:author="Nick Nicholas" w:date="2017-11-16T12:14:00Z">
            <w:rPr>
              <w:del w:id="2" w:author="Linda Marshall" w:date="2017-11-16T09:53:00Z"/>
              <w:rFonts w:asciiTheme="minorHAnsi" w:eastAsiaTheme="minorEastAsia" w:hAnsiTheme="minorHAnsi" w:cstheme="minorBidi"/>
              <w:b w:val="0"/>
              <w:bCs w:val="0"/>
              <w:noProof/>
              <w:color w:val="auto"/>
              <w:lang w:val="el-GR" w:eastAsia="el-GR"/>
            </w:rPr>
          </w:rPrChange>
        </w:rPr>
      </w:pPr>
      <w:r>
        <w:fldChar w:fldCharType="begin"/>
      </w:r>
      <w:r>
        <w:instrText xml:space="preserve"> TOC \o "1-3" \h \z </w:instrText>
      </w:r>
      <w:r>
        <w:fldChar w:fldCharType="separate"/>
      </w:r>
      <w:del w:id="3" w:author="Linda Marshall" w:date="2017-11-16T09:53:00Z">
        <w:r w:rsidRPr="00896F25" w:rsidDel="00BC49B8">
          <w:rPr>
            <w:rStyle w:val="-"/>
            <w:noProof/>
          </w:rPr>
          <w:fldChar w:fldCharType="begin"/>
        </w:r>
        <w:r w:rsidRPr="00896F25" w:rsidDel="00BC49B8">
          <w:rPr>
            <w:rStyle w:val="-"/>
            <w:noProof/>
          </w:rPr>
          <w:delInstrText xml:space="preserve"> </w:delInstrText>
        </w:r>
        <w:r w:rsidDel="00BC49B8">
          <w:rPr>
            <w:noProof/>
          </w:rPr>
          <w:delInstrText>HYPERLINK \l "_Toc497142424"</w:delInstrText>
        </w:r>
        <w:r w:rsidRPr="00896F25" w:rsidDel="00BC49B8">
          <w:rPr>
            <w:rStyle w:val="-"/>
            <w:noProof/>
          </w:rPr>
          <w:delInstrText xml:space="preserve"> </w:delInstrText>
        </w:r>
        <w:r w:rsidRPr="00896F25" w:rsidDel="00BC49B8">
          <w:rPr>
            <w:rStyle w:val="-"/>
            <w:noProof/>
          </w:rPr>
          <w:fldChar w:fldCharType="separate"/>
        </w:r>
        <w:r w:rsidRPr="00896F25" w:rsidDel="00BC49B8">
          <w:rPr>
            <w:rStyle w:val="-"/>
            <w:noProof/>
          </w:rPr>
          <w:delText>1.</w:delText>
        </w:r>
        <w:r w:rsidRPr="00B646AC" w:rsidDel="00BC49B8">
          <w:rPr>
            <w:rFonts w:asciiTheme="minorHAnsi" w:eastAsiaTheme="minorEastAsia" w:hAnsiTheme="minorHAnsi" w:cstheme="minorBidi"/>
            <w:noProof/>
          </w:rPr>
          <w:tab/>
        </w:r>
        <w:r w:rsidRPr="00896F25" w:rsidDel="00BC49B8">
          <w:rPr>
            <w:rStyle w:val="-"/>
            <w:noProof/>
          </w:rPr>
          <w:delText>Gradebook assessment</w:delText>
        </w:r>
        <w:r w:rsidDel="00BC49B8">
          <w:rPr>
            <w:noProof/>
            <w:webHidden/>
          </w:rPr>
          <w:tab/>
        </w:r>
        <w:r w:rsidDel="00BC49B8">
          <w:rPr>
            <w:noProof/>
            <w:webHidden/>
          </w:rPr>
          <w:fldChar w:fldCharType="begin"/>
        </w:r>
        <w:r w:rsidDel="00BC49B8">
          <w:rPr>
            <w:noProof/>
            <w:webHidden/>
          </w:rPr>
          <w:delInstrText xml:space="preserve"> PAGEREF _Toc497142424 \h </w:delInstrText>
        </w:r>
        <w:r w:rsidDel="00BC49B8">
          <w:rPr>
            <w:noProof/>
            <w:webHidden/>
          </w:rPr>
        </w:r>
        <w:r w:rsidDel="00BC49B8">
          <w:rPr>
            <w:noProof/>
            <w:webHidden/>
          </w:rPr>
          <w:fldChar w:fldCharType="separate"/>
        </w:r>
        <w:r w:rsidDel="00BC49B8">
          <w:rPr>
            <w:noProof/>
            <w:webHidden/>
          </w:rPr>
          <w:delText>2</w:delText>
        </w:r>
        <w:r w:rsidDel="00BC49B8">
          <w:rPr>
            <w:noProof/>
            <w:webHidden/>
          </w:rPr>
          <w:fldChar w:fldCharType="end"/>
        </w:r>
        <w:r w:rsidRPr="00896F25" w:rsidDel="00BC49B8">
          <w:rPr>
            <w:rStyle w:val="-"/>
            <w:noProof/>
          </w:rPr>
          <w:fldChar w:fldCharType="end"/>
        </w:r>
      </w:del>
    </w:p>
    <w:p w14:paraId="77771DFF" w14:textId="50016E5D" w:rsidR="00B4714D" w:rsidRPr="00AC13A6" w:rsidDel="00BC49B8" w:rsidRDefault="00B4714D">
      <w:pPr>
        <w:pStyle w:val="10"/>
        <w:tabs>
          <w:tab w:val="left" w:pos="480"/>
          <w:tab w:val="right" w:leader="dot" w:pos="8290"/>
        </w:tabs>
        <w:rPr>
          <w:del w:id="4" w:author="Linda Marshall" w:date="2017-11-16T09:53:00Z"/>
          <w:rFonts w:eastAsiaTheme="minorEastAsia" w:cstheme="minorBidi"/>
          <w:noProof/>
          <w:lang w:eastAsia="el-GR"/>
          <w:rPrChange w:id="5" w:author="Nick Nicholas" w:date="2017-11-16T12:14:00Z">
            <w:rPr>
              <w:del w:id="6" w:author="Linda Marshall" w:date="2017-11-16T09:53:00Z"/>
              <w:rFonts w:eastAsiaTheme="minorEastAsia" w:cstheme="minorBidi"/>
              <w:noProof/>
              <w:lang w:val="el-GR" w:eastAsia="el-GR"/>
            </w:rPr>
          </w:rPrChange>
        </w:rPr>
        <w:pPrChange w:id="7" w:author="Linda Marshall" w:date="2017-11-16T09:53:00Z">
          <w:pPr>
            <w:pStyle w:val="20"/>
            <w:tabs>
              <w:tab w:val="left" w:pos="720"/>
              <w:tab w:val="right" w:leader="dot" w:pos="8290"/>
            </w:tabs>
          </w:pPr>
        </w:pPrChange>
      </w:pPr>
      <w:del w:id="8" w:author="Linda Marshall" w:date="2017-11-16T09:53:00Z">
        <w:r w:rsidRPr="00896F25" w:rsidDel="00BC49B8">
          <w:rPr>
            <w:rStyle w:val="-"/>
            <w:noProof/>
          </w:rPr>
          <w:fldChar w:fldCharType="begin"/>
        </w:r>
        <w:r w:rsidRPr="00896F25" w:rsidDel="00BC49B8">
          <w:rPr>
            <w:rStyle w:val="-"/>
            <w:noProof/>
          </w:rPr>
          <w:delInstrText xml:space="preserve"> </w:delInstrText>
        </w:r>
        <w:r w:rsidDel="00BC49B8">
          <w:rPr>
            <w:noProof/>
          </w:rPr>
          <w:delInstrText>HYPERLINK \l "_Toc497142425"</w:delInstrText>
        </w:r>
        <w:r w:rsidRPr="00896F25" w:rsidDel="00BC49B8">
          <w:rPr>
            <w:rStyle w:val="-"/>
            <w:noProof/>
          </w:rPr>
          <w:delInstrText xml:space="preserve"> </w:delInstrText>
        </w:r>
        <w:r w:rsidRPr="00896F25" w:rsidDel="00BC49B8">
          <w:rPr>
            <w:rStyle w:val="-"/>
            <w:noProof/>
          </w:rPr>
          <w:fldChar w:fldCharType="separate"/>
        </w:r>
        <w:r w:rsidRPr="00896F25" w:rsidDel="00BC49B8">
          <w:rPr>
            <w:rStyle w:val="-"/>
            <w:noProof/>
          </w:rPr>
          <w:delText>1.1.</w:delText>
        </w:r>
        <w:r w:rsidRPr="00AC13A6" w:rsidDel="00BC49B8">
          <w:rPr>
            <w:rFonts w:eastAsiaTheme="minorEastAsia" w:cstheme="minorBidi"/>
            <w:noProof/>
            <w:rPrChange w:id="9" w:author="Nick Nicholas" w:date="2017-11-16T12:14:00Z">
              <w:rPr>
                <w:rFonts w:eastAsiaTheme="minorEastAsia" w:cstheme="minorBidi"/>
                <w:noProof/>
              </w:rPr>
            </w:rPrChange>
          </w:rPr>
          <w:tab/>
        </w:r>
        <w:r w:rsidRPr="00896F25" w:rsidDel="00BC49B8">
          <w:rPr>
            <w:rStyle w:val="-"/>
            <w:noProof/>
          </w:rPr>
          <w:delText>Conceptual Model:</w:delText>
        </w:r>
        <w:r w:rsidDel="00BC49B8">
          <w:rPr>
            <w:noProof/>
            <w:webHidden/>
          </w:rPr>
          <w:tab/>
        </w:r>
        <w:r w:rsidDel="00BC49B8">
          <w:rPr>
            <w:noProof/>
            <w:webHidden/>
          </w:rPr>
          <w:fldChar w:fldCharType="begin"/>
        </w:r>
        <w:r w:rsidDel="00BC49B8">
          <w:rPr>
            <w:noProof/>
            <w:webHidden/>
          </w:rPr>
          <w:delInstrText xml:space="preserve"> PAGEREF _Toc497142425 \h </w:delInstrText>
        </w:r>
        <w:r w:rsidDel="00BC49B8">
          <w:rPr>
            <w:noProof/>
            <w:webHidden/>
          </w:rPr>
        </w:r>
        <w:r w:rsidDel="00BC49B8">
          <w:rPr>
            <w:noProof/>
            <w:webHidden/>
          </w:rPr>
          <w:fldChar w:fldCharType="separate"/>
        </w:r>
        <w:r w:rsidDel="00BC49B8">
          <w:rPr>
            <w:noProof/>
            <w:webHidden/>
          </w:rPr>
          <w:delText>3</w:delText>
        </w:r>
        <w:r w:rsidDel="00BC49B8">
          <w:rPr>
            <w:noProof/>
            <w:webHidden/>
          </w:rPr>
          <w:fldChar w:fldCharType="end"/>
        </w:r>
        <w:r w:rsidRPr="00896F25" w:rsidDel="00BC49B8">
          <w:rPr>
            <w:rStyle w:val="-"/>
            <w:noProof/>
          </w:rPr>
          <w:fldChar w:fldCharType="end"/>
        </w:r>
      </w:del>
    </w:p>
    <w:p w14:paraId="2FC6C649" w14:textId="0B83C638" w:rsidR="00B4714D" w:rsidRPr="00AC13A6" w:rsidDel="00BC49B8" w:rsidRDefault="00B4714D">
      <w:pPr>
        <w:pStyle w:val="10"/>
        <w:tabs>
          <w:tab w:val="left" w:pos="480"/>
          <w:tab w:val="right" w:leader="dot" w:pos="8290"/>
        </w:tabs>
        <w:rPr>
          <w:del w:id="10" w:author="Linda Marshall" w:date="2017-11-16T09:53:00Z"/>
          <w:rFonts w:eastAsiaTheme="minorEastAsia" w:cstheme="minorBidi"/>
          <w:noProof/>
          <w:lang w:eastAsia="el-GR"/>
          <w:rPrChange w:id="11" w:author="Nick Nicholas" w:date="2017-11-16T12:14:00Z">
            <w:rPr>
              <w:del w:id="12" w:author="Linda Marshall" w:date="2017-11-16T09:53:00Z"/>
              <w:rFonts w:eastAsiaTheme="minorEastAsia" w:cstheme="minorBidi"/>
              <w:noProof/>
              <w:lang w:val="el-GR" w:eastAsia="el-GR"/>
            </w:rPr>
          </w:rPrChange>
        </w:rPr>
        <w:pPrChange w:id="13" w:author="Linda Marshall" w:date="2017-11-16T09:53:00Z">
          <w:pPr>
            <w:pStyle w:val="20"/>
            <w:tabs>
              <w:tab w:val="left" w:pos="720"/>
              <w:tab w:val="right" w:leader="dot" w:pos="8290"/>
            </w:tabs>
          </w:pPr>
        </w:pPrChange>
      </w:pPr>
      <w:del w:id="14" w:author="Linda Marshall" w:date="2017-11-16T09:53:00Z">
        <w:r w:rsidRPr="00896F25" w:rsidDel="00BC49B8">
          <w:rPr>
            <w:rStyle w:val="-"/>
            <w:noProof/>
          </w:rPr>
          <w:fldChar w:fldCharType="begin"/>
        </w:r>
        <w:r w:rsidRPr="00896F25" w:rsidDel="00BC49B8">
          <w:rPr>
            <w:rStyle w:val="-"/>
            <w:noProof/>
          </w:rPr>
          <w:delInstrText xml:space="preserve"> </w:delInstrText>
        </w:r>
        <w:r w:rsidDel="00BC49B8">
          <w:rPr>
            <w:noProof/>
          </w:rPr>
          <w:delInstrText>HYPERLINK \l "_Toc497142426"</w:delInstrText>
        </w:r>
        <w:r w:rsidRPr="00896F25" w:rsidDel="00BC49B8">
          <w:rPr>
            <w:rStyle w:val="-"/>
            <w:noProof/>
          </w:rPr>
          <w:delInstrText xml:space="preserve"> </w:delInstrText>
        </w:r>
        <w:r w:rsidRPr="00896F25" w:rsidDel="00BC49B8">
          <w:rPr>
            <w:rStyle w:val="-"/>
            <w:noProof/>
          </w:rPr>
          <w:fldChar w:fldCharType="separate"/>
        </w:r>
        <w:r w:rsidRPr="00896F25" w:rsidDel="00BC49B8">
          <w:rPr>
            <w:rStyle w:val="-"/>
            <w:noProof/>
          </w:rPr>
          <w:delText>1.2.</w:delText>
        </w:r>
        <w:r w:rsidRPr="00AC13A6" w:rsidDel="00BC49B8">
          <w:rPr>
            <w:rFonts w:eastAsiaTheme="minorEastAsia" w:cstheme="minorBidi"/>
            <w:noProof/>
            <w:rPrChange w:id="15" w:author="Nick Nicholas" w:date="2017-11-16T12:14:00Z">
              <w:rPr>
                <w:rFonts w:eastAsiaTheme="minorEastAsia" w:cstheme="minorBidi"/>
                <w:noProof/>
              </w:rPr>
            </w:rPrChange>
          </w:rPr>
          <w:tab/>
        </w:r>
        <w:r w:rsidRPr="00896F25" w:rsidDel="00BC49B8">
          <w:rPr>
            <w:rStyle w:val="-"/>
            <w:noProof/>
          </w:rPr>
          <w:delText>Logical Model</w:delText>
        </w:r>
        <w:r w:rsidDel="00BC49B8">
          <w:rPr>
            <w:noProof/>
            <w:webHidden/>
          </w:rPr>
          <w:tab/>
        </w:r>
        <w:r w:rsidDel="00BC49B8">
          <w:rPr>
            <w:noProof/>
            <w:webHidden/>
          </w:rPr>
          <w:fldChar w:fldCharType="begin"/>
        </w:r>
        <w:r w:rsidDel="00BC49B8">
          <w:rPr>
            <w:noProof/>
            <w:webHidden/>
          </w:rPr>
          <w:delInstrText xml:space="preserve"> PAGEREF _Toc497142426 \h </w:delInstrText>
        </w:r>
        <w:r w:rsidDel="00BC49B8">
          <w:rPr>
            <w:noProof/>
            <w:webHidden/>
          </w:rPr>
        </w:r>
        <w:r w:rsidDel="00BC49B8">
          <w:rPr>
            <w:noProof/>
            <w:webHidden/>
          </w:rPr>
          <w:fldChar w:fldCharType="separate"/>
        </w:r>
        <w:r w:rsidDel="00BC49B8">
          <w:rPr>
            <w:noProof/>
            <w:webHidden/>
          </w:rPr>
          <w:delText>5</w:delText>
        </w:r>
        <w:r w:rsidDel="00BC49B8">
          <w:rPr>
            <w:noProof/>
            <w:webHidden/>
          </w:rPr>
          <w:fldChar w:fldCharType="end"/>
        </w:r>
        <w:r w:rsidRPr="00896F25" w:rsidDel="00BC49B8">
          <w:rPr>
            <w:rStyle w:val="-"/>
            <w:noProof/>
          </w:rPr>
          <w:fldChar w:fldCharType="end"/>
        </w:r>
      </w:del>
    </w:p>
    <w:p w14:paraId="77B1A1BA" w14:textId="527BB6E8" w:rsidR="00B4714D" w:rsidRPr="00AC13A6" w:rsidDel="00BC49B8" w:rsidRDefault="00B4714D">
      <w:pPr>
        <w:pStyle w:val="10"/>
        <w:tabs>
          <w:tab w:val="left" w:pos="480"/>
          <w:tab w:val="right" w:leader="dot" w:pos="8290"/>
        </w:tabs>
        <w:rPr>
          <w:del w:id="16" w:author="Linda Marshall" w:date="2017-11-16T09:53:00Z"/>
          <w:rFonts w:eastAsiaTheme="minorEastAsia" w:cstheme="minorBidi"/>
          <w:noProof/>
          <w:lang w:eastAsia="el-GR"/>
          <w:rPrChange w:id="17" w:author="Nick Nicholas" w:date="2017-11-16T12:14:00Z">
            <w:rPr>
              <w:del w:id="18" w:author="Linda Marshall" w:date="2017-11-16T09:53:00Z"/>
              <w:rFonts w:eastAsiaTheme="minorEastAsia" w:cstheme="minorBidi"/>
              <w:noProof/>
              <w:lang w:val="el-GR" w:eastAsia="el-GR"/>
            </w:rPr>
          </w:rPrChange>
        </w:rPr>
        <w:pPrChange w:id="19" w:author="Linda Marshall" w:date="2017-11-16T09:53:00Z">
          <w:pPr>
            <w:pStyle w:val="20"/>
            <w:tabs>
              <w:tab w:val="left" w:pos="720"/>
              <w:tab w:val="right" w:leader="dot" w:pos="8290"/>
            </w:tabs>
          </w:pPr>
        </w:pPrChange>
      </w:pPr>
      <w:del w:id="20" w:author="Linda Marshall" w:date="2017-11-16T09:53:00Z">
        <w:r w:rsidRPr="00896F25" w:rsidDel="00BC49B8">
          <w:rPr>
            <w:rStyle w:val="-"/>
            <w:noProof/>
          </w:rPr>
          <w:fldChar w:fldCharType="begin"/>
        </w:r>
        <w:r w:rsidRPr="00896F25" w:rsidDel="00BC49B8">
          <w:rPr>
            <w:rStyle w:val="-"/>
            <w:noProof/>
          </w:rPr>
          <w:delInstrText xml:space="preserve"> </w:delInstrText>
        </w:r>
        <w:r w:rsidDel="00BC49B8">
          <w:rPr>
            <w:noProof/>
          </w:rPr>
          <w:delInstrText>HYPERLINK \l "_Toc497142427"</w:delInstrText>
        </w:r>
        <w:r w:rsidRPr="00896F25" w:rsidDel="00BC49B8">
          <w:rPr>
            <w:rStyle w:val="-"/>
            <w:noProof/>
          </w:rPr>
          <w:delInstrText xml:space="preserve"> </w:delInstrText>
        </w:r>
        <w:r w:rsidRPr="00896F25" w:rsidDel="00BC49B8">
          <w:rPr>
            <w:rStyle w:val="-"/>
            <w:noProof/>
          </w:rPr>
          <w:fldChar w:fldCharType="separate"/>
        </w:r>
        <w:r w:rsidRPr="00896F25" w:rsidDel="00BC49B8">
          <w:rPr>
            <w:rStyle w:val="-"/>
            <w:noProof/>
          </w:rPr>
          <w:delText>1.3.</w:delText>
        </w:r>
        <w:r w:rsidRPr="00AC13A6" w:rsidDel="00BC49B8">
          <w:rPr>
            <w:rFonts w:eastAsiaTheme="minorEastAsia" w:cstheme="minorBidi"/>
            <w:noProof/>
            <w:rPrChange w:id="21" w:author="Nick Nicholas" w:date="2017-11-16T12:14:00Z">
              <w:rPr>
                <w:rFonts w:eastAsiaTheme="minorEastAsia" w:cstheme="minorBidi"/>
                <w:noProof/>
              </w:rPr>
            </w:rPrChange>
          </w:rPr>
          <w:tab/>
        </w:r>
        <w:r w:rsidRPr="00896F25" w:rsidDel="00BC49B8">
          <w:rPr>
            <w:rStyle w:val="-"/>
            <w:noProof/>
          </w:rPr>
          <w:delText>Workflows</w:delText>
        </w:r>
        <w:r w:rsidDel="00BC49B8">
          <w:rPr>
            <w:noProof/>
            <w:webHidden/>
          </w:rPr>
          <w:tab/>
        </w:r>
        <w:r w:rsidDel="00BC49B8">
          <w:rPr>
            <w:noProof/>
            <w:webHidden/>
          </w:rPr>
          <w:fldChar w:fldCharType="begin"/>
        </w:r>
        <w:r w:rsidDel="00BC49B8">
          <w:rPr>
            <w:noProof/>
            <w:webHidden/>
          </w:rPr>
          <w:delInstrText xml:space="preserve"> PAGEREF _Toc497142427 \h </w:delInstrText>
        </w:r>
        <w:r w:rsidDel="00BC49B8">
          <w:rPr>
            <w:noProof/>
            <w:webHidden/>
          </w:rPr>
        </w:r>
        <w:r w:rsidDel="00BC49B8">
          <w:rPr>
            <w:noProof/>
            <w:webHidden/>
          </w:rPr>
          <w:fldChar w:fldCharType="separate"/>
        </w:r>
        <w:r w:rsidDel="00BC49B8">
          <w:rPr>
            <w:noProof/>
            <w:webHidden/>
          </w:rPr>
          <w:delText>6</w:delText>
        </w:r>
        <w:r w:rsidDel="00BC49B8">
          <w:rPr>
            <w:noProof/>
            <w:webHidden/>
          </w:rPr>
          <w:fldChar w:fldCharType="end"/>
        </w:r>
        <w:r w:rsidRPr="00896F25" w:rsidDel="00BC49B8">
          <w:rPr>
            <w:rStyle w:val="-"/>
            <w:noProof/>
          </w:rPr>
          <w:fldChar w:fldCharType="end"/>
        </w:r>
      </w:del>
    </w:p>
    <w:p w14:paraId="74965A26" w14:textId="257CA7FA" w:rsidR="00B4714D" w:rsidRPr="00AC13A6" w:rsidDel="00BC49B8" w:rsidRDefault="00B4714D" w:rsidP="00BC49B8">
      <w:pPr>
        <w:pStyle w:val="10"/>
        <w:tabs>
          <w:tab w:val="left" w:pos="480"/>
          <w:tab w:val="right" w:leader="dot" w:pos="8290"/>
        </w:tabs>
        <w:rPr>
          <w:del w:id="22" w:author="Linda Marshall" w:date="2017-11-16T09:53:00Z"/>
          <w:rFonts w:asciiTheme="minorHAnsi" w:eastAsiaTheme="minorEastAsia" w:hAnsiTheme="minorHAnsi" w:cstheme="minorBidi"/>
          <w:b w:val="0"/>
          <w:bCs w:val="0"/>
          <w:noProof/>
          <w:color w:val="auto"/>
          <w:lang w:eastAsia="el-GR"/>
          <w:rPrChange w:id="23" w:author="Nick Nicholas" w:date="2017-11-16T12:14:00Z">
            <w:rPr>
              <w:del w:id="24" w:author="Linda Marshall" w:date="2017-11-16T09:53:00Z"/>
              <w:rFonts w:asciiTheme="minorHAnsi" w:eastAsiaTheme="minorEastAsia" w:hAnsiTheme="minorHAnsi" w:cstheme="minorBidi"/>
              <w:b w:val="0"/>
              <w:bCs w:val="0"/>
              <w:noProof/>
              <w:color w:val="auto"/>
              <w:lang w:val="el-GR" w:eastAsia="el-GR"/>
            </w:rPr>
          </w:rPrChange>
        </w:rPr>
      </w:pPr>
      <w:del w:id="25" w:author="Linda Marshall" w:date="2017-11-16T09:53:00Z">
        <w:r w:rsidRPr="00896F25" w:rsidDel="00BC49B8">
          <w:rPr>
            <w:rStyle w:val="-"/>
            <w:noProof/>
          </w:rPr>
          <w:fldChar w:fldCharType="begin"/>
        </w:r>
        <w:r w:rsidRPr="00896F25" w:rsidDel="00BC49B8">
          <w:rPr>
            <w:rStyle w:val="-"/>
            <w:noProof/>
          </w:rPr>
          <w:delInstrText xml:space="preserve"> </w:delInstrText>
        </w:r>
        <w:r w:rsidDel="00BC49B8">
          <w:rPr>
            <w:noProof/>
          </w:rPr>
          <w:delInstrText>HYPERLINK \l "_Toc497142428"</w:delInstrText>
        </w:r>
        <w:r w:rsidRPr="00896F25" w:rsidDel="00BC49B8">
          <w:rPr>
            <w:rStyle w:val="-"/>
            <w:noProof/>
          </w:rPr>
          <w:delInstrText xml:space="preserve"> </w:delInstrText>
        </w:r>
        <w:r w:rsidRPr="00896F25" w:rsidDel="00BC49B8">
          <w:rPr>
            <w:rStyle w:val="-"/>
            <w:noProof/>
          </w:rPr>
          <w:fldChar w:fldCharType="separate"/>
        </w:r>
        <w:r w:rsidRPr="00896F25" w:rsidDel="00BC49B8">
          <w:rPr>
            <w:rStyle w:val="-"/>
            <w:noProof/>
          </w:rPr>
          <w:delText>2.</w:delText>
        </w:r>
        <w:r w:rsidRPr="00B646AC" w:rsidDel="00BC49B8">
          <w:rPr>
            <w:rFonts w:asciiTheme="minorHAnsi" w:eastAsiaTheme="minorEastAsia" w:hAnsiTheme="minorHAnsi" w:cstheme="minorBidi"/>
            <w:noProof/>
          </w:rPr>
          <w:tab/>
        </w:r>
        <w:r w:rsidRPr="00896F25" w:rsidDel="00BC49B8">
          <w:rPr>
            <w:rStyle w:val="-"/>
            <w:noProof/>
          </w:rPr>
          <w:delText>Qualifications</w:delText>
        </w:r>
        <w:r w:rsidDel="00BC49B8">
          <w:rPr>
            <w:noProof/>
            <w:webHidden/>
          </w:rPr>
          <w:tab/>
        </w:r>
        <w:r w:rsidDel="00BC49B8">
          <w:rPr>
            <w:noProof/>
            <w:webHidden/>
          </w:rPr>
          <w:fldChar w:fldCharType="begin"/>
        </w:r>
        <w:r w:rsidDel="00BC49B8">
          <w:rPr>
            <w:noProof/>
            <w:webHidden/>
          </w:rPr>
          <w:delInstrText xml:space="preserve"> PAGEREF _Toc497142428 \h </w:delInstrText>
        </w:r>
        <w:r w:rsidDel="00BC49B8">
          <w:rPr>
            <w:noProof/>
            <w:webHidden/>
          </w:rPr>
        </w:r>
        <w:r w:rsidDel="00BC49B8">
          <w:rPr>
            <w:noProof/>
            <w:webHidden/>
          </w:rPr>
          <w:fldChar w:fldCharType="separate"/>
        </w:r>
        <w:r w:rsidDel="00BC49B8">
          <w:rPr>
            <w:noProof/>
            <w:webHidden/>
          </w:rPr>
          <w:delText>9</w:delText>
        </w:r>
        <w:r w:rsidDel="00BC49B8">
          <w:rPr>
            <w:noProof/>
            <w:webHidden/>
          </w:rPr>
          <w:fldChar w:fldCharType="end"/>
        </w:r>
        <w:r w:rsidRPr="00896F25" w:rsidDel="00BC49B8">
          <w:rPr>
            <w:rStyle w:val="-"/>
            <w:noProof/>
          </w:rPr>
          <w:fldChar w:fldCharType="end"/>
        </w:r>
      </w:del>
    </w:p>
    <w:p w14:paraId="470D4E21" w14:textId="5C966B96" w:rsidR="00B4714D" w:rsidRPr="00AC13A6" w:rsidDel="00BC49B8" w:rsidRDefault="00B4714D">
      <w:pPr>
        <w:pStyle w:val="20"/>
        <w:tabs>
          <w:tab w:val="left" w:pos="720"/>
          <w:tab w:val="right" w:leader="dot" w:pos="8290"/>
        </w:tabs>
        <w:rPr>
          <w:del w:id="26" w:author="Linda Marshall" w:date="2017-11-16T09:53:00Z"/>
          <w:rFonts w:eastAsiaTheme="minorEastAsia" w:cstheme="minorBidi"/>
          <w:noProof/>
          <w:sz w:val="24"/>
          <w:szCs w:val="24"/>
          <w:lang w:eastAsia="el-GR"/>
          <w:rPrChange w:id="27" w:author="Nick Nicholas" w:date="2017-11-16T12:14:00Z">
            <w:rPr>
              <w:del w:id="28" w:author="Linda Marshall" w:date="2017-11-16T09:53:00Z"/>
              <w:rFonts w:eastAsiaTheme="minorEastAsia" w:cstheme="minorBidi"/>
              <w:noProof/>
              <w:sz w:val="24"/>
              <w:szCs w:val="24"/>
              <w:lang w:val="el-GR" w:eastAsia="el-GR"/>
            </w:rPr>
          </w:rPrChange>
        </w:rPr>
      </w:pPr>
      <w:del w:id="29" w:author="Linda Marshall" w:date="2017-11-16T09:53:00Z">
        <w:r w:rsidRPr="00896F25" w:rsidDel="00BC49B8">
          <w:rPr>
            <w:rStyle w:val="-"/>
            <w:noProof/>
          </w:rPr>
          <w:fldChar w:fldCharType="begin"/>
        </w:r>
        <w:r w:rsidRPr="00896F25" w:rsidDel="00BC49B8">
          <w:rPr>
            <w:rStyle w:val="-"/>
            <w:noProof/>
          </w:rPr>
          <w:delInstrText xml:space="preserve"> </w:delInstrText>
        </w:r>
        <w:r w:rsidDel="00BC49B8">
          <w:rPr>
            <w:noProof/>
          </w:rPr>
          <w:delInstrText>HYPERLINK \l "_Toc497142429"</w:delInstrText>
        </w:r>
        <w:r w:rsidRPr="00896F25" w:rsidDel="00BC49B8">
          <w:rPr>
            <w:rStyle w:val="-"/>
            <w:noProof/>
          </w:rPr>
          <w:delInstrText xml:space="preserve"> </w:delInstrText>
        </w:r>
        <w:r w:rsidRPr="00896F25" w:rsidDel="00BC49B8">
          <w:rPr>
            <w:rStyle w:val="-"/>
            <w:noProof/>
          </w:rPr>
          <w:fldChar w:fldCharType="separate"/>
        </w:r>
        <w:r w:rsidRPr="00896F25" w:rsidDel="00BC49B8">
          <w:rPr>
            <w:rStyle w:val="-"/>
            <w:noProof/>
          </w:rPr>
          <w:delText>2.1.</w:delText>
        </w:r>
        <w:r w:rsidRPr="00B646AC" w:rsidDel="00BC49B8">
          <w:rPr>
            <w:rFonts w:eastAsiaTheme="minorEastAsia" w:cstheme="minorBidi"/>
            <w:noProof/>
          </w:rPr>
          <w:tab/>
        </w:r>
        <w:r w:rsidRPr="00896F25" w:rsidDel="00BC49B8">
          <w:rPr>
            <w:rStyle w:val="-"/>
            <w:noProof/>
          </w:rPr>
          <w:delText>Conceptual Model</w:delText>
        </w:r>
        <w:r w:rsidDel="00BC49B8">
          <w:rPr>
            <w:noProof/>
            <w:webHidden/>
          </w:rPr>
          <w:tab/>
        </w:r>
        <w:r w:rsidDel="00BC49B8">
          <w:rPr>
            <w:noProof/>
            <w:webHidden/>
          </w:rPr>
          <w:fldChar w:fldCharType="begin"/>
        </w:r>
        <w:r w:rsidDel="00BC49B8">
          <w:rPr>
            <w:noProof/>
            <w:webHidden/>
          </w:rPr>
          <w:delInstrText xml:space="preserve"> PAGEREF _Toc497142429 \h </w:delInstrText>
        </w:r>
        <w:r w:rsidDel="00BC49B8">
          <w:rPr>
            <w:noProof/>
            <w:webHidden/>
          </w:rPr>
        </w:r>
        <w:r w:rsidDel="00BC49B8">
          <w:rPr>
            <w:noProof/>
            <w:webHidden/>
          </w:rPr>
          <w:fldChar w:fldCharType="separate"/>
        </w:r>
        <w:r w:rsidDel="00BC49B8">
          <w:rPr>
            <w:noProof/>
            <w:webHidden/>
          </w:rPr>
          <w:delText>10</w:delText>
        </w:r>
        <w:r w:rsidDel="00BC49B8">
          <w:rPr>
            <w:noProof/>
            <w:webHidden/>
          </w:rPr>
          <w:fldChar w:fldCharType="end"/>
        </w:r>
        <w:r w:rsidRPr="00896F25" w:rsidDel="00BC49B8">
          <w:rPr>
            <w:rStyle w:val="-"/>
            <w:noProof/>
          </w:rPr>
          <w:fldChar w:fldCharType="end"/>
        </w:r>
      </w:del>
    </w:p>
    <w:p w14:paraId="647B183C" w14:textId="2E4C0A35" w:rsidR="00B4714D" w:rsidRPr="00AC13A6" w:rsidDel="00BC49B8" w:rsidRDefault="00B4714D">
      <w:pPr>
        <w:pStyle w:val="20"/>
        <w:tabs>
          <w:tab w:val="left" w:pos="720"/>
          <w:tab w:val="right" w:leader="dot" w:pos="8290"/>
        </w:tabs>
        <w:rPr>
          <w:del w:id="30" w:author="Linda Marshall" w:date="2017-11-16T09:53:00Z"/>
          <w:rFonts w:eastAsiaTheme="minorEastAsia" w:cstheme="minorBidi"/>
          <w:noProof/>
          <w:sz w:val="24"/>
          <w:szCs w:val="24"/>
          <w:lang w:eastAsia="el-GR"/>
          <w:rPrChange w:id="31" w:author="Nick Nicholas" w:date="2017-11-16T12:14:00Z">
            <w:rPr>
              <w:del w:id="32" w:author="Linda Marshall" w:date="2017-11-16T09:53:00Z"/>
              <w:rFonts w:eastAsiaTheme="minorEastAsia" w:cstheme="minorBidi"/>
              <w:noProof/>
              <w:sz w:val="24"/>
              <w:szCs w:val="24"/>
              <w:lang w:val="el-GR" w:eastAsia="el-GR"/>
            </w:rPr>
          </w:rPrChange>
        </w:rPr>
      </w:pPr>
      <w:del w:id="33" w:author="Linda Marshall" w:date="2017-11-16T09:53:00Z">
        <w:r w:rsidRPr="00896F25" w:rsidDel="00BC49B8">
          <w:rPr>
            <w:rStyle w:val="-"/>
            <w:noProof/>
          </w:rPr>
          <w:fldChar w:fldCharType="begin"/>
        </w:r>
        <w:r w:rsidRPr="00896F25" w:rsidDel="00BC49B8">
          <w:rPr>
            <w:rStyle w:val="-"/>
            <w:noProof/>
          </w:rPr>
          <w:delInstrText xml:space="preserve"> </w:delInstrText>
        </w:r>
        <w:r w:rsidDel="00BC49B8">
          <w:rPr>
            <w:noProof/>
          </w:rPr>
          <w:delInstrText>HYPERLINK \l "_Toc497142430"</w:delInstrText>
        </w:r>
        <w:r w:rsidRPr="00896F25" w:rsidDel="00BC49B8">
          <w:rPr>
            <w:rStyle w:val="-"/>
            <w:noProof/>
          </w:rPr>
          <w:delInstrText xml:space="preserve"> </w:delInstrText>
        </w:r>
        <w:r w:rsidRPr="00896F25" w:rsidDel="00BC49B8">
          <w:rPr>
            <w:rStyle w:val="-"/>
            <w:noProof/>
          </w:rPr>
          <w:fldChar w:fldCharType="separate"/>
        </w:r>
        <w:r w:rsidRPr="00896F25" w:rsidDel="00BC49B8">
          <w:rPr>
            <w:rStyle w:val="-"/>
            <w:noProof/>
          </w:rPr>
          <w:delText>2.2.</w:delText>
        </w:r>
        <w:r w:rsidRPr="00B646AC" w:rsidDel="00BC49B8">
          <w:rPr>
            <w:rFonts w:eastAsiaTheme="minorEastAsia" w:cstheme="minorBidi"/>
            <w:noProof/>
          </w:rPr>
          <w:tab/>
        </w:r>
        <w:r w:rsidRPr="00896F25" w:rsidDel="00BC49B8">
          <w:rPr>
            <w:rStyle w:val="-"/>
            <w:noProof/>
          </w:rPr>
          <w:delText>Logical Model</w:delText>
        </w:r>
        <w:r w:rsidDel="00BC49B8">
          <w:rPr>
            <w:noProof/>
            <w:webHidden/>
          </w:rPr>
          <w:tab/>
        </w:r>
        <w:r w:rsidDel="00BC49B8">
          <w:rPr>
            <w:noProof/>
            <w:webHidden/>
          </w:rPr>
          <w:fldChar w:fldCharType="begin"/>
        </w:r>
        <w:r w:rsidDel="00BC49B8">
          <w:rPr>
            <w:noProof/>
            <w:webHidden/>
          </w:rPr>
          <w:delInstrText xml:space="preserve"> PAGEREF _Toc497142430 \h </w:delInstrText>
        </w:r>
        <w:r w:rsidDel="00BC49B8">
          <w:rPr>
            <w:noProof/>
            <w:webHidden/>
          </w:rPr>
        </w:r>
        <w:r w:rsidDel="00BC49B8">
          <w:rPr>
            <w:noProof/>
            <w:webHidden/>
          </w:rPr>
          <w:fldChar w:fldCharType="separate"/>
        </w:r>
        <w:r w:rsidDel="00BC49B8">
          <w:rPr>
            <w:noProof/>
            <w:webHidden/>
          </w:rPr>
          <w:delText>11</w:delText>
        </w:r>
        <w:r w:rsidDel="00BC49B8">
          <w:rPr>
            <w:noProof/>
            <w:webHidden/>
          </w:rPr>
          <w:fldChar w:fldCharType="end"/>
        </w:r>
        <w:r w:rsidRPr="00896F25" w:rsidDel="00BC49B8">
          <w:rPr>
            <w:rStyle w:val="-"/>
            <w:noProof/>
          </w:rPr>
          <w:fldChar w:fldCharType="end"/>
        </w:r>
      </w:del>
    </w:p>
    <w:p w14:paraId="615DA43D" w14:textId="2650B9F7" w:rsidR="00B4714D" w:rsidRPr="00AC13A6" w:rsidDel="00BC49B8" w:rsidRDefault="00B4714D">
      <w:pPr>
        <w:pStyle w:val="20"/>
        <w:tabs>
          <w:tab w:val="left" w:pos="720"/>
          <w:tab w:val="right" w:leader="dot" w:pos="8290"/>
        </w:tabs>
        <w:rPr>
          <w:del w:id="34" w:author="Linda Marshall" w:date="2017-11-16T09:53:00Z"/>
          <w:rFonts w:eastAsiaTheme="minorEastAsia" w:cstheme="minorBidi"/>
          <w:noProof/>
          <w:sz w:val="24"/>
          <w:szCs w:val="24"/>
          <w:lang w:eastAsia="el-GR"/>
          <w:rPrChange w:id="35" w:author="Nick Nicholas" w:date="2017-11-16T12:14:00Z">
            <w:rPr>
              <w:del w:id="36" w:author="Linda Marshall" w:date="2017-11-16T09:53:00Z"/>
              <w:rFonts w:eastAsiaTheme="minorEastAsia" w:cstheme="minorBidi"/>
              <w:noProof/>
              <w:sz w:val="24"/>
              <w:szCs w:val="24"/>
              <w:lang w:val="el-GR" w:eastAsia="el-GR"/>
            </w:rPr>
          </w:rPrChange>
        </w:rPr>
      </w:pPr>
      <w:del w:id="37" w:author="Linda Marshall" w:date="2017-11-16T09:53:00Z">
        <w:r w:rsidRPr="00896F25" w:rsidDel="00BC49B8">
          <w:rPr>
            <w:rStyle w:val="-"/>
            <w:noProof/>
          </w:rPr>
          <w:fldChar w:fldCharType="begin"/>
        </w:r>
        <w:r w:rsidRPr="00896F25" w:rsidDel="00BC49B8">
          <w:rPr>
            <w:rStyle w:val="-"/>
            <w:noProof/>
          </w:rPr>
          <w:delInstrText xml:space="preserve"> </w:delInstrText>
        </w:r>
        <w:r w:rsidDel="00BC49B8">
          <w:rPr>
            <w:noProof/>
          </w:rPr>
          <w:delInstrText>HYPERLINK \l "_Toc497142431"</w:delInstrText>
        </w:r>
        <w:r w:rsidRPr="00896F25" w:rsidDel="00BC49B8">
          <w:rPr>
            <w:rStyle w:val="-"/>
            <w:noProof/>
          </w:rPr>
          <w:delInstrText xml:space="preserve"> </w:delInstrText>
        </w:r>
        <w:r w:rsidRPr="00896F25" w:rsidDel="00BC49B8">
          <w:rPr>
            <w:rStyle w:val="-"/>
            <w:noProof/>
          </w:rPr>
          <w:fldChar w:fldCharType="separate"/>
        </w:r>
        <w:r w:rsidRPr="00896F25" w:rsidDel="00BC49B8">
          <w:rPr>
            <w:rStyle w:val="-"/>
            <w:noProof/>
          </w:rPr>
          <w:delText>2.3.</w:delText>
        </w:r>
        <w:r w:rsidRPr="00B646AC" w:rsidDel="00BC49B8">
          <w:rPr>
            <w:rFonts w:eastAsiaTheme="minorEastAsia" w:cstheme="minorBidi"/>
            <w:noProof/>
          </w:rPr>
          <w:tab/>
        </w:r>
        <w:r w:rsidRPr="00896F25" w:rsidDel="00BC49B8">
          <w:rPr>
            <w:rStyle w:val="-"/>
            <w:noProof/>
          </w:rPr>
          <w:delText>Workflows</w:delText>
        </w:r>
        <w:r w:rsidDel="00BC49B8">
          <w:rPr>
            <w:noProof/>
            <w:webHidden/>
          </w:rPr>
          <w:tab/>
        </w:r>
        <w:r w:rsidDel="00BC49B8">
          <w:rPr>
            <w:noProof/>
            <w:webHidden/>
          </w:rPr>
          <w:fldChar w:fldCharType="begin"/>
        </w:r>
        <w:r w:rsidDel="00BC49B8">
          <w:rPr>
            <w:noProof/>
            <w:webHidden/>
          </w:rPr>
          <w:delInstrText xml:space="preserve"> PAGEREF _Toc497142431 \h </w:delInstrText>
        </w:r>
        <w:r w:rsidDel="00BC49B8">
          <w:rPr>
            <w:noProof/>
            <w:webHidden/>
          </w:rPr>
        </w:r>
        <w:r w:rsidDel="00BC49B8">
          <w:rPr>
            <w:noProof/>
            <w:webHidden/>
          </w:rPr>
          <w:fldChar w:fldCharType="separate"/>
        </w:r>
        <w:r w:rsidDel="00BC49B8">
          <w:rPr>
            <w:noProof/>
            <w:webHidden/>
          </w:rPr>
          <w:delText>19</w:delText>
        </w:r>
        <w:r w:rsidDel="00BC49B8">
          <w:rPr>
            <w:noProof/>
            <w:webHidden/>
          </w:rPr>
          <w:fldChar w:fldCharType="end"/>
        </w:r>
        <w:r w:rsidRPr="00896F25" w:rsidDel="00BC49B8">
          <w:rPr>
            <w:rStyle w:val="-"/>
            <w:noProof/>
          </w:rPr>
          <w:fldChar w:fldCharType="end"/>
        </w:r>
      </w:del>
    </w:p>
    <w:p w14:paraId="49E849B8" w14:textId="77777777" w:rsidR="00B4714D" w:rsidRPr="00B4714D" w:rsidRDefault="00B4714D">
      <w:pPr>
        <w:pStyle w:val="20"/>
        <w:tabs>
          <w:tab w:val="left" w:pos="720"/>
          <w:tab w:val="right" w:leader="dot" w:pos="8290"/>
        </w:tabs>
        <w:pPrChange w:id="38" w:author="Linda Marshall" w:date="2017-11-16T09:53:00Z">
          <w:pPr/>
        </w:pPrChange>
      </w:pPr>
      <w:r>
        <w:fldChar w:fldCharType="end"/>
      </w:r>
    </w:p>
    <w:customXmlInsRangeStart w:id="39" w:author="Linda Marshall" w:date="2017-11-16T09:53:00Z"/>
    <w:sdt>
      <w:sdtPr>
        <w:rPr>
          <w:rFonts w:ascii="Times New Roman" w:eastAsiaTheme="minorHAnsi" w:hAnsi="Times New Roman" w:cs="Times New Roman"/>
          <w:color w:val="auto"/>
          <w:sz w:val="24"/>
          <w:szCs w:val="24"/>
          <w:lang w:val="el-GR" w:eastAsia="el-GR"/>
        </w:rPr>
        <w:id w:val="1297036373"/>
        <w:docPartObj>
          <w:docPartGallery w:val="Table of Contents"/>
          <w:docPartUnique/>
        </w:docPartObj>
      </w:sdtPr>
      <w:sdtEndPr>
        <w:rPr>
          <w:b/>
          <w:bCs/>
          <w:noProof/>
        </w:rPr>
      </w:sdtEndPr>
      <w:sdtContent>
        <w:customXmlInsRangeEnd w:id="39"/>
        <w:p w14:paraId="3AADE982" w14:textId="3538FEDA" w:rsidR="00BC49B8" w:rsidRDefault="00BC49B8">
          <w:pPr>
            <w:pStyle w:val="ad"/>
            <w:rPr>
              <w:ins w:id="40" w:author="Linda Marshall" w:date="2017-11-16T09:53:00Z"/>
            </w:rPr>
          </w:pPr>
          <w:ins w:id="41" w:author="Linda Marshall" w:date="2017-11-16T09:53:00Z">
            <w:r>
              <w:t>Contents</w:t>
            </w:r>
          </w:ins>
        </w:p>
        <w:p w14:paraId="5A0C4261" w14:textId="1DD41E4B" w:rsidR="0062043E" w:rsidRDefault="00BC49B8">
          <w:pPr>
            <w:pStyle w:val="10"/>
            <w:tabs>
              <w:tab w:val="left" w:pos="480"/>
              <w:tab w:val="right" w:leader="dot" w:pos="10450"/>
            </w:tabs>
            <w:rPr>
              <w:ins w:id="42" w:author="Linda Marshall" w:date="2017-11-16T15:03:00Z"/>
              <w:rFonts w:asciiTheme="minorHAnsi" w:eastAsiaTheme="minorEastAsia" w:hAnsiTheme="minorHAnsi" w:cstheme="minorBidi"/>
              <w:b w:val="0"/>
              <w:bCs w:val="0"/>
              <w:noProof/>
              <w:color w:val="auto"/>
              <w:sz w:val="22"/>
              <w:szCs w:val="22"/>
              <w:lang w:val="en-GB" w:eastAsia="en-GB"/>
            </w:rPr>
          </w:pPr>
          <w:ins w:id="43" w:author="Linda Marshall" w:date="2017-11-16T09:53:00Z">
            <w:r>
              <w:fldChar w:fldCharType="begin"/>
            </w:r>
            <w:r>
              <w:instrText xml:space="preserve"> TOC \o "1-3" \h \z \u </w:instrText>
            </w:r>
            <w:r>
              <w:fldChar w:fldCharType="separate"/>
            </w:r>
          </w:ins>
          <w:ins w:id="44" w:author="Linda Marshall" w:date="2017-11-16T15:03:00Z">
            <w:r w:rsidR="0062043E" w:rsidRPr="006A394F">
              <w:rPr>
                <w:rStyle w:val="-"/>
                <w:noProof/>
              </w:rPr>
              <w:fldChar w:fldCharType="begin"/>
            </w:r>
            <w:r w:rsidR="0062043E" w:rsidRPr="006A394F">
              <w:rPr>
                <w:rStyle w:val="-"/>
                <w:noProof/>
              </w:rPr>
              <w:instrText xml:space="preserve"> </w:instrText>
            </w:r>
            <w:r w:rsidR="0062043E">
              <w:rPr>
                <w:noProof/>
              </w:rPr>
              <w:instrText>HYPERLINK \l "_Toc498607911"</w:instrText>
            </w:r>
            <w:r w:rsidR="0062043E" w:rsidRPr="006A394F">
              <w:rPr>
                <w:rStyle w:val="-"/>
                <w:noProof/>
              </w:rPr>
              <w:instrText xml:space="preserve"> </w:instrText>
            </w:r>
            <w:r w:rsidR="0062043E" w:rsidRPr="006A394F">
              <w:rPr>
                <w:rStyle w:val="-"/>
                <w:noProof/>
              </w:rPr>
              <w:fldChar w:fldCharType="separate"/>
            </w:r>
            <w:r w:rsidR="0062043E" w:rsidRPr="006A394F">
              <w:rPr>
                <w:rStyle w:val="-"/>
                <w:noProof/>
              </w:rPr>
              <w:t>1.</w:t>
            </w:r>
            <w:r w:rsidR="0062043E">
              <w:rPr>
                <w:rFonts w:asciiTheme="minorHAnsi" w:eastAsiaTheme="minorEastAsia" w:hAnsiTheme="minorHAnsi" w:cstheme="minorBidi"/>
                <w:b w:val="0"/>
                <w:bCs w:val="0"/>
                <w:noProof/>
                <w:color w:val="auto"/>
                <w:sz w:val="22"/>
                <w:szCs w:val="22"/>
                <w:lang w:val="en-GB" w:eastAsia="en-GB"/>
              </w:rPr>
              <w:tab/>
            </w:r>
            <w:r w:rsidR="0062043E" w:rsidRPr="006A394F">
              <w:rPr>
                <w:rStyle w:val="-"/>
                <w:noProof/>
              </w:rPr>
              <w:t>Gradebook assessment</w:t>
            </w:r>
            <w:r w:rsidR="0062043E">
              <w:rPr>
                <w:noProof/>
                <w:webHidden/>
              </w:rPr>
              <w:tab/>
            </w:r>
            <w:r w:rsidR="0062043E">
              <w:rPr>
                <w:noProof/>
                <w:webHidden/>
              </w:rPr>
              <w:fldChar w:fldCharType="begin"/>
            </w:r>
            <w:r w:rsidR="0062043E">
              <w:rPr>
                <w:noProof/>
                <w:webHidden/>
              </w:rPr>
              <w:instrText xml:space="preserve"> PAGEREF _Toc498607911 \h </w:instrText>
            </w:r>
          </w:ins>
          <w:r w:rsidR="0062043E">
            <w:rPr>
              <w:noProof/>
              <w:webHidden/>
            </w:rPr>
          </w:r>
          <w:r w:rsidR="0062043E">
            <w:rPr>
              <w:noProof/>
              <w:webHidden/>
            </w:rPr>
            <w:fldChar w:fldCharType="separate"/>
          </w:r>
          <w:ins w:id="45" w:author="Linda Marshall" w:date="2017-11-16T15:03:00Z">
            <w:r w:rsidR="0062043E">
              <w:rPr>
                <w:noProof/>
                <w:webHidden/>
              </w:rPr>
              <w:t>2</w:t>
            </w:r>
            <w:r w:rsidR="0062043E">
              <w:rPr>
                <w:noProof/>
                <w:webHidden/>
              </w:rPr>
              <w:fldChar w:fldCharType="end"/>
            </w:r>
            <w:r w:rsidR="0062043E" w:rsidRPr="006A394F">
              <w:rPr>
                <w:rStyle w:val="-"/>
                <w:noProof/>
              </w:rPr>
              <w:fldChar w:fldCharType="end"/>
            </w:r>
          </w:ins>
        </w:p>
        <w:p w14:paraId="235B6612" w14:textId="4AE77D57" w:rsidR="0062043E" w:rsidRDefault="0062043E">
          <w:pPr>
            <w:pStyle w:val="20"/>
            <w:tabs>
              <w:tab w:val="left" w:pos="720"/>
              <w:tab w:val="right" w:leader="dot" w:pos="10450"/>
            </w:tabs>
            <w:rPr>
              <w:ins w:id="46" w:author="Linda Marshall" w:date="2017-11-16T15:03:00Z"/>
              <w:rFonts w:eastAsiaTheme="minorEastAsia" w:cstheme="minorBidi"/>
              <w:noProof/>
              <w:lang w:val="en-GB" w:eastAsia="en-GB"/>
            </w:rPr>
          </w:pPr>
          <w:ins w:id="47" w:author="Linda Marshall" w:date="2017-11-16T15:03:00Z">
            <w:r w:rsidRPr="006A394F">
              <w:rPr>
                <w:rStyle w:val="-"/>
                <w:noProof/>
              </w:rPr>
              <w:fldChar w:fldCharType="begin"/>
            </w:r>
            <w:r w:rsidRPr="006A394F">
              <w:rPr>
                <w:rStyle w:val="-"/>
                <w:noProof/>
              </w:rPr>
              <w:instrText xml:space="preserve"> </w:instrText>
            </w:r>
            <w:r>
              <w:rPr>
                <w:noProof/>
              </w:rPr>
              <w:instrText>HYPERLINK \l "_Toc498607912"</w:instrText>
            </w:r>
            <w:r w:rsidRPr="006A394F">
              <w:rPr>
                <w:rStyle w:val="-"/>
                <w:noProof/>
              </w:rPr>
              <w:instrText xml:space="preserve"> </w:instrText>
            </w:r>
            <w:r w:rsidRPr="006A394F">
              <w:rPr>
                <w:rStyle w:val="-"/>
                <w:noProof/>
              </w:rPr>
              <w:fldChar w:fldCharType="separate"/>
            </w:r>
            <w:r w:rsidRPr="006A394F">
              <w:rPr>
                <w:rStyle w:val="-"/>
                <w:noProof/>
              </w:rPr>
              <w:t>1.1.</w:t>
            </w:r>
            <w:r>
              <w:rPr>
                <w:rFonts w:eastAsiaTheme="minorEastAsia" w:cstheme="minorBidi"/>
                <w:noProof/>
                <w:lang w:val="en-GB" w:eastAsia="en-GB"/>
              </w:rPr>
              <w:tab/>
            </w:r>
            <w:r w:rsidRPr="006A394F">
              <w:rPr>
                <w:rStyle w:val="-"/>
                <w:noProof/>
              </w:rPr>
              <w:t>Conceptual Model:</w:t>
            </w:r>
            <w:r>
              <w:rPr>
                <w:noProof/>
                <w:webHidden/>
              </w:rPr>
              <w:tab/>
            </w:r>
            <w:r>
              <w:rPr>
                <w:noProof/>
                <w:webHidden/>
              </w:rPr>
              <w:fldChar w:fldCharType="begin"/>
            </w:r>
            <w:r>
              <w:rPr>
                <w:noProof/>
                <w:webHidden/>
              </w:rPr>
              <w:instrText xml:space="preserve"> PAGEREF _Toc498607912 \h </w:instrText>
            </w:r>
          </w:ins>
          <w:r>
            <w:rPr>
              <w:noProof/>
              <w:webHidden/>
            </w:rPr>
          </w:r>
          <w:r>
            <w:rPr>
              <w:noProof/>
              <w:webHidden/>
            </w:rPr>
            <w:fldChar w:fldCharType="separate"/>
          </w:r>
          <w:ins w:id="48" w:author="Linda Marshall" w:date="2017-11-16T15:03:00Z">
            <w:r>
              <w:rPr>
                <w:noProof/>
                <w:webHidden/>
              </w:rPr>
              <w:t>3</w:t>
            </w:r>
            <w:r>
              <w:rPr>
                <w:noProof/>
                <w:webHidden/>
              </w:rPr>
              <w:fldChar w:fldCharType="end"/>
            </w:r>
            <w:r w:rsidRPr="006A394F">
              <w:rPr>
                <w:rStyle w:val="-"/>
                <w:noProof/>
              </w:rPr>
              <w:fldChar w:fldCharType="end"/>
            </w:r>
          </w:ins>
        </w:p>
        <w:p w14:paraId="04678A6C" w14:textId="099F4DB9" w:rsidR="0062043E" w:rsidRDefault="0062043E">
          <w:pPr>
            <w:pStyle w:val="20"/>
            <w:tabs>
              <w:tab w:val="left" w:pos="720"/>
              <w:tab w:val="right" w:leader="dot" w:pos="10450"/>
            </w:tabs>
            <w:rPr>
              <w:ins w:id="49" w:author="Linda Marshall" w:date="2017-11-16T15:03:00Z"/>
              <w:rFonts w:eastAsiaTheme="minorEastAsia" w:cstheme="minorBidi"/>
              <w:noProof/>
              <w:lang w:val="en-GB" w:eastAsia="en-GB"/>
            </w:rPr>
          </w:pPr>
          <w:ins w:id="50" w:author="Linda Marshall" w:date="2017-11-16T15:03:00Z">
            <w:r w:rsidRPr="006A394F">
              <w:rPr>
                <w:rStyle w:val="-"/>
                <w:noProof/>
              </w:rPr>
              <w:fldChar w:fldCharType="begin"/>
            </w:r>
            <w:r w:rsidRPr="006A394F">
              <w:rPr>
                <w:rStyle w:val="-"/>
                <w:noProof/>
              </w:rPr>
              <w:instrText xml:space="preserve"> </w:instrText>
            </w:r>
            <w:r>
              <w:rPr>
                <w:noProof/>
              </w:rPr>
              <w:instrText>HYPERLINK \l "_Toc498607913"</w:instrText>
            </w:r>
            <w:r w:rsidRPr="006A394F">
              <w:rPr>
                <w:rStyle w:val="-"/>
                <w:noProof/>
              </w:rPr>
              <w:instrText xml:space="preserve"> </w:instrText>
            </w:r>
            <w:r w:rsidRPr="006A394F">
              <w:rPr>
                <w:rStyle w:val="-"/>
                <w:noProof/>
              </w:rPr>
              <w:fldChar w:fldCharType="separate"/>
            </w:r>
            <w:r w:rsidRPr="006A394F">
              <w:rPr>
                <w:rStyle w:val="-"/>
                <w:noProof/>
              </w:rPr>
              <w:t>1.2.</w:t>
            </w:r>
            <w:r>
              <w:rPr>
                <w:rFonts w:eastAsiaTheme="minorEastAsia" w:cstheme="minorBidi"/>
                <w:noProof/>
                <w:lang w:val="en-GB" w:eastAsia="en-GB"/>
              </w:rPr>
              <w:tab/>
            </w:r>
            <w:r w:rsidRPr="006A394F">
              <w:rPr>
                <w:rStyle w:val="-"/>
                <w:noProof/>
              </w:rPr>
              <w:t>Logical Model</w:t>
            </w:r>
            <w:r>
              <w:rPr>
                <w:noProof/>
                <w:webHidden/>
              </w:rPr>
              <w:tab/>
            </w:r>
            <w:r>
              <w:rPr>
                <w:noProof/>
                <w:webHidden/>
              </w:rPr>
              <w:fldChar w:fldCharType="begin"/>
            </w:r>
            <w:r>
              <w:rPr>
                <w:noProof/>
                <w:webHidden/>
              </w:rPr>
              <w:instrText xml:space="preserve"> PAGEREF _Toc498607913 \h </w:instrText>
            </w:r>
          </w:ins>
          <w:r>
            <w:rPr>
              <w:noProof/>
              <w:webHidden/>
            </w:rPr>
          </w:r>
          <w:r>
            <w:rPr>
              <w:noProof/>
              <w:webHidden/>
            </w:rPr>
            <w:fldChar w:fldCharType="separate"/>
          </w:r>
          <w:ins w:id="51" w:author="Linda Marshall" w:date="2017-11-16T15:03:00Z">
            <w:r>
              <w:rPr>
                <w:noProof/>
                <w:webHidden/>
              </w:rPr>
              <w:t>5</w:t>
            </w:r>
            <w:r>
              <w:rPr>
                <w:noProof/>
                <w:webHidden/>
              </w:rPr>
              <w:fldChar w:fldCharType="end"/>
            </w:r>
            <w:r w:rsidRPr="006A394F">
              <w:rPr>
                <w:rStyle w:val="-"/>
                <w:noProof/>
              </w:rPr>
              <w:fldChar w:fldCharType="end"/>
            </w:r>
          </w:ins>
        </w:p>
        <w:p w14:paraId="13360876" w14:textId="475930FB" w:rsidR="0062043E" w:rsidRDefault="0062043E">
          <w:pPr>
            <w:pStyle w:val="20"/>
            <w:tabs>
              <w:tab w:val="left" w:pos="720"/>
              <w:tab w:val="right" w:leader="dot" w:pos="10450"/>
            </w:tabs>
            <w:rPr>
              <w:ins w:id="52" w:author="Linda Marshall" w:date="2017-11-16T15:03:00Z"/>
              <w:rFonts w:eastAsiaTheme="minorEastAsia" w:cstheme="minorBidi"/>
              <w:noProof/>
              <w:lang w:val="en-GB" w:eastAsia="en-GB"/>
            </w:rPr>
          </w:pPr>
          <w:ins w:id="53" w:author="Linda Marshall" w:date="2017-11-16T15:03:00Z">
            <w:r w:rsidRPr="006A394F">
              <w:rPr>
                <w:rStyle w:val="-"/>
                <w:noProof/>
              </w:rPr>
              <w:fldChar w:fldCharType="begin"/>
            </w:r>
            <w:r w:rsidRPr="006A394F">
              <w:rPr>
                <w:rStyle w:val="-"/>
                <w:noProof/>
              </w:rPr>
              <w:instrText xml:space="preserve"> </w:instrText>
            </w:r>
            <w:r>
              <w:rPr>
                <w:noProof/>
              </w:rPr>
              <w:instrText>HYPERLINK \l "_Toc498607914"</w:instrText>
            </w:r>
            <w:r w:rsidRPr="006A394F">
              <w:rPr>
                <w:rStyle w:val="-"/>
                <w:noProof/>
              </w:rPr>
              <w:instrText xml:space="preserve"> </w:instrText>
            </w:r>
            <w:r w:rsidRPr="006A394F">
              <w:rPr>
                <w:rStyle w:val="-"/>
                <w:noProof/>
              </w:rPr>
              <w:fldChar w:fldCharType="separate"/>
            </w:r>
            <w:r w:rsidRPr="006A394F">
              <w:rPr>
                <w:rStyle w:val="-"/>
                <w:noProof/>
              </w:rPr>
              <w:t>1.3.</w:t>
            </w:r>
            <w:r>
              <w:rPr>
                <w:rFonts w:eastAsiaTheme="minorEastAsia" w:cstheme="minorBidi"/>
                <w:noProof/>
                <w:lang w:val="en-GB" w:eastAsia="en-GB"/>
              </w:rPr>
              <w:tab/>
            </w:r>
            <w:r w:rsidRPr="006A394F">
              <w:rPr>
                <w:rStyle w:val="-"/>
                <w:noProof/>
              </w:rPr>
              <w:t>Workflows</w:t>
            </w:r>
            <w:r>
              <w:rPr>
                <w:noProof/>
                <w:webHidden/>
              </w:rPr>
              <w:tab/>
            </w:r>
            <w:r>
              <w:rPr>
                <w:noProof/>
                <w:webHidden/>
              </w:rPr>
              <w:fldChar w:fldCharType="begin"/>
            </w:r>
            <w:r>
              <w:rPr>
                <w:noProof/>
                <w:webHidden/>
              </w:rPr>
              <w:instrText xml:space="preserve"> PAGEREF _Toc498607914 \h </w:instrText>
            </w:r>
          </w:ins>
          <w:r>
            <w:rPr>
              <w:noProof/>
              <w:webHidden/>
            </w:rPr>
          </w:r>
          <w:r>
            <w:rPr>
              <w:noProof/>
              <w:webHidden/>
            </w:rPr>
            <w:fldChar w:fldCharType="separate"/>
          </w:r>
          <w:ins w:id="54" w:author="Linda Marshall" w:date="2017-11-16T15:03:00Z">
            <w:r>
              <w:rPr>
                <w:noProof/>
                <w:webHidden/>
              </w:rPr>
              <w:t>5</w:t>
            </w:r>
            <w:r>
              <w:rPr>
                <w:noProof/>
                <w:webHidden/>
              </w:rPr>
              <w:fldChar w:fldCharType="end"/>
            </w:r>
            <w:r w:rsidRPr="006A394F">
              <w:rPr>
                <w:rStyle w:val="-"/>
                <w:noProof/>
              </w:rPr>
              <w:fldChar w:fldCharType="end"/>
            </w:r>
          </w:ins>
        </w:p>
        <w:p w14:paraId="1AEF4553" w14:textId="0F2406D5" w:rsidR="0062043E" w:rsidRDefault="0062043E">
          <w:pPr>
            <w:pStyle w:val="30"/>
            <w:tabs>
              <w:tab w:val="right" w:leader="dot" w:pos="10450"/>
            </w:tabs>
            <w:rPr>
              <w:ins w:id="55" w:author="Linda Marshall" w:date="2017-11-16T15:03:00Z"/>
              <w:rFonts w:eastAsiaTheme="minorEastAsia" w:cstheme="minorBidi"/>
              <w:i w:val="0"/>
              <w:iCs w:val="0"/>
              <w:noProof/>
              <w:lang w:val="en-GB" w:eastAsia="en-GB"/>
            </w:rPr>
          </w:pPr>
          <w:ins w:id="56" w:author="Linda Marshall" w:date="2017-11-16T15:03:00Z">
            <w:r w:rsidRPr="006A394F">
              <w:rPr>
                <w:rStyle w:val="-"/>
                <w:noProof/>
              </w:rPr>
              <w:fldChar w:fldCharType="begin"/>
            </w:r>
            <w:r w:rsidRPr="006A394F">
              <w:rPr>
                <w:rStyle w:val="-"/>
                <w:noProof/>
              </w:rPr>
              <w:instrText xml:space="preserve"> </w:instrText>
            </w:r>
            <w:r>
              <w:rPr>
                <w:noProof/>
              </w:rPr>
              <w:instrText>HYPERLINK \l "_Toc498607915"</w:instrText>
            </w:r>
            <w:r w:rsidRPr="006A394F">
              <w:rPr>
                <w:rStyle w:val="-"/>
                <w:noProof/>
              </w:rPr>
              <w:instrText xml:space="preserve"> </w:instrText>
            </w:r>
            <w:r w:rsidRPr="006A394F">
              <w:rPr>
                <w:rStyle w:val="-"/>
                <w:noProof/>
              </w:rPr>
              <w:fldChar w:fldCharType="separate"/>
            </w:r>
            <w:r w:rsidRPr="006A394F">
              <w:rPr>
                <w:rStyle w:val="-"/>
                <w:noProof/>
              </w:rPr>
              <w:t>Formative Assessment within school:</w:t>
            </w:r>
            <w:r>
              <w:rPr>
                <w:noProof/>
                <w:webHidden/>
              </w:rPr>
              <w:tab/>
            </w:r>
            <w:r>
              <w:rPr>
                <w:noProof/>
                <w:webHidden/>
              </w:rPr>
              <w:fldChar w:fldCharType="begin"/>
            </w:r>
            <w:r>
              <w:rPr>
                <w:noProof/>
                <w:webHidden/>
              </w:rPr>
              <w:instrText xml:space="preserve"> PAGEREF _Toc498607915 \h </w:instrText>
            </w:r>
          </w:ins>
          <w:r>
            <w:rPr>
              <w:noProof/>
              <w:webHidden/>
            </w:rPr>
          </w:r>
          <w:r>
            <w:rPr>
              <w:noProof/>
              <w:webHidden/>
            </w:rPr>
            <w:fldChar w:fldCharType="separate"/>
          </w:r>
          <w:ins w:id="57" w:author="Linda Marshall" w:date="2017-11-16T15:03:00Z">
            <w:r>
              <w:rPr>
                <w:noProof/>
                <w:webHidden/>
              </w:rPr>
              <w:t>5</w:t>
            </w:r>
            <w:r>
              <w:rPr>
                <w:noProof/>
                <w:webHidden/>
              </w:rPr>
              <w:fldChar w:fldCharType="end"/>
            </w:r>
            <w:r w:rsidRPr="006A394F">
              <w:rPr>
                <w:rStyle w:val="-"/>
                <w:noProof/>
              </w:rPr>
              <w:fldChar w:fldCharType="end"/>
            </w:r>
          </w:ins>
        </w:p>
        <w:p w14:paraId="68434C4E" w14:textId="651A4E67" w:rsidR="0062043E" w:rsidRDefault="0062043E">
          <w:pPr>
            <w:pStyle w:val="30"/>
            <w:tabs>
              <w:tab w:val="right" w:leader="dot" w:pos="10450"/>
            </w:tabs>
            <w:rPr>
              <w:ins w:id="58" w:author="Linda Marshall" w:date="2017-11-16T15:03:00Z"/>
              <w:rFonts w:eastAsiaTheme="minorEastAsia" w:cstheme="minorBidi"/>
              <w:i w:val="0"/>
              <w:iCs w:val="0"/>
              <w:noProof/>
              <w:lang w:val="en-GB" w:eastAsia="en-GB"/>
            </w:rPr>
          </w:pPr>
          <w:ins w:id="59" w:author="Linda Marshall" w:date="2017-11-16T15:03:00Z">
            <w:r w:rsidRPr="006A394F">
              <w:rPr>
                <w:rStyle w:val="-"/>
                <w:noProof/>
              </w:rPr>
              <w:fldChar w:fldCharType="begin"/>
            </w:r>
            <w:r w:rsidRPr="006A394F">
              <w:rPr>
                <w:rStyle w:val="-"/>
                <w:noProof/>
              </w:rPr>
              <w:instrText xml:space="preserve"> </w:instrText>
            </w:r>
            <w:r>
              <w:rPr>
                <w:noProof/>
              </w:rPr>
              <w:instrText>HYPERLINK \l "_Toc498607916"</w:instrText>
            </w:r>
            <w:r w:rsidRPr="006A394F">
              <w:rPr>
                <w:rStyle w:val="-"/>
                <w:noProof/>
              </w:rPr>
              <w:instrText xml:space="preserve"> </w:instrText>
            </w:r>
            <w:r w:rsidRPr="006A394F">
              <w:rPr>
                <w:rStyle w:val="-"/>
                <w:noProof/>
              </w:rPr>
              <w:fldChar w:fldCharType="separate"/>
            </w:r>
            <w:r w:rsidRPr="006A394F">
              <w:rPr>
                <w:rStyle w:val="-"/>
                <w:noProof/>
              </w:rPr>
              <w:t>Formative Assessment within school, remedial use:</w:t>
            </w:r>
            <w:r>
              <w:rPr>
                <w:noProof/>
                <w:webHidden/>
              </w:rPr>
              <w:tab/>
            </w:r>
            <w:r>
              <w:rPr>
                <w:noProof/>
                <w:webHidden/>
              </w:rPr>
              <w:fldChar w:fldCharType="begin"/>
            </w:r>
            <w:r>
              <w:rPr>
                <w:noProof/>
                <w:webHidden/>
              </w:rPr>
              <w:instrText xml:space="preserve"> PAGEREF _Toc498607916 \h </w:instrText>
            </w:r>
          </w:ins>
          <w:r>
            <w:rPr>
              <w:noProof/>
              <w:webHidden/>
            </w:rPr>
          </w:r>
          <w:r>
            <w:rPr>
              <w:noProof/>
              <w:webHidden/>
            </w:rPr>
            <w:fldChar w:fldCharType="separate"/>
          </w:r>
          <w:ins w:id="60" w:author="Linda Marshall" w:date="2017-11-16T15:03:00Z">
            <w:r>
              <w:rPr>
                <w:noProof/>
                <w:webHidden/>
              </w:rPr>
              <w:t>6</w:t>
            </w:r>
            <w:r>
              <w:rPr>
                <w:noProof/>
                <w:webHidden/>
              </w:rPr>
              <w:fldChar w:fldCharType="end"/>
            </w:r>
            <w:r w:rsidRPr="006A394F">
              <w:rPr>
                <w:rStyle w:val="-"/>
                <w:noProof/>
              </w:rPr>
              <w:fldChar w:fldCharType="end"/>
            </w:r>
          </w:ins>
        </w:p>
        <w:p w14:paraId="78D32D4A" w14:textId="1C1F2022" w:rsidR="0062043E" w:rsidRDefault="0062043E">
          <w:pPr>
            <w:pStyle w:val="30"/>
            <w:tabs>
              <w:tab w:val="right" w:leader="dot" w:pos="10450"/>
            </w:tabs>
            <w:rPr>
              <w:ins w:id="61" w:author="Linda Marshall" w:date="2017-11-16T15:03:00Z"/>
              <w:rFonts w:eastAsiaTheme="minorEastAsia" w:cstheme="minorBidi"/>
              <w:i w:val="0"/>
              <w:iCs w:val="0"/>
              <w:noProof/>
              <w:lang w:val="en-GB" w:eastAsia="en-GB"/>
            </w:rPr>
          </w:pPr>
          <w:ins w:id="62" w:author="Linda Marshall" w:date="2017-11-16T15:03:00Z">
            <w:r w:rsidRPr="006A394F">
              <w:rPr>
                <w:rStyle w:val="-"/>
                <w:noProof/>
              </w:rPr>
              <w:fldChar w:fldCharType="begin"/>
            </w:r>
            <w:r w:rsidRPr="006A394F">
              <w:rPr>
                <w:rStyle w:val="-"/>
                <w:noProof/>
              </w:rPr>
              <w:instrText xml:space="preserve"> </w:instrText>
            </w:r>
            <w:r>
              <w:rPr>
                <w:noProof/>
              </w:rPr>
              <w:instrText>HYPERLINK \l "_Toc498607917"</w:instrText>
            </w:r>
            <w:r w:rsidRPr="006A394F">
              <w:rPr>
                <w:rStyle w:val="-"/>
                <w:noProof/>
              </w:rPr>
              <w:instrText xml:space="preserve"> </w:instrText>
            </w:r>
            <w:r w:rsidRPr="006A394F">
              <w:rPr>
                <w:rStyle w:val="-"/>
                <w:noProof/>
              </w:rPr>
              <w:fldChar w:fldCharType="separate"/>
            </w:r>
            <w:r w:rsidRPr="006A394F">
              <w:rPr>
                <w:rStyle w:val="-"/>
                <w:noProof/>
              </w:rPr>
              <w:t>Formative Assessment within school, multiple drafts:</w:t>
            </w:r>
            <w:r>
              <w:rPr>
                <w:noProof/>
                <w:webHidden/>
              </w:rPr>
              <w:tab/>
            </w:r>
            <w:r>
              <w:rPr>
                <w:noProof/>
                <w:webHidden/>
              </w:rPr>
              <w:fldChar w:fldCharType="begin"/>
            </w:r>
            <w:r>
              <w:rPr>
                <w:noProof/>
                <w:webHidden/>
              </w:rPr>
              <w:instrText xml:space="preserve"> PAGEREF _Toc498607917 \h </w:instrText>
            </w:r>
          </w:ins>
          <w:r>
            <w:rPr>
              <w:noProof/>
              <w:webHidden/>
            </w:rPr>
          </w:r>
          <w:r>
            <w:rPr>
              <w:noProof/>
              <w:webHidden/>
            </w:rPr>
            <w:fldChar w:fldCharType="separate"/>
          </w:r>
          <w:ins w:id="63" w:author="Linda Marshall" w:date="2017-11-16T15:03:00Z">
            <w:r>
              <w:rPr>
                <w:noProof/>
                <w:webHidden/>
              </w:rPr>
              <w:t>7</w:t>
            </w:r>
            <w:r>
              <w:rPr>
                <w:noProof/>
                <w:webHidden/>
              </w:rPr>
              <w:fldChar w:fldCharType="end"/>
            </w:r>
            <w:r w:rsidRPr="006A394F">
              <w:rPr>
                <w:rStyle w:val="-"/>
                <w:noProof/>
              </w:rPr>
              <w:fldChar w:fldCharType="end"/>
            </w:r>
          </w:ins>
        </w:p>
        <w:p w14:paraId="587D71BB" w14:textId="542B93C2" w:rsidR="0062043E" w:rsidRDefault="0062043E">
          <w:pPr>
            <w:pStyle w:val="30"/>
            <w:tabs>
              <w:tab w:val="right" w:leader="dot" w:pos="10450"/>
            </w:tabs>
            <w:rPr>
              <w:ins w:id="64" w:author="Linda Marshall" w:date="2017-11-16T15:03:00Z"/>
              <w:rFonts w:eastAsiaTheme="minorEastAsia" w:cstheme="minorBidi"/>
              <w:i w:val="0"/>
              <w:iCs w:val="0"/>
              <w:noProof/>
              <w:lang w:val="en-GB" w:eastAsia="en-GB"/>
            </w:rPr>
          </w:pPr>
          <w:ins w:id="65" w:author="Linda Marshall" w:date="2017-11-16T15:03:00Z">
            <w:r w:rsidRPr="006A394F">
              <w:rPr>
                <w:rStyle w:val="-"/>
                <w:noProof/>
              </w:rPr>
              <w:fldChar w:fldCharType="begin"/>
            </w:r>
            <w:r w:rsidRPr="006A394F">
              <w:rPr>
                <w:rStyle w:val="-"/>
                <w:noProof/>
              </w:rPr>
              <w:instrText xml:space="preserve"> </w:instrText>
            </w:r>
            <w:r>
              <w:rPr>
                <w:noProof/>
              </w:rPr>
              <w:instrText>HYPERLINK \l "_Toc498607918"</w:instrText>
            </w:r>
            <w:r w:rsidRPr="006A394F">
              <w:rPr>
                <w:rStyle w:val="-"/>
                <w:noProof/>
              </w:rPr>
              <w:instrText xml:space="preserve"> </w:instrText>
            </w:r>
            <w:r w:rsidRPr="006A394F">
              <w:rPr>
                <w:rStyle w:val="-"/>
                <w:noProof/>
              </w:rPr>
              <w:fldChar w:fldCharType="separate"/>
            </w:r>
            <w:r w:rsidRPr="006A394F">
              <w:rPr>
                <w:rStyle w:val="-"/>
                <w:noProof/>
              </w:rPr>
              <w:t>Subject Assessment within school, grade:</w:t>
            </w:r>
            <w:r>
              <w:rPr>
                <w:noProof/>
                <w:webHidden/>
              </w:rPr>
              <w:tab/>
            </w:r>
            <w:r>
              <w:rPr>
                <w:noProof/>
                <w:webHidden/>
              </w:rPr>
              <w:fldChar w:fldCharType="begin"/>
            </w:r>
            <w:r>
              <w:rPr>
                <w:noProof/>
                <w:webHidden/>
              </w:rPr>
              <w:instrText xml:space="preserve"> PAGEREF _Toc498607918 \h </w:instrText>
            </w:r>
          </w:ins>
          <w:r>
            <w:rPr>
              <w:noProof/>
              <w:webHidden/>
            </w:rPr>
          </w:r>
          <w:r>
            <w:rPr>
              <w:noProof/>
              <w:webHidden/>
            </w:rPr>
            <w:fldChar w:fldCharType="separate"/>
          </w:r>
          <w:ins w:id="66" w:author="Linda Marshall" w:date="2017-11-16T15:03:00Z">
            <w:r>
              <w:rPr>
                <w:noProof/>
                <w:webHidden/>
              </w:rPr>
              <w:t>7</w:t>
            </w:r>
            <w:r>
              <w:rPr>
                <w:noProof/>
                <w:webHidden/>
              </w:rPr>
              <w:fldChar w:fldCharType="end"/>
            </w:r>
            <w:r w:rsidRPr="006A394F">
              <w:rPr>
                <w:rStyle w:val="-"/>
                <w:noProof/>
              </w:rPr>
              <w:fldChar w:fldCharType="end"/>
            </w:r>
          </w:ins>
        </w:p>
        <w:p w14:paraId="5F810AE4" w14:textId="69B60CB6" w:rsidR="0062043E" w:rsidRDefault="0062043E">
          <w:pPr>
            <w:pStyle w:val="30"/>
            <w:tabs>
              <w:tab w:val="right" w:leader="dot" w:pos="10450"/>
            </w:tabs>
            <w:rPr>
              <w:ins w:id="67" w:author="Linda Marshall" w:date="2017-11-16T15:03:00Z"/>
              <w:rFonts w:eastAsiaTheme="minorEastAsia" w:cstheme="minorBidi"/>
              <w:i w:val="0"/>
              <w:iCs w:val="0"/>
              <w:noProof/>
              <w:lang w:val="en-GB" w:eastAsia="en-GB"/>
            </w:rPr>
          </w:pPr>
          <w:ins w:id="68" w:author="Linda Marshall" w:date="2017-11-16T15:03:00Z">
            <w:r w:rsidRPr="006A394F">
              <w:rPr>
                <w:rStyle w:val="-"/>
                <w:noProof/>
              </w:rPr>
              <w:fldChar w:fldCharType="begin"/>
            </w:r>
            <w:r w:rsidRPr="006A394F">
              <w:rPr>
                <w:rStyle w:val="-"/>
                <w:noProof/>
              </w:rPr>
              <w:instrText xml:space="preserve"> </w:instrText>
            </w:r>
            <w:r>
              <w:rPr>
                <w:noProof/>
              </w:rPr>
              <w:instrText>HYPERLINK \l "_Toc498607919"</w:instrText>
            </w:r>
            <w:r w:rsidRPr="006A394F">
              <w:rPr>
                <w:rStyle w:val="-"/>
                <w:noProof/>
              </w:rPr>
              <w:instrText xml:space="preserve"> </w:instrText>
            </w:r>
            <w:r w:rsidRPr="006A394F">
              <w:rPr>
                <w:rStyle w:val="-"/>
                <w:noProof/>
              </w:rPr>
              <w:fldChar w:fldCharType="separate"/>
            </w:r>
            <w:r w:rsidRPr="006A394F">
              <w:rPr>
                <w:rStyle w:val="-"/>
                <w:noProof/>
              </w:rPr>
              <w:t>Reporting of Assessment:</w:t>
            </w:r>
            <w:r>
              <w:rPr>
                <w:noProof/>
                <w:webHidden/>
              </w:rPr>
              <w:tab/>
            </w:r>
            <w:r>
              <w:rPr>
                <w:noProof/>
                <w:webHidden/>
              </w:rPr>
              <w:fldChar w:fldCharType="begin"/>
            </w:r>
            <w:r>
              <w:rPr>
                <w:noProof/>
                <w:webHidden/>
              </w:rPr>
              <w:instrText xml:space="preserve"> PAGEREF _Toc498607919 \h </w:instrText>
            </w:r>
          </w:ins>
          <w:r>
            <w:rPr>
              <w:noProof/>
              <w:webHidden/>
            </w:rPr>
          </w:r>
          <w:r>
            <w:rPr>
              <w:noProof/>
              <w:webHidden/>
            </w:rPr>
            <w:fldChar w:fldCharType="separate"/>
          </w:r>
          <w:ins w:id="69" w:author="Linda Marshall" w:date="2017-11-16T15:03:00Z">
            <w:r>
              <w:rPr>
                <w:noProof/>
                <w:webHidden/>
              </w:rPr>
              <w:t>7</w:t>
            </w:r>
            <w:r>
              <w:rPr>
                <w:noProof/>
                <w:webHidden/>
              </w:rPr>
              <w:fldChar w:fldCharType="end"/>
            </w:r>
            <w:r w:rsidRPr="006A394F">
              <w:rPr>
                <w:rStyle w:val="-"/>
                <w:noProof/>
              </w:rPr>
              <w:fldChar w:fldCharType="end"/>
            </w:r>
          </w:ins>
        </w:p>
        <w:p w14:paraId="748BC59C" w14:textId="3BC34292" w:rsidR="0062043E" w:rsidRDefault="0062043E">
          <w:pPr>
            <w:pStyle w:val="30"/>
            <w:tabs>
              <w:tab w:val="right" w:leader="dot" w:pos="10450"/>
            </w:tabs>
            <w:rPr>
              <w:ins w:id="70" w:author="Linda Marshall" w:date="2017-11-16T15:03:00Z"/>
              <w:rFonts w:eastAsiaTheme="minorEastAsia" w:cstheme="minorBidi"/>
              <w:i w:val="0"/>
              <w:iCs w:val="0"/>
              <w:noProof/>
              <w:lang w:val="en-GB" w:eastAsia="en-GB"/>
            </w:rPr>
          </w:pPr>
          <w:ins w:id="71" w:author="Linda Marshall" w:date="2017-11-16T15:03:00Z">
            <w:r w:rsidRPr="006A394F">
              <w:rPr>
                <w:rStyle w:val="-"/>
                <w:noProof/>
              </w:rPr>
              <w:fldChar w:fldCharType="begin"/>
            </w:r>
            <w:r w:rsidRPr="006A394F">
              <w:rPr>
                <w:rStyle w:val="-"/>
                <w:noProof/>
              </w:rPr>
              <w:instrText xml:space="preserve"> </w:instrText>
            </w:r>
            <w:r>
              <w:rPr>
                <w:noProof/>
              </w:rPr>
              <w:instrText>HYPERLINK \l "_Toc498607920"</w:instrText>
            </w:r>
            <w:r w:rsidRPr="006A394F">
              <w:rPr>
                <w:rStyle w:val="-"/>
                <w:noProof/>
              </w:rPr>
              <w:instrText xml:space="preserve"> </w:instrText>
            </w:r>
            <w:r w:rsidRPr="006A394F">
              <w:rPr>
                <w:rStyle w:val="-"/>
                <w:noProof/>
              </w:rPr>
              <w:fldChar w:fldCharType="separate"/>
            </w:r>
            <w:r w:rsidRPr="006A394F">
              <w:rPr>
                <w:rStyle w:val="-"/>
                <w:noProof/>
              </w:rPr>
              <w:t>Student Transfer:</w:t>
            </w:r>
            <w:r>
              <w:rPr>
                <w:noProof/>
                <w:webHidden/>
              </w:rPr>
              <w:tab/>
            </w:r>
            <w:r>
              <w:rPr>
                <w:noProof/>
                <w:webHidden/>
              </w:rPr>
              <w:fldChar w:fldCharType="begin"/>
            </w:r>
            <w:r>
              <w:rPr>
                <w:noProof/>
                <w:webHidden/>
              </w:rPr>
              <w:instrText xml:space="preserve"> PAGEREF _Toc498607920 \h </w:instrText>
            </w:r>
          </w:ins>
          <w:r>
            <w:rPr>
              <w:noProof/>
              <w:webHidden/>
            </w:rPr>
          </w:r>
          <w:r>
            <w:rPr>
              <w:noProof/>
              <w:webHidden/>
            </w:rPr>
            <w:fldChar w:fldCharType="separate"/>
          </w:r>
          <w:ins w:id="72" w:author="Linda Marshall" w:date="2017-11-16T15:03:00Z">
            <w:r>
              <w:rPr>
                <w:noProof/>
                <w:webHidden/>
              </w:rPr>
              <w:t>8</w:t>
            </w:r>
            <w:r>
              <w:rPr>
                <w:noProof/>
                <w:webHidden/>
              </w:rPr>
              <w:fldChar w:fldCharType="end"/>
            </w:r>
            <w:r w:rsidRPr="006A394F">
              <w:rPr>
                <w:rStyle w:val="-"/>
                <w:noProof/>
              </w:rPr>
              <w:fldChar w:fldCharType="end"/>
            </w:r>
          </w:ins>
        </w:p>
        <w:p w14:paraId="3128EA62" w14:textId="4350D37F" w:rsidR="0062043E" w:rsidRDefault="0062043E">
          <w:pPr>
            <w:pStyle w:val="10"/>
            <w:tabs>
              <w:tab w:val="left" w:pos="480"/>
              <w:tab w:val="right" w:leader="dot" w:pos="10450"/>
            </w:tabs>
            <w:rPr>
              <w:ins w:id="73" w:author="Linda Marshall" w:date="2017-11-16T15:03:00Z"/>
              <w:rFonts w:asciiTheme="minorHAnsi" w:eastAsiaTheme="minorEastAsia" w:hAnsiTheme="minorHAnsi" w:cstheme="minorBidi"/>
              <w:b w:val="0"/>
              <w:bCs w:val="0"/>
              <w:noProof/>
              <w:color w:val="auto"/>
              <w:sz w:val="22"/>
              <w:szCs w:val="22"/>
              <w:lang w:val="en-GB" w:eastAsia="en-GB"/>
            </w:rPr>
          </w:pPr>
          <w:ins w:id="74" w:author="Linda Marshall" w:date="2017-11-16T15:03:00Z">
            <w:r w:rsidRPr="006A394F">
              <w:rPr>
                <w:rStyle w:val="-"/>
                <w:noProof/>
              </w:rPr>
              <w:fldChar w:fldCharType="begin"/>
            </w:r>
            <w:r w:rsidRPr="006A394F">
              <w:rPr>
                <w:rStyle w:val="-"/>
                <w:noProof/>
              </w:rPr>
              <w:instrText xml:space="preserve"> </w:instrText>
            </w:r>
            <w:r>
              <w:rPr>
                <w:noProof/>
              </w:rPr>
              <w:instrText>HYPERLINK \l "_Toc498607921"</w:instrText>
            </w:r>
            <w:r w:rsidRPr="006A394F">
              <w:rPr>
                <w:rStyle w:val="-"/>
                <w:noProof/>
              </w:rPr>
              <w:instrText xml:space="preserve"> </w:instrText>
            </w:r>
            <w:r w:rsidRPr="006A394F">
              <w:rPr>
                <w:rStyle w:val="-"/>
                <w:noProof/>
              </w:rPr>
              <w:fldChar w:fldCharType="separate"/>
            </w:r>
            <w:r w:rsidRPr="006A394F">
              <w:rPr>
                <w:rStyle w:val="-"/>
                <w:noProof/>
              </w:rPr>
              <w:t>2.</w:t>
            </w:r>
            <w:r>
              <w:rPr>
                <w:rFonts w:asciiTheme="minorHAnsi" w:eastAsiaTheme="minorEastAsia" w:hAnsiTheme="minorHAnsi" w:cstheme="minorBidi"/>
                <w:b w:val="0"/>
                <w:bCs w:val="0"/>
                <w:noProof/>
                <w:color w:val="auto"/>
                <w:sz w:val="22"/>
                <w:szCs w:val="22"/>
                <w:lang w:val="en-GB" w:eastAsia="en-GB"/>
              </w:rPr>
              <w:tab/>
            </w:r>
            <w:r w:rsidRPr="006A394F">
              <w:rPr>
                <w:rStyle w:val="-"/>
                <w:noProof/>
              </w:rPr>
              <w:t>Qualifications/Credentials/Achievement/Attainment</w:t>
            </w:r>
            <w:r>
              <w:rPr>
                <w:noProof/>
                <w:webHidden/>
              </w:rPr>
              <w:tab/>
            </w:r>
            <w:r>
              <w:rPr>
                <w:noProof/>
                <w:webHidden/>
              </w:rPr>
              <w:fldChar w:fldCharType="begin"/>
            </w:r>
            <w:r>
              <w:rPr>
                <w:noProof/>
                <w:webHidden/>
              </w:rPr>
              <w:instrText xml:space="preserve"> PAGEREF _Toc498607921 \h </w:instrText>
            </w:r>
          </w:ins>
          <w:r>
            <w:rPr>
              <w:noProof/>
              <w:webHidden/>
            </w:rPr>
          </w:r>
          <w:r>
            <w:rPr>
              <w:noProof/>
              <w:webHidden/>
            </w:rPr>
            <w:fldChar w:fldCharType="separate"/>
          </w:r>
          <w:ins w:id="75" w:author="Linda Marshall" w:date="2017-11-16T15:03:00Z">
            <w:r>
              <w:rPr>
                <w:noProof/>
                <w:webHidden/>
              </w:rPr>
              <w:t>8</w:t>
            </w:r>
            <w:r>
              <w:rPr>
                <w:noProof/>
                <w:webHidden/>
              </w:rPr>
              <w:fldChar w:fldCharType="end"/>
            </w:r>
            <w:r w:rsidRPr="006A394F">
              <w:rPr>
                <w:rStyle w:val="-"/>
                <w:noProof/>
              </w:rPr>
              <w:fldChar w:fldCharType="end"/>
            </w:r>
          </w:ins>
        </w:p>
        <w:p w14:paraId="09B47D0F" w14:textId="65705F8F" w:rsidR="0062043E" w:rsidRDefault="0062043E">
          <w:pPr>
            <w:pStyle w:val="20"/>
            <w:tabs>
              <w:tab w:val="left" w:pos="720"/>
              <w:tab w:val="right" w:leader="dot" w:pos="10450"/>
            </w:tabs>
            <w:rPr>
              <w:ins w:id="76" w:author="Linda Marshall" w:date="2017-11-16T15:03:00Z"/>
              <w:rFonts w:eastAsiaTheme="minorEastAsia" w:cstheme="minorBidi"/>
              <w:noProof/>
              <w:lang w:val="en-GB" w:eastAsia="en-GB"/>
            </w:rPr>
          </w:pPr>
          <w:ins w:id="77" w:author="Linda Marshall" w:date="2017-11-16T15:03:00Z">
            <w:r w:rsidRPr="006A394F">
              <w:rPr>
                <w:rStyle w:val="-"/>
                <w:noProof/>
              </w:rPr>
              <w:fldChar w:fldCharType="begin"/>
            </w:r>
            <w:r w:rsidRPr="006A394F">
              <w:rPr>
                <w:rStyle w:val="-"/>
                <w:noProof/>
              </w:rPr>
              <w:instrText xml:space="preserve"> </w:instrText>
            </w:r>
            <w:r>
              <w:rPr>
                <w:noProof/>
              </w:rPr>
              <w:instrText>HYPERLINK \l "_Toc498607922"</w:instrText>
            </w:r>
            <w:r w:rsidRPr="006A394F">
              <w:rPr>
                <w:rStyle w:val="-"/>
                <w:noProof/>
              </w:rPr>
              <w:instrText xml:space="preserve"> </w:instrText>
            </w:r>
            <w:r w:rsidRPr="006A394F">
              <w:rPr>
                <w:rStyle w:val="-"/>
                <w:noProof/>
              </w:rPr>
              <w:fldChar w:fldCharType="separate"/>
            </w:r>
            <w:r w:rsidRPr="006A394F">
              <w:rPr>
                <w:rStyle w:val="-"/>
                <w:noProof/>
              </w:rPr>
              <w:t>2.1.</w:t>
            </w:r>
            <w:r>
              <w:rPr>
                <w:rFonts w:eastAsiaTheme="minorEastAsia" w:cstheme="minorBidi"/>
                <w:noProof/>
                <w:lang w:val="en-GB" w:eastAsia="en-GB"/>
              </w:rPr>
              <w:tab/>
            </w:r>
            <w:r w:rsidRPr="006A394F">
              <w:rPr>
                <w:rStyle w:val="-"/>
                <w:noProof/>
              </w:rPr>
              <w:t>Conceptual Model</w:t>
            </w:r>
            <w:r>
              <w:rPr>
                <w:noProof/>
                <w:webHidden/>
              </w:rPr>
              <w:tab/>
            </w:r>
            <w:r>
              <w:rPr>
                <w:noProof/>
                <w:webHidden/>
              </w:rPr>
              <w:fldChar w:fldCharType="begin"/>
            </w:r>
            <w:r>
              <w:rPr>
                <w:noProof/>
                <w:webHidden/>
              </w:rPr>
              <w:instrText xml:space="preserve"> PAGEREF _Toc498607922 \h </w:instrText>
            </w:r>
          </w:ins>
          <w:r>
            <w:rPr>
              <w:noProof/>
              <w:webHidden/>
            </w:rPr>
          </w:r>
          <w:r>
            <w:rPr>
              <w:noProof/>
              <w:webHidden/>
            </w:rPr>
            <w:fldChar w:fldCharType="separate"/>
          </w:r>
          <w:ins w:id="78" w:author="Linda Marshall" w:date="2017-11-16T15:03:00Z">
            <w:r>
              <w:rPr>
                <w:noProof/>
                <w:webHidden/>
              </w:rPr>
              <w:t>9</w:t>
            </w:r>
            <w:r>
              <w:rPr>
                <w:noProof/>
                <w:webHidden/>
              </w:rPr>
              <w:fldChar w:fldCharType="end"/>
            </w:r>
            <w:r w:rsidRPr="006A394F">
              <w:rPr>
                <w:rStyle w:val="-"/>
                <w:noProof/>
              </w:rPr>
              <w:fldChar w:fldCharType="end"/>
            </w:r>
          </w:ins>
        </w:p>
        <w:p w14:paraId="6C2E588D" w14:textId="6CE199C3" w:rsidR="0062043E" w:rsidRDefault="0062043E">
          <w:pPr>
            <w:pStyle w:val="20"/>
            <w:tabs>
              <w:tab w:val="left" w:pos="720"/>
              <w:tab w:val="right" w:leader="dot" w:pos="10450"/>
            </w:tabs>
            <w:rPr>
              <w:ins w:id="79" w:author="Linda Marshall" w:date="2017-11-16T15:03:00Z"/>
              <w:rFonts w:eastAsiaTheme="minorEastAsia" w:cstheme="minorBidi"/>
              <w:noProof/>
              <w:lang w:val="en-GB" w:eastAsia="en-GB"/>
            </w:rPr>
          </w:pPr>
          <w:ins w:id="80" w:author="Linda Marshall" w:date="2017-11-16T15:03:00Z">
            <w:r w:rsidRPr="006A394F">
              <w:rPr>
                <w:rStyle w:val="-"/>
                <w:noProof/>
              </w:rPr>
              <w:fldChar w:fldCharType="begin"/>
            </w:r>
            <w:r w:rsidRPr="006A394F">
              <w:rPr>
                <w:rStyle w:val="-"/>
                <w:noProof/>
              </w:rPr>
              <w:instrText xml:space="preserve"> </w:instrText>
            </w:r>
            <w:r>
              <w:rPr>
                <w:noProof/>
              </w:rPr>
              <w:instrText>HYPERLINK \l "_Toc498607923"</w:instrText>
            </w:r>
            <w:r w:rsidRPr="006A394F">
              <w:rPr>
                <w:rStyle w:val="-"/>
                <w:noProof/>
              </w:rPr>
              <w:instrText xml:space="preserve"> </w:instrText>
            </w:r>
            <w:r w:rsidRPr="006A394F">
              <w:rPr>
                <w:rStyle w:val="-"/>
                <w:noProof/>
              </w:rPr>
              <w:fldChar w:fldCharType="separate"/>
            </w:r>
            <w:r w:rsidRPr="006A394F">
              <w:rPr>
                <w:rStyle w:val="-"/>
                <w:noProof/>
              </w:rPr>
              <w:t>2.2.</w:t>
            </w:r>
            <w:r>
              <w:rPr>
                <w:rFonts w:eastAsiaTheme="minorEastAsia" w:cstheme="minorBidi"/>
                <w:noProof/>
                <w:lang w:val="en-GB" w:eastAsia="en-GB"/>
              </w:rPr>
              <w:tab/>
            </w:r>
            <w:r w:rsidRPr="006A394F">
              <w:rPr>
                <w:rStyle w:val="-"/>
                <w:noProof/>
              </w:rPr>
              <w:t>Logical Model</w:t>
            </w:r>
            <w:r>
              <w:rPr>
                <w:noProof/>
                <w:webHidden/>
              </w:rPr>
              <w:tab/>
            </w:r>
            <w:r>
              <w:rPr>
                <w:noProof/>
                <w:webHidden/>
              </w:rPr>
              <w:fldChar w:fldCharType="begin"/>
            </w:r>
            <w:r>
              <w:rPr>
                <w:noProof/>
                <w:webHidden/>
              </w:rPr>
              <w:instrText xml:space="preserve"> PAGEREF _Toc498607923 \h </w:instrText>
            </w:r>
          </w:ins>
          <w:r>
            <w:rPr>
              <w:noProof/>
              <w:webHidden/>
            </w:rPr>
          </w:r>
          <w:r>
            <w:rPr>
              <w:noProof/>
              <w:webHidden/>
            </w:rPr>
            <w:fldChar w:fldCharType="separate"/>
          </w:r>
          <w:ins w:id="81" w:author="Linda Marshall" w:date="2017-11-16T15:03:00Z">
            <w:r>
              <w:rPr>
                <w:noProof/>
                <w:webHidden/>
              </w:rPr>
              <w:t>12</w:t>
            </w:r>
            <w:r>
              <w:rPr>
                <w:noProof/>
                <w:webHidden/>
              </w:rPr>
              <w:fldChar w:fldCharType="end"/>
            </w:r>
            <w:r w:rsidRPr="006A394F">
              <w:rPr>
                <w:rStyle w:val="-"/>
                <w:noProof/>
              </w:rPr>
              <w:fldChar w:fldCharType="end"/>
            </w:r>
          </w:ins>
        </w:p>
        <w:p w14:paraId="49080A97" w14:textId="710DB311" w:rsidR="0062043E" w:rsidRDefault="0062043E">
          <w:pPr>
            <w:pStyle w:val="30"/>
            <w:tabs>
              <w:tab w:val="right" w:leader="dot" w:pos="10450"/>
            </w:tabs>
            <w:rPr>
              <w:ins w:id="82" w:author="Linda Marshall" w:date="2017-11-16T15:03:00Z"/>
              <w:rFonts w:eastAsiaTheme="minorEastAsia" w:cstheme="minorBidi"/>
              <w:i w:val="0"/>
              <w:iCs w:val="0"/>
              <w:noProof/>
              <w:lang w:val="en-GB" w:eastAsia="en-GB"/>
            </w:rPr>
          </w:pPr>
          <w:ins w:id="83" w:author="Linda Marshall" w:date="2017-11-16T15:03:00Z">
            <w:r w:rsidRPr="006A394F">
              <w:rPr>
                <w:rStyle w:val="-"/>
                <w:noProof/>
              </w:rPr>
              <w:fldChar w:fldCharType="begin"/>
            </w:r>
            <w:r w:rsidRPr="006A394F">
              <w:rPr>
                <w:rStyle w:val="-"/>
                <w:noProof/>
              </w:rPr>
              <w:instrText xml:space="preserve"> </w:instrText>
            </w:r>
            <w:r>
              <w:rPr>
                <w:noProof/>
              </w:rPr>
              <w:instrText>HYPERLINK \l "_Toc498607924"</w:instrText>
            </w:r>
            <w:r w:rsidRPr="006A394F">
              <w:rPr>
                <w:rStyle w:val="-"/>
                <w:noProof/>
              </w:rPr>
              <w:instrText xml:space="preserve"> </w:instrText>
            </w:r>
            <w:r w:rsidRPr="006A394F">
              <w:rPr>
                <w:rStyle w:val="-"/>
                <w:noProof/>
              </w:rPr>
              <w:fldChar w:fldCharType="separate"/>
            </w:r>
            <w:r w:rsidRPr="006A394F">
              <w:rPr>
                <w:rStyle w:val="-"/>
                <w:noProof/>
              </w:rPr>
              <w:t>StudentAttainmentAchievement</w:t>
            </w:r>
            <w:r>
              <w:rPr>
                <w:noProof/>
                <w:webHidden/>
              </w:rPr>
              <w:tab/>
            </w:r>
            <w:r>
              <w:rPr>
                <w:noProof/>
                <w:webHidden/>
              </w:rPr>
              <w:fldChar w:fldCharType="begin"/>
            </w:r>
            <w:r>
              <w:rPr>
                <w:noProof/>
                <w:webHidden/>
              </w:rPr>
              <w:instrText xml:space="preserve"> PAGEREF _Toc498607924 \h </w:instrText>
            </w:r>
          </w:ins>
          <w:r>
            <w:rPr>
              <w:noProof/>
              <w:webHidden/>
            </w:rPr>
          </w:r>
          <w:r>
            <w:rPr>
              <w:noProof/>
              <w:webHidden/>
            </w:rPr>
            <w:fldChar w:fldCharType="separate"/>
          </w:r>
          <w:ins w:id="84" w:author="Linda Marshall" w:date="2017-11-16T15:03:00Z">
            <w:r>
              <w:rPr>
                <w:noProof/>
                <w:webHidden/>
              </w:rPr>
              <w:t>14</w:t>
            </w:r>
            <w:r>
              <w:rPr>
                <w:noProof/>
                <w:webHidden/>
              </w:rPr>
              <w:fldChar w:fldCharType="end"/>
            </w:r>
            <w:r w:rsidRPr="006A394F">
              <w:rPr>
                <w:rStyle w:val="-"/>
                <w:noProof/>
              </w:rPr>
              <w:fldChar w:fldCharType="end"/>
            </w:r>
          </w:ins>
        </w:p>
        <w:p w14:paraId="548B15F3" w14:textId="14296509" w:rsidR="0062043E" w:rsidRDefault="0062043E">
          <w:pPr>
            <w:pStyle w:val="20"/>
            <w:tabs>
              <w:tab w:val="left" w:pos="720"/>
              <w:tab w:val="right" w:leader="dot" w:pos="10450"/>
            </w:tabs>
            <w:rPr>
              <w:ins w:id="85" w:author="Linda Marshall" w:date="2017-11-16T15:03:00Z"/>
              <w:rFonts w:eastAsiaTheme="minorEastAsia" w:cstheme="minorBidi"/>
              <w:noProof/>
              <w:lang w:val="en-GB" w:eastAsia="en-GB"/>
            </w:rPr>
          </w:pPr>
          <w:ins w:id="86" w:author="Linda Marshall" w:date="2017-11-16T15:03:00Z">
            <w:r w:rsidRPr="006A394F">
              <w:rPr>
                <w:rStyle w:val="-"/>
                <w:noProof/>
              </w:rPr>
              <w:fldChar w:fldCharType="begin"/>
            </w:r>
            <w:r w:rsidRPr="006A394F">
              <w:rPr>
                <w:rStyle w:val="-"/>
                <w:noProof/>
              </w:rPr>
              <w:instrText xml:space="preserve"> </w:instrText>
            </w:r>
            <w:r>
              <w:rPr>
                <w:noProof/>
              </w:rPr>
              <w:instrText>HYPERLINK \l "_Toc498607925"</w:instrText>
            </w:r>
            <w:r w:rsidRPr="006A394F">
              <w:rPr>
                <w:rStyle w:val="-"/>
                <w:noProof/>
              </w:rPr>
              <w:instrText xml:space="preserve"> </w:instrText>
            </w:r>
            <w:r w:rsidRPr="006A394F">
              <w:rPr>
                <w:rStyle w:val="-"/>
                <w:noProof/>
              </w:rPr>
              <w:fldChar w:fldCharType="separate"/>
            </w:r>
            <w:r w:rsidRPr="006A394F">
              <w:rPr>
                <w:rStyle w:val="-"/>
                <w:noProof/>
              </w:rPr>
              <w:t>2.3.</w:t>
            </w:r>
            <w:r>
              <w:rPr>
                <w:rFonts w:eastAsiaTheme="minorEastAsia" w:cstheme="minorBidi"/>
                <w:noProof/>
                <w:lang w:val="en-GB" w:eastAsia="en-GB"/>
              </w:rPr>
              <w:tab/>
            </w:r>
            <w:r w:rsidRPr="006A394F">
              <w:rPr>
                <w:rStyle w:val="-"/>
                <w:noProof/>
              </w:rPr>
              <w:t>Workflows</w:t>
            </w:r>
            <w:r>
              <w:rPr>
                <w:noProof/>
                <w:webHidden/>
              </w:rPr>
              <w:tab/>
            </w:r>
            <w:r>
              <w:rPr>
                <w:noProof/>
                <w:webHidden/>
              </w:rPr>
              <w:fldChar w:fldCharType="begin"/>
            </w:r>
            <w:r>
              <w:rPr>
                <w:noProof/>
                <w:webHidden/>
              </w:rPr>
              <w:instrText xml:space="preserve"> PAGEREF _Toc498607925 \h </w:instrText>
            </w:r>
          </w:ins>
          <w:r>
            <w:rPr>
              <w:noProof/>
              <w:webHidden/>
            </w:rPr>
          </w:r>
          <w:r>
            <w:rPr>
              <w:noProof/>
              <w:webHidden/>
            </w:rPr>
            <w:fldChar w:fldCharType="separate"/>
          </w:r>
          <w:ins w:id="87" w:author="Linda Marshall" w:date="2017-11-16T15:03:00Z">
            <w:r>
              <w:rPr>
                <w:noProof/>
                <w:webHidden/>
              </w:rPr>
              <w:t>22</w:t>
            </w:r>
            <w:r>
              <w:rPr>
                <w:noProof/>
                <w:webHidden/>
              </w:rPr>
              <w:fldChar w:fldCharType="end"/>
            </w:r>
            <w:r w:rsidRPr="006A394F">
              <w:rPr>
                <w:rStyle w:val="-"/>
                <w:noProof/>
              </w:rPr>
              <w:fldChar w:fldCharType="end"/>
            </w:r>
          </w:ins>
        </w:p>
        <w:p w14:paraId="76D5F5F9" w14:textId="0DDEA2B6" w:rsidR="0062043E" w:rsidRDefault="0062043E">
          <w:pPr>
            <w:pStyle w:val="30"/>
            <w:tabs>
              <w:tab w:val="right" w:leader="dot" w:pos="10450"/>
            </w:tabs>
            <w:rPr>
              <w:ins w:id="88" w:author="Linda Marshall" w:date="2017-11-16T15:03:00Z"/>
              <w:rFonts w:eastAsiaTheme="minorEastAsia" w:cstheme="minorBidi"/>
              <w:i w:val="0"/>
              <w:iCs w:val="0"/>
              <w:noProof/>
              <w:lang w:val="en-GB" w:eastAsia="en-GB"/>
            </w:rPr>
          </w:pPr>
          <w:ins w:id="89" w:author="Linda Marshall" w:date="2017-11-16T15:03:00Z">
            <w:r w:rsidRPr="006A394F">
              <w:rPr>
                <w:rStyle w:val="-"/>
                <w:noProof/>
              </w:rPr>
              <w:fldChar w:fldCharType="begin"/>
            </w:r>
            <w:r w:rsidRPr="006A394F">
              <w:rPr>
                <w:rStyle w:val="-"/>
                <w:noProof/>
              </w:rPr>
              <w:instrText xml:space="preserve"> </w:instrText>
            </w:r>
            <w:r>
              <w:rPr>
                <w:noProof/>
              </w:rPr>
              <w:instrText>HYPERLINK \l "_Toc498607926"</w:instrText>
            </w:r>
            <w:r w:rsidRPr="006A394F">
              <w:rPr>
                <w:rStyle w:val="-"/>
                <w:noProof/>
              </w:rPr>
              <w:instrText xml:space="preserve"> </w:instrText>
            </w:r>
            <w:r w:rsidRPr="006A394F">
              <w:rPr>
                <w:rStyle w:val="-"/>
                <w:noProof/>
              </w:rPr>
              <w:fldChar w:fldCharType="separate"/>
            </w:r>
            <w:r w:rsidRPr="006A394F">
              <w:rPr>
                <w:rStyle w:val="-"/>
                <w:noProof/>
              </w:rPr>
              <w:t>Enrolment in class:</w:t>
            </w:r>
            <w:r>
              <w:rPr>
                <w:noProof/>
                <w:webHidden/>
              </w:rPr>
              <w:tab/>
            </w:r>
            <w:r>
              <w:rPr>
                <w:noProof/>
                <w:webHidden/>
              </w:rPr>
              <w:fldChar w:fldCharType="begin"/>
            </w:r>
            <w:r>
              <w:rPr>
                <w:noProof/>
                <w:webHidden/>
              </w:rPr>
              <w:instrText xml:space="preserve"> PAGEREF _Toc498607926 \h </w:instrText>
            </w:r>
          </w:ins>
          <w:r>
            <w:rPr>
              <w:noProof/>
              <w:webHidden/>
            </w:rPr>
          </w:r>
          <w:r>
            <w:rPr>
              <w:noProof/>
              <w:webHidden/>
            </w:rPr>
            <w:fldChar w:fldCharType="separate"/>
          </w:r>
          <w:ins w:id="90" w:author="Linda Marshall" w:date="2017-11-16T15:03:00Z">
            <w:r>
              <w:rPr>
                <w:noProof/>
                <w:webHidden/>
              </w:rPr>
              <w:t>22</w:t>
            </w:r>
            <w:r>
              <w:rPr>
                <w:noProof/>
                <w:webHidden/>
              </w:rPr>
              <w:fldChar w:fldCharType="end"/>
            </w:r>
            <w:r w:rsidRPr="006A394F">
              <w:rPr>
                <w:rStyle w:val="-"/>
                <w:noProof/>
              </w:rPr>
              <w:fldChar w:fldCharType="end"/>
            </w:r>
          </w:ins>
        </w:p>
        <w:p w14:paraId="094A447A" w14:textId="557D4144" w:rsidR="0062043E" w:rsidRDefault="0062043E">
          <w:pPr>
            <w:pStyle w:val="30"/>
            <w:tabs>
              <w:tab w:val="right" w:leader="dot" w:pos="10450"/>
            </w:tabs>
            <w:rPr>
              <w:ins w:id="91" w:author="Linda Marshall" w:date="2017-11-16T15:03:00Z"/>
              <w:rFonts w:eastAsiaTheme="minorEastAsia" w:cstheme="minorBidi"/>
              <w:i w:val="0"/>
              <w:iCs w:val="0"/>
              <w:noProof/>
              <w:lang w:val="en-GB" w:eastAsia="en-GB"/>
            </w:rPr>
          </w:pPr>
          <w:ins w:id="92" w:author="Linda Marshall" w:date="2017-11-16T15:03:00Z">
            <w:r w:rsidRPr="006A394F">
              <w:rPr>
                <w:rStyle w:val="-"/>
                <w:noProof/>
              </w:rPr>
              <w:fldChar w:fldCharType="begin"/>
            </w:r>
            <w:r w:rsidRPr="006A394F">
              <w:rPr>
                <w:rStyle w:val="-"/>
                <w:noProof/>
              </w:rPr>
              <w:instrText xml:space="preserve"> </w:instrText>
            </w:r>
            <w:r>
              <w:rPr>
                <w:noProof/>
              </w:rPr>
              <w:instrText>HYPERLINK \l "_Toc498607927"</w:instrText>
            </w:r>
            <w:r w:rsidRPr="006A394F">
              <w:rPr>
                <w:rStyle w:val="-"/>
                <w:noProof/>
              </w:rPr>
              <w:instrText xml:space="preserve"> </w:instrText>
            </w:r>
            <w:r w:rsidRPr="006A394F">
              <w:rPr>
                <w:rStyle w:val="-"/>
                <w:noProof/>
              </w:rPr>
              <w:fldChar w:fldCharType="separate"/>
            </w:r>
            <w:r w:rsidRPr="006A394F">
              <w:rPr>
                <w:rStyle w:val="-"/>
                <w:noProof/>
              </w:rPr>
              <w:t>Enrolment in assessment:</w:t>
            </w:r>
            <w:r>
              <w:rPr>
                <w:noProof/>
                <w:webHidden/>
              </w:rPr>
              <w:tab/>
            </w:r>
            <w:r>
              <w:rPr>
                <w:noProof/>
                <w:webHidden/>
              </w:rPr>
              <w:fldChar w:fldCharType="begin"/>
            </w:r>
            <w:r>
              <w:rPr>
                <w:noProof/>
                <w:webHidden/>
              </w:rPr>
              <w:instrText xml:space="preserve"> PAGEREF _Toc498607927 \h </w:instrText>
            </w:r>
          </w:ins>
          <w:r>
            <w:rPr>
              <w:noProof/>
              <w:webHidden/>
            </w:rPr>
          </w:r>
          <w:r>
            <w:rPr>
              <w:noProof/>
              <w:webHidden/>
            </w:rPr>
            <w:fldChar w:fldCharType="separate"/>
          </w:r>
          <w:ins w:id="93" w:author="Linda Marshall" w:date="2017-11-16T15:03:00Z">
            <w:r>
              <w:rPr>
                <w:noProof/>
                <w:webHidden/>
              </w:rPr>
              <w:t>22</w:t>
            </w:r>
            <w:r>
              <w:rPr>
                <w:noProof/>
                <w:webHidden/>
              </w:rPr>
              <w:fldChar w:fldCharType="end"/>
            </w:r>
            <w:r w:rsidRPr="006A394F">
              <w:rPr>
                <w:rStyle w:val="-"/>
                <w:noProof/>
              </w:rPr>
              <w:fldChar w:fldCharType="end"/>
            </w:r>
          </w:ins>
        </w:p>
        <w:p w14:paraId="0131A8E8" w14:textId="02579AC5" w:rsidR="0062043E" w:rsidRDefault="0062043E">
          <w:pPr>
            <w:pStyle w:val="30"/>
            <w:tabs>
              <w:tab w:val="right" w:leader="dot" w:pos="10450"/>
            </w:tabs>
            <w:rPr>
              <w:ins w:id="94" w:author="Linda Marshall" w:date="2017-11-16T15:03:00Z"/>
              <w:rFonts w:eastAsiaTheme="minorEastAsia" w:cstheme="minorBidi"/>
              <w:i w:val="0"/>
              <w:iCs w:val="0"/>
              <w:noProof/>
              <w:lang w:val="en-GB" w:eastAsia="en-GB"/>
            </w:rPr>
          </w:pPr>
          <w:ins w:id="95" w:author="Linda Marshall" w:date="2017-11-16T15:03:00Z">
            <w:r w:rsidRPr="006A394F">
              <w:rPr>
                <w:rStyle w:val="-"/>
                <w:noProof/>
              </w:rPr>
              <w:fldChar w:fldCharType="begin"/>
            </w:r>
            <w:r w:rsidRPr="006A394F">
              <w:rPr>
                <w:rStyle w:val="-"/>
                <w:noProof/>
              </w:rPr>
              <w:instrText xml:space="preserve"> </w:instrText>
            </w:r>
            <w:r>
              <w:rPr>
                <w:noProof/>
              </w:rPr>
              <w:instrText>HYPERLINK \l "_Toc498607928"</w:instrText>
            </w:r>
            <w:r w:rsidRPr="006A394F">
              <w:rPr>
                <w:rStyle w:val="-"/>
                <w:noProof/>
              </w:rPr>
              <w:instrText xml:space="preserve"> </w:instrText>
            </w:r>
            <w:r w:rsidRPr="006A394F">
              <w:rPr>
                <w:rStyle w:val="-"/>
                <w:noProof/>
              </w:rPr>
              <w:fldChar w:fldCharType="separate"/>
            </w:r>
            <w:r w:rsidRPr="006A394F">
              <w:rPr>
                <w:rStyle w:val="-"/>
                <w:noProof/>
              </w:rPr>
              <w:t>Enrolment in course:</w:t>
            </w:r>
            <w:r>
              <w:rPr>
                <w:noProof/>
                <w:webHidden/>
              </w:rPr>
              <w:tab/>
            </w:r>
            <w:r>
              <w:rPr>
                <w:noProof/>
                <w:webHidden/>
              </w:rPr>
              <w:fldChar w:fldCharType="begin"/>
            </w:r>
            <w:r>
              <w:rPr>
                <w:noProof/>
                <w:webHidden/>
              </w:rPr>
              <w:instrText xml:space="preserve"> PAGEREF _Toc498607928 \h </w:instrText>
            </w:r>
          </w:ins>
          <w:r>
            <w:rPr>
              <w:noProof/>
              <w:webHidden/>
            </w:rPr>
          </w:r>
          <w:r>
            <w:rPr>
              <w:noProof/>
              <w:webHidden/>
            </w:rPr>
            <w:fldChar w:fldCharType="separate"/>
          </w:r>
          <w:ins w:id="96" w:author="Linda Marshall" w:date="2017-11-16T15:03:00Z">
            <w:r>
              <w:rPr>
                <w:noProof/>
                <w:webHidden/>
              </w:rPr>
              <w:t>23</w:t>
            </w:r>
            <w:r>
              <w:rPr>
                <w:noProof/>
                <w:webHidden/>
              </w:rPr>
              <w:fldChar w:fldCharType="end"/>
            </w:r>
            <w:r w:rsidRPr="006A394F">
              <w:rPr>
                <w:rStyle w:val="-"/>
                <w:noProof/>
              </w:rPr>
              <w:fldChar w:fldCharType="end"/>
            </w:r>
          </w:ins>
        </w:p>
        <w:p w14:paraId="692982AD" w14:textId="0FD010EA" w:rsidR="0062043E" w:rsidRDefault="0062043E">
          <w:pPr>
            <w:pStyle w:val="30"/>
            <w:tabs>
              <w:tab w:val="right" w:leader="dot" w:pos="10450"/>
            </w:tabs>
            <w:rPr>
              <w:ins w:id="97" w:author="Linda Marshall" w:date="2017-11-16T15:03:00Z"/>
              <w:rFonts w:eastAsiaTheme="minorEastAsia" w:cstheme="minorBidi"/>
              <w:i w:val="0"/>
              <w:iCs w:val="0"/>
              <w:noProof/>
              <w:lang w:val="en-GB" w:eastAsia="en-GB"/>
            </w:rPr>
          </w:pPr>
          <w:ins w:id="98" w:author="Linda Marshall" w:date="2017-11-16T15:03:00Z">
            <w:r w:rsidRPr="006A394F">
              <w:rPr>
                <w:rStyle w:val="-"/>
                <w:noProof/>
              </w:rPr>
              <w:fldChar w:fldCharType="begin"/>
            </w:r>
            <w:r w:rsidRPr="006A394F">
              <w:rPr>
                <w:rStyle w:val="-"/>
                <w:noProof/>
              </w:rPr>
              <w:instrText xml:space="preserve"> </w:instrText>
            </w:r>
            <w:r>
              <w:rPr>
                <w:noProof/>
              </w:rPr>
              <w:instrText>HYPERLINK \l "_Toc498607929"</w:instrText>
            </w:r>
            <w:r w:rsidRPr="006A394F">
              <w:rPr>
                <w:rStyle w:val="-"/>
                <w:noProof/>
              </w:rPr>
              <w:instrText xml:space="preserve"> </w:instrText>
            </w:r>
            <w:r w:rsidRPr="006A394F">
              <w:rPr>
                <w:rStyle w:val="-"/>
                <w:noProof/>
              </w:rPr>
              <w:fldChar w:fldCharType="separate"/>
            </w:r>
            <w:r w:rsidRPr="006A394F">
              <w:rPr>
                <w:rStyle w:val="-"/>
                <w:noProof/>
              </w:rPr>
              <w:t>Enrolment for Credential:</w:t>
            </w:r>
            <w:r>
              <w:rPr>
                <w:noProof/>
                <w:webHidden/>
              </w:rPr>
              <w:tab/>
            </w:r>
            <w:r>
              <w:rPr>
                <w:noProof/>
                <w:webHidden/>
              </w:rPr>
              <w:fldChar w:fldCharType="begin"/>
            </w:r>
            <w:r>
              <w:rPr>
                <w:noProof/>
                <w:webHidden/>
              </w:rPr>
              <w:instrText xml:space="preserve"> PAGEREF _Toc498607929 \h </w:instrText>
            </w:r>
          </w:ins>
          <w:r>
            <w:rPr>
              <w:noProof/>
              <w:webHidden/>
            </w:rPr>
          </w:r>
          <w:r>
            <w:rPr>
              <w:noProof/>
              <w:webHidden/>
            </w:rPr>
            <w:fldChar w:fldCharType="separate"/>
          </w:r>
          <w:ins w:id="99" w:author="Linda Marshall" w:date="2017-11-16T15:03:00Z">
            <w:r>
              <w:rPr>
                <w:noProof/>
                <w:webHidden/>
              </w:rPr>
              <w:t>24</w:t>
            </w:r>
            <w:r>
              <w:rPr>
                <w:noProof/>
                <w:webHidden/>
              </w:rPr>
              <w:fldChar w:fldCharType="end"/>
            </w:r>
            <w:r w:rsidRPr="006A394F">
              <w:rPr>
                <w:rStyle w:val="-"/>
                <w:noProof/>
              </w:rPr>
              <w:fldChar w:fldCharType="end"/>
            </w:r>
          </w:ins>
        </w:p>
        <w:p w14:paraId="7887221A" w14:textId="0E8A7468" w:rsidR="0062043E" w:rsidRDefault="0062043E">
          <w:pPr>
            <w:pStyle w:val="30"/>
            <w:tabs>
              <w:tab w:val="right" w:leader="dot" w:pos="10450"/>
            </w:tabs>
            <w:rPr>
              <w:ins w:id="100" w:author="Linda Marshall" w:date="2017-11-16T15:03:00Z"/>
              <w:rFonts w:eastAsiaTheme="minorEastAsia" w:cstheme="minorBidi"/>
              <w:i w:val="0"/>
              <w:iCs w:val="0"/>
              <w:noProof/>
              <w:lang w:val="en-GB" w:eastAsia="en-GB"/>
            </w:rPr>
          </w:pPr>
          <w:ins w:id="101" w:author="Linda Marshall" w:date="2017-11-16T15:03:00Z">
            <w:r w:rsidRPr="006A394F">
              <w:rPr>
                <w:rStyle w:val="-"/>
                <w:noProof/>
              </w:rPr>
              <w:fldChar w:fldCharType="begin"/>
            </w:r>
            <w:r w:rsidRPr="006A394F">
              <w:rPr>
                <w:rStyle w:val="-"/>
                <w:noProof/>
              </w:rPr>
              <w:instrText xml:space="preserve"> </w:instrText>
            </w:r>
            <w:r>
              <w:rPr>
                <w:noProof/>
              </w:rPr>
              <w:instrText>HYPERLINK \l "_Toc498607930"</w:instrText>
            </w:r>
            <w:r w:rsidRPr="006A394F">
              <w:rPr>
                <w:rStyle w:val="-"/>
                <w:noProof/>
              </w:rPr>
              <w:instrText xml:space="preserve"> </w:instrText>
            </w:r>
            <w:r w:rsidRPr="006A394F">
              <w:rPr>
                <w:rStyle w:val="-"/>
                <w:noProof/>
              </w:rPr>
              <w:fldChar w:fldCharType="separate"/>
            </w:r>
            <w:r w:rsidRPr="006A394F">
              <w:rPr>
                <w:rStyle w:val="-"/>
                <w:noProof/>
              </w:rPr>
              <w:t>Student transfer with aim to continue work on Credential:</w:t>
            </w:r>
            <w:r>
              <w:rPr>
                <w:noProof/>
                <w:webHidden/>
              </w:rPr>
              <w:tab/>
            </w:r>
            <w:r>
              <w:rPr>
                <w:noProof/>
                <w:webHidden/>
              </w:rPr>
              <w:fldChar w:fldCharType="begin"/>
            </w:r>
            <w:r>
              <w:rPr>
                <w:noProof/>
                <w:webHidden/>
              </w:rPr>
              <w:instrText xml:space="preserve"> PAGEREF _Toc498607930 \h </w:instrText>
            </w:r>
          </w:ins>
          <w:r>
            <w:rPr>
              <w:noProof/>
              <w:webHidden/>
            </w:rPr>
          </w:r>
          <w:r>
            <w:rPr>
              <w:noProof/>
              <w:webHidden/>
            </w:rPr>
            <w:fldChar w:fldCharType="separate"/>
          </w:r>
          <w:ins w:id="102" w:author="Linda Marshall" w:date="2017-11-16T15:03:00Z">
            <w:r>
              <w:rPr>
                <w:noProof/>
                <w:webHidden/>
              </w:rPr>
              <w:t>25</w:t>
            </w:r>
            <w:r>
              <w:rPr>
                <w:noProof/>
                <w:webHidden/>
              </w:rPr>
              <w:fldChar w:fldCharType="end"/>
            </w:r>
            <w:r w:rsidRPr="006A394F">
              <w:rPr>
                <w:rStyle w:val="-"/>
                <w:noProof/>
              </w:rPr>
              <w:fldChar w:fldCharType="end"/>
            </w:r>
          </w:ins>
        </w:p>
        <w:p w14:paraId="73344364" w14:textId="78CA28F2" w:rsidR="0062043E" w:rsidRDefault="0062043E">
          <w:pPr>
            <w:pStyle w:val="30"/>
            <w:tabs>
              <w:tab w:val="right" w:leader="dot" w:pos="10450"/>
            </w:tabs>
            <w:rPr>
              <w:ins w:id="103" w:author="Linda Marshall" w:date="2017-11-16T15:03:00Z"/>
              <w:rFonts w:eastAsiaTheme="minorEastAsia" w:cstheme="minorBidi"/>
              <w:i w:val="0"/>
              <w:iCs w:val="0"/>
              <w:noProof/>
              <w:lang w:val="en-GB" w:eastAsia="en-GB"/>
            </w:rPr>
          </w:pPr>
          <w:ins w:id="104" w:author="Linda Marshall" w:date="2017-11-16T15:03:00Z">
            <w:r w:rsidRPr="006A394F">
              <w:rPr>
                <w:rStyle w:val="-"/>
                <w:noProof/>
              </w:rPr>
              <w:fldChar w:fldCharType="begin"/>
            </w:r>
            <w:r w:rsidRPr="006A394F">
              <w:rPr>
                <w:rStyle w:val="-"/>
                <w:noProof/>
              </w:rPr>
              <w:instrText xml:space="preserve"> </w:instrText>
            </w:r>
            <w:r>
              <w:rPr>
                <w:noProof/>
              </w:rPr>
              <w:instrText>HYPERLINK \l "_Toc498607931"</w:instrText>
            </w:r>
            <w:r w:rsidRPr="006A394F">
              <w:rPr>
                <w:rStyle w:val="-"/>
                <w:noProof/>
              </w:rPr>
              <w:instrText xml:space="preserve"> </w:instrText>
            </w:r>
            <w:r w:rsidRPr="006A394F">
              <w:rPr>
                <w:rStyle w:val="-"/>
                <w:noProof/>
              </w:rPr>
              <w:fldChar w:fldCharType="separate"/>
            </w:r>
            <w:r w:rsidRPr="006A394F">
              <w:rPr>
                <w:rStyle w:val="-"/>
                <w:noProof/>
              </w:rPr>
              <w:t>Student transfer, Transcript used for Recognition of Prior Learning:</w:t>
            </w:r>
            <w:r>
              <w:rPr>
                <w:noProof/>
                <w:webHidden/>
              </w:rPr>
              <w:tab/>
            </w:r>
            <w:r>
              <w:rPr>
                <w:noProof/>
                <w:webHidden/>
              </w:rPr>
              <w:fldChar w:fldCharType="begin"/>
            </w:r>
            <w:r>
              <w:rPr>
                <w:noProof/>
                <w:webHidden/>
              </w:rPr>
              <w:instrText xml:space="preserve"> PAGEREF _Toc498607931 \h </w:instrText>
            </w:r>
          </w:ins>
          <w:r>
            <w:rPr>
              <w:noProof/>
              <w:webHidden/>
            </w:rPr>
          </w:r>
          <w:r>
            <w:rPr>
              <w:noProof/>
              <w:webHidden/>
            </w:rPr>
            <w:fldChar w:fldCharType="separate"/>
          </w:r>
          <w:ins w:id="105" w:author="Linda Marshall" w:date="2017-11-16T15:03:00Z">
            <w:r>
              <w:rPr>
                <w:noProof/>
                <w:webHidden/>
              </w:rPr>
              <w:t>25</w:t>
            </w:r>
            <w:r>
              <w:rPr>
                <w:noProof/>
                <w:webHidden/>
              </w:rPr>
              <w:fldChar w:fldCharType="end"/>
            </w:r>
            <w:r w:rsidRPr="006A394F">
              <w:rPr>
                <w:rStyle w:val="-"/>
                <w:noProof/>
              </w:rPr>
              <w:fldChar w:fldCharType="end"/>
            </w:r>
          </w:ins>
        </w:p>
        <w:p w14:paraId="370A4E96" w14:textId="46E9AB18" w:rsidR="0062043E" w:rsidRDefault="0062043E">
          <w:pPr>
            <w:pStyle w:val="10"/>
            <w:tabs>
              <w:tab w:val="left" w:pos="480"/>
              <w:tab w:val="right" w:leader="dot" w:pos="10450"/>
            </w:tabs>
            <w:rPr>
              <w:ins w:id="106" w:author="Linda Marshall" w:date="2017-11-16T15:03:00Z"/>
              <w:rFonts w:asciiTheme="minorHAnsi" w:eastAsiaTheme="minorEastAsia" w:hAnsiTheme="minorHAnsi" w:cstheme="minorBidi"/>
              <w:b w:val="0"/>
              <w:bCs w:val="0"/>
              <w:noProof/>
              <w:color w:val="auto"/>
              <w:sz w:val="22"/>
              <w:szCs w:val="22"/>
              <w:lang w:val="en-GB" w:eastAsia="en-GB"/>
            </w:rPr>
          </w:pPr>
          <w:ins w:id="107" w:author="Linda Marshall" w:date="2017-11-16T15:03:00Z">
            <w:r w:rsidRPr="006A394F">
              <w:rPr>
                <w:rStyle w:val="-"/>
                <w:noProof/>
              </w:rPr>
              <w:fldChar w:fldCharType="begin"/>
            </w:r>
            <w:r w:rsidRPr="006A394F">
              <w:rPr>
                <w:rStyle w:val="-"/>
                <w:noProof/>
              </w:rPr>
              <w:instrText xml:space="preserve"> </w:instrText>
            </w:r>
            <w:r>
              <w:rPr>
                <w:noProof/>
              </w:rPr>
              <w:instrText>HYPERLINK \l "_Toc498607932"</w:instrText>
            </w:r>
            <w:r w:rsidRPr="006A394F">
              <w:rPr>
                <w:rStyle w:val="-"/>
                <w:noProof/>
              </w:rPr>
              <w:instrText xml:space="preserve"> </w:instrText>
            </w:r>
            <w:r w:rsidRPr="006A394F">
              <w:rPr>
                <w:rStyle w:val="-"/>
                <w:noProof/>
              </w:rPr>
              <w:fldChar w:fldCharType="separate"/>
            </w:r>
            <w:r w:rsidRPr="006A394F">
              <w:rPr>
                <w:rStyle w:val="-"/>
                <w:noProof/>
              </w:rPr>
              <w:t>3.</w:t>
            </w:r>
            <w:r>
              <w:rPr>
                <w:rFonts w:asciiTheme="minorHAnsi" w:eastAsiaTheme="minorEastAsia" w:hAnsiTheme="minorHAnsi" w:cstheme="minorBidi"/>
                <w:b w:val="0"/>
                <w:bCs w:val="0"/>
                <w:noProof/>
                <w:color w:val="auto"/>
                <w:sz w:val="22"/>
                <w:szCs w:val="22"/>
                <w:lang w:val="en-GB" w:eastAsia="en-GB"/>
              </w:rPr>
              <w:tab/>
            </w:r>
            <w:r w:rsidRPr="006A394F">
              <w:rPr>
                <w:rStyle w:val="-"/>
                <w:noProof/>
              </w:rPr>
              <w:t>Appendix</w:t>
            </w:r>
            <w:r>
              <w:rPr>
                <w:noProof/>
                <w:webHidden/>
              </w:rPr>
              <w:tab/>
            </w:r>
            <w:r>
              <w:rPr>
                <w:noProof/>
                <w:webHidden/>
              </w:rPr>
              <w:fldChar w:fldCharType="begin"/>
            </w:r>
            <w:r>
              <w:rPr>
                <w:noProof/>
                <w:webHidden/>
              </w:rPr>
              <w:instrText xml:space="preserve"> PAGEREF _Toc498607932 \h </w:instrText>
            </w:r>
          </w:ins>
          <w:r>
            <w:rPr>
              <w:noProof/>
              <w:webHidden/>
            </w:rPr>
          </w:r>
          <w:r>
            <w:rPr>
              <w:noProof/>
              <w:webHidden/>
            </w:rPr>
            <w:fldChar w:fldCharType="separate"/>
          </w:r>
          <w:ins w:id="108" w:author="Linda Marshall" w:date="2017-11-16T15:03:00Z">
            <w:r>
              <w:rPr>
                <w:noProof/>
                <w:webHidden/>
              </w:rPr>
              <w:t>26</w:t>
            </w:r>
            <w:r>
              <w:rPr>
                <w:noProof/>
                <w:webHidden/>
              </w:rPr>
              <w:fldChar w:fldCharType="end"/>
            </w:r>
            <w:r w:rsidRPr="006A394F">
              <w:rPr>
                <w:rStyle w:val="-"/>
                <w:noProof/>
              </w:rPr>
              <w:fldChar w:fldCharType="end"/>
            </w:r>
          </w:ins>
        </w:p>
        <w:p w14:paraId="2175A2B1" w14:textId="6813378A" w:rsidR="0062043E" w:rsidRDefault="0062043E">
          <w:pPr>
            <w:pStyle w:val="20"/>
            <w:tabs>
              <w:tab w:val="left" w:pos="720"/>
              <w:tab w:val="right" w:leader="dot" w:pos="10450"/>
            </w:tabs>
            <w:rPr>
              <w:ins w:id="109" w:author="Linda Marshall" w:date="2017-11-16T15:03:00Z"/>
              <w:rFonts w:eastAsiaTheme="minorEastAsia" w:cstheme="minorBidi"/>
              <w:noProof/>
              <w:lang w:val="en-GB" w:eastAsia="en-GB"/>
            </w:rPr>
          </w:pPr>
          <w:ins w:id="110" w:author="Linda Marshall" w:date="2017-11-16T15:03:00Z">
            <w:r w:rsidRPr="006A394F">
              <w:rPr>
                <w:rStyle w:val="-"/>
                <w:noProof/>
              </w:rPr>
              <w:fldChar w:fldCharType="begin"/>
            </w:r>
            <w:r w:rsidRPr="006A394F">
              <w:rPr>
                <w:rStyle w:val="-"/>
                <w:noProof/>
              </w:rPr>
              <w:instrText xml:space="preserve"> </w:instrText>
            </w:r>
            <w:r>
              <w:rPr>
                <w:noProof/>
              </w:rPr>
              <w:instrText>HYPERLINK \l "_Toc498607933"</w:instrText>
            </w:r>
            <w:r w:rsidRPr="006A394F">
              <w:rPr>
                <w:rStyle w:val="-"/>
                <w:noProof/>
              </w:rPr>
              <w:instrText xml:space="preserve"> </w:instrText>
            </w:r>
            <w:r w:rsidRPr="006A394F">
              <w:rPr>
                <w:rStyle w:val="-"/>
                <w:noProof/>
              </w:rPr>
              <w:fldChar w:fldCharType="separate"/>
            </w:r>
            <w:r w:rsidRPr="006A394F">
              <w:rPr>
                <w:rStyle w:val="-"/>
                <w:noProof/>
              </w:rPr>
              <w:t>3.1.</w:t>
            </w:r>
            <w:r>
              <w:rPr>
                <w:rFonts w:eastAsiaTheme="minorEastAsia" w:cstheme="minorBidi"/>
                <w:noProof/>
                <w:lang w:val="en-GB" w:eastAsia="en-GB"/>
              </w:rPr>
              <w:tab/>
            </w:r>
            <w:r w:rsidRPr="006A394F">
              <w:rPr>
                <w:rStyle w:val="-"/>
                <w:noProof/>
              </w:rPr>
              <w:t>Appendix: CredentialDetails Prototype</w:t>
            </w:r>
            <w:r>
              <w:rPr>
                <w:noProof/>
                <w:webHidden/>
              </w:rPr>
              <w:tab/>
            </w:r>
            <w:r>
              <w:rPr>
                <w:noProof/>
                <w:webHidden/>
              </w:rPr>
              <w:fldChar w:fldCharType="begin"/>
            </w:r>
            <w:r>
              <w:rPr>
                <w:noProof/>
                <w:webHidden/>
              </w:rPr>
              <w:instrText xml:space="preserve"> PAGEREF _Toc498607933 \h </w:instrText>
            </w:r>
          </w:ins>
          <w:r>
            <w:rPr>
              <w:noProof/>
              <w:webHidden/>
            </w:rPr>
          </w:r>
          <w:r>
            <w:rPr>
              <w:noProof/>
              <w:webHidden/>
            </w:rPr>
            <w:fldChar w:fldCharType="separate"/>
          </w:r>
          <w:ins w:id="111" w:author="Linda Marshall" w:date="2017-11-16T15:03:00Z">
            <w:r>
              <w:rPr>
                <w:noProof/>
                <w:webHidden/>
              </w:rPr>
              <w:t>26</w:t>
            </w:r>
            <w:r>
              <w:rPr>
                <w:noProof/>
                <w:webHidden/>
              </w:rPr>
              <w:fldChar w:fldCharType="end"/>
            </w:r>
            <w:r w:rsidRPr="006A394F">
              <w:rPr>
                <w:rStyle w:val="-"/>
                <w:noProof/>
              </w:rPr>
              <w:fldChar w:fldCharType="end"/>
            </w:r>
          </w:ins>
        </w:p>
        <w:p w14:paraId="38EF1DBE" w14:textId="04FB87E6" w:rsidR="0062043E" w:rsidRDefault="0062043E">
          <w:pPr>
            <w:pStyle w:val="20"/>
            <w:tabs>
              <w:tab w:val="left" w:pos="720"/>
              <w:tab w:val="right" w:leader="dot" w:pos="10450"/>
            </w:tabs>
            <w:rPr>
              <w:ins w:id="112" w:author="Linda Marshall" w:date="2017-11-16T15:03:00Z"/>
              <w:rFonts w:eastAsiaTheme="minorEastAsia" w:cstheme="minorBidi"/>
              <w:noProof/>
              <w:lang w:val="en-GB" w:eastAsia="en-GB"/>
            </w:rPr>
          </w:pPr>
          <w:ins w:id="113" w:author="Linda Marshall" w:date="2017-11-16T15:03:00Z">
            <w:r w:rsidRPr="006A394F">
              <w:rPr>
                <w:rStyle w:val="-"/>
                <w:noProof/>
              </w:rPr>
              <w:fldChar w:fldCharType="begin"/>
            </w:r>
            <w:r w:rsidRPr="006A394F">
              <w:rPr>
                <w:rStyle w:val="-"/>
                <w:noProof/>
              </w:rPr>
              <w:instrText xml:space="preserve"> </w:instrText>
            </w:r>
            <w:r>
              <w:rPr>
                <w:noProof/>
              </w:rPr>
              <w:instrText>HYPERLINK \l "_Toc498607934"</w:instrText>
            </w:r>
            <w:r w:rsidRPr="006A394F">
              <w:rPr>
                <w:rStyle w:val="-"/>
                <w:noProof/>
              </w:rPr>
              <w:instrText xml:space="preserve"> </w:instrText>
            </w:r>
            <w:r w:rsidRPr="006A394F">
              <w:rPr>
                <w:rStyle w:val="-"/>
                <w:noProof/>
              </w:rPr>
              <w:fldChar w:fldCharType="separate"/>
            </w:r>
            <w:r w:rsidRPr="006A394F">
              <w:rPr>
                <w:rStyle w:val="-"/>
                <w:noProof/>
              </w:rPr>
              <w:t>3.2.</w:t>
            </w:r>
            <w:r>
              <w:rPr>
                <w:rFonts w:eastAsiaTheme="minorEastAsia" w:cstheme="minorBidi"/>
                <w:noProof/>
                <w:lang w:val="en-GB" w:eastAsia="en-GB"/>
              </w:rPr>
              <w:tab/>
            </w:r>
            <w:r w:rsidRPr="006A394F">
              <w:rPr>
                <w:rStyle w:val="-"/>
                <w:noProof/>
              </w:rPr>
              <w:t>PESC prior art</w:t>
            </w:r>
            <w:r>
              <w:rPr>
                <w:noProof/>
                <w:webHidden/>
              </w:rPr>
              <w:tab/>
            </w:r>
            <w:r>
              <w:rPr>
                <w:noProof/>
                <w:webHidden/>
              </w:rPr>
              <w:fldChar w:fldCharType="begin"/>
            </w:r>
            <w:r>
              <w:rPr>
                <w:noProof/>
                <w:webHidden/>
              </w:rPr>
              <w:instrText xml:space="preserve"> PAGEREF _Toc498607934 \h </w:instrText>
            </w:r>
          </w:ins>
          <w:r>
            <w:rPr>
              <w:noProof/>
              <w:webHidden/>
            </w:rPr>
          </w:r>
          <w:r>
            <w:rPr>
              <w:noProof/>
              <w:webHidden/>
            </w:rPr>
            <w:fldChar w:fldCharType="separate"/>
          </w:r>
          <w:ins w:id="114" w:author="Linda Marshall" w:date="2017-11-16T15:03:00Z">
            <w:r>
              <w:rPr>
                <w:noProof/>
                <w:webHidden/>
              </w:rPr>
              <w:t>29</w:t>
            </w:r>
            <w:r>
              <w:rPr>
                <w:noProof/>
                <w:webHidden/>
              </w:rPr>
              <w:fldChar w:fldCharType="end"/>
            </w:r>
            <w:r w:rsidRPr="006A394F">
              <w:rPr>
                <w:rStyle w:val="-"/>
                <w:noProof/>
              </w:rPr>
              <w:fldChar w:fldCharType="end"/>
            </w:r>
          </w:ins>
        </w:p>
        <w:p w14:paraId="4854D9C4" w14:textId="59EF2CFB" w:rsidR="0062043E" w:rsidRDefault="0062043E">
          <w:pPr>
            <w:pStyle w:val="10"/>
            <w:tabs>
              <w:tab w:val="left" w:pos="480"/>
              <w:tab w:val="right" w:leader="dot" w:pos="10450"/>
            </w:tabs>
            <w:rPr>
              <w:ins w:id="115" w:author="Linda Marshall" w:date="2017-11-16T15:03:00Z"/>
              <w:rFonts w:asciiTheme="minorHAnsi" w:eastAsiaTheme="minorEastAsia" w:hAnsiTheme="minorHAnsi" w:cstheme="minorBidi"/>
              <w:b w:val="0"/>
              <w:bCs w:val="0"/>
              <w:noProof/>
              <w:color w:val="auto"/>
              <w:sz w:val="22"/>
              <w:szCs w:val="22"/>
              <w:lang w:val="en-GB" w:eastAsia="en-GB"/>
            </w:rPr>
          </w:pPr>
          <w:ins w:id="116" w:author="Linda Marshall" w:date="2017-11-16T15:03:00Z">
            <w:r w:rsidRPr="006A394F">
              <w:rPr>
                <w:rStyle w:val="-"/>
                <w:noProof/>
              </w:rPr>
              <w:fldChar w:fldCharType="begin"/>
            </w:r>
            <w:r w:rsidRPr="006A394F">
              <w:rPr>
                <w:rStyle w:val="-"/>
                <w:noProof/>
              </w:rPr>
              <w:instrText xml:space="preserve"> </w:instrText>
            </w:r>
            <w:r>
              <w:rPr>
                <w:noProof/>
              </w:rPr>
              <w:instrText>HYPERLINK \l "_Toc498607935"</w:instrText>
            </w:r>
            <w:r w:rsidRPr="006A394F">
              <w:rPr>
                <w:rStyle w:val="-"/>
                <w:noProof/>
              </w:rPr>
              <w:instrText xml:space="preserve"> </w:instrText>
            </w:r>
            <w:r w:rsidRPr="006A394F">
              <w:rPr>
                <w:rStyle w:val="-"/>
                <w:noProof/>
              </w:rPr>
              <w:fldChar w:fldCharType="separate"/>
            </w:r>
            <w:r w:rsidRPr="006A394F">
              <w:rPr>
                <w:rStyle w:val="-"/>
                <w:noProof/>
              </w:rPr>
              <w:t>4.</w:t>
            </w:r>
            <w:r>
              <w:rPr>
                <w:rFonts w:asciiTheme="minorHAnsi" w:eastAsiaTheme="minorEastAsia" w:hAnsiTheme="minorHAnsi" w:cstheme="minorBidi"/>
                <w:b w:val="0"/>
                <w:bCs w:val="0"/>
                <w:noProof/>
                <w:color w:val="auto"/>
                <w:sz w:val="22"/>
                <w:szCs w:val="22"/>
                <w:lang w:val="en-GB" w:eastAsia="en-GB"/>
              </w:rPr>
              <w:tab/>
            </w:r>
            <w:r w:rsidRPr="006A394F">
              <w:rPr>
                <w:rStyle w:val="-"/>
                <w:noProof/>
              </w:rPr>
              <w:t>Draft Realisation of Gradebook assessment</w:t>
            </w:r>
            <w:r>
              <w:rPr>
                <w:noProof/>
                <w:webHidden/>
              </w:rPr>
              <w:tab/>
            </w:r>
            <w:r>
              <w:rPr>
                <w:noProof/>
                <w:webHidden/>
              </w:rPr>
              <w:fldChar w:fldCharType="begin"/>
            </w:r>
            <w:r>
              <w:rPr>
                <w:noProof/>
                <w:webHidden/>
              </w:rPr>
              <w:instrText xml:space="preserve"> PAGEREF _Toc498607935 \h </w:instrText>
            </w:r>
          </w:ins>
          <w:r>
            <w:rPr>
              <w:noProof/>
              <w:webHidden/>
            </w:rPr>
          </w:r>
          <w:r>
            <w:rPr>
              <w:noProof/>
              <w:webHidden/>
            </w:rPr>
            <w:fldChar w:fldCharType="separate"/>
          </w:r>
          <w:ins w:id="117" w:author="Linda Marshall" w:date="2017-11-16T15:03:00Z">
            <w:r>
              <w:rPr>
                <w:noProof/>
                <w:webHidden/>
              </w:rPr>
              <w:t>30</w:t>
            </w:r>
            <w:r>
              <w:rPr>
                <w:noProof/>
                <w:webHidden/>
              </w:rPr>
              <w:fldChar w:fldCharType="end"/>
            </w:r>
            <w:r w:rsidRPr="006A394F">
              <w:rPr>
                <w:rStyle w:val="-"/>
                <w:noProof/>
              </w:rPr>
              <w:fldChar w:fldCharType="end"/>
            </w:r>
          </w:ins>
        </w:p>
        <w:p w14:paraId="7A330293" w14:textId="7E3B90E2" w:rsidR="0062043E" w:rsidRDefault="0062043E">
          <w:pPr>
            <w:pStyle w:val="10"/>
            <w:tabs>
              <w:tab w:val="right" w:leader="dot" w:pos="10450"/>
            </w:tabs>
            <w:rPr>
              <w:ins w:id="118" w:author="Linda Marshall" w:date="2017-11-16T15:03:00Z"/>
              <w:rFonts w:asciiTheme="minorHAnsi" w:eastAsiaTheme="minorEastAsia" w:hAnsiTheme="minorHAnsi" w:cstheme="minorBidi"/>
              <w:b w:val="0"/>
              <w:bCs w:val="0"/>
              <w:noProof/>
              <w:color w:val="auto"/>
              <w:sz w:val="22"/>
              <w:szCs w:val="22"/>
              <w:lang w:val="en-GB" w:eastAsia="en-GB"/>
            </w:rPr>
          </w:pPr>
          <w:ins w:id="119" w:author="Linda Marshall" w:date="2017-11-16T15:03:00Z">
            <w:r w:rsidRPr="006A394F">
              <w:rPr>
                <w:rStyle w:val="-"/>
                <w:noProof/>
              </w:rPr>
              <w:fldChar w:fldCharType="begin"/>
            </w:r>
            <w:r w:rsidRPr="006A394F">
              <w:rPr>
                <w:rStyle w:val="-"/>
                <w:noProof/>
              </w:rPr>
              <w:instrText xml:space="preserve"> </w:instrText>
            </w:r>
            <w:r>
              <w:rPr>
                <w:noProof/>
              </w:rPr>
              <w:instrText>HYPERLINK \l "_Toc498607936"</w:instrText>
            </w:r>
            <w:r w:rsidRPr="006A394F">
              <w:rPr>
                <w:rStyle w:val="-"/>
                <w:noProof/>
              </w:rPr>
              <w:instrText xml:space="preserve"> </w:instrText>
            </w:r>
            <w:r w:rsidRPr="006A394F">
              <w:rPr>
                <w:rStyle w:val="-"/>
                <w:noProof/>
              </w:rPr>
              <w:fldChar w:fldCharType="separate"/>
            </w:r>
            <w:r w:rsidRPr="006A394F">
              <w:rPr>
                <w:rStyle w:val="-"/>
                <w:noProof/>
              </w:rPr>
              <w:t>Realisation of Types</w:t>
            </w:r>
            <w:r>
              <w:rPr>
                <w:noProof/>
                <w:webHidden/>
              </w:rPr>
              <w:tab/>
            </w:r>
            <w:r>
              <w:rPr>
                <w:noProof/>
                <w:webHidden/>
              </w:rPr>
              <w:fldChar w:fldCharType="begin"/>
            </w:r>
            <w:r>
              <w:rPr>
                <w:noProof/>
                <w:webHidden/>
              </w:rPr>
              <w:instrText xml:space="preserve"> PAGEREF _Toc498607936 \h </w:instrText>
            </w:r>
          </w:ins>
          <w:r>
            <w:rPr>
              <w:noProof/>
              <w:webHidden/>
            </w:rPr>
          </w:r>
          <w:r>
            <w:rPr>
              <w:noProof/>
              <w:webHidden/>
            </w:rPr>
            <w:fldChar w:fldCharType="separate"/>
          </w:r>
          <w:ins w:id="120" w:author="Linda Marshall" w:date="2017-11-16T15:03:00Z">
            <w:r>
              <w:rPr>
                <w:noProof/>
                <w:webHidden/>
              </w:rPr>
              <w:t>45</w:t>
            </w:r>
            <w:r>
              <w:rPr>
                <w:noProof/>
                <w:webHidden/>
              </w:rPr>
              <w:fldChar w:fldCharType="end"/>
            </w:r>
            <w:r w:rsidRPr="006A394F">
              <w:rPr>
                <w:rStyle w:val="-"/>
                <w:noProof/>
              </w:rPr>
              <w:fldChar w:fldCharType="end"/>
            </w:r>
          </w:ins>
        </w:p>
        <w:p w14:paraId="11F6C175" w14:textId="5D596A89" w:rsidR="0062043E" w:rsidRDefault="0062043E">
          <w:pPr>
            <w:pStyle w:val="10"/>
            <w:tabs>
              <w:tab w:val="right" w:leader="dot" w:pos="10450"/>
            </w:tabs>
            <w:rPr>
              <w:ins w:id="121" w:author="Linda Marshall" w:date="2017-11-16T15:03:00Z"/>
              <w:rFonts w:asciiTheme="minorHAnsi" w:eastAsiaTheme="minorEastAsia" w:hAnsiTheme="minorHAnsi" w:cstheme="minorBidi"/>
              <w:b w:val="0"/>
              <w:bCs w:val="0"/>
              <w:noProof/>
              <w:color w:val="auto"/>
              <w:sz w:val="22"/>
              <w:szCs w:val="22"/>
              <w:lang w:val="en-GB" w:eastAsia="en-GB"/>
            </w:rPr>
          </w:pPr>
          <w:ins w:id="122" w:author="Linda Marshall" w:date="2017-11-16T15:03:00Z">
            <w:r w:rsidRPr="006A394F">
              <w:rPr>
                <w:rStyle w:val="-"/>
                <w:noProof/>
              </w:rPr>
              <w:fldChar w:fldCharType="begin"/>
            </w:r>
            <w:r w:rsidRPr="006A394F">
              <w:rPr>
                <w:rStyle w:val="-"/>
                <w:noProof/>
              </w:rPr>
              <w:instrText xml:space="preserve"> </w:instrText>
            </w:r>
            <w:r>
              <w:rPr>
                <w:noProof/>
              </w:rPr>
              <w:instrText>HYPERLINK \l "_Toc498607937"</w:instrText>
            </w:r>
            <w:r w:rsidRPr="006A394F">
              <w:rPr>
                <w:rStyle w:val="-"/>
                <w:noProof/>
              </w:rPr>
              <w:instrText xml:space="preserve"> </w:instrText>
            </w:r>
            <w:r w:rsidRPr="006A394F">
              <w:rPr>
                <w:rStyle w:val="-"/>
                <w:noProof/>
              </w:rPr>
              <w:fldChar w:fldCharType="separate"/>
            </w:r>
          </w:ins>
          <w:del w:id="123" w:author="Linda Marshall" w:date="2017-11-20T09:38:00Z">
            <w:r w:rsidRPr="00B80FD1" w:rsidDel="005D41B2">
              <w:rPr>
                <w:rFonts w:ascii="Times New Roman" w:hAnsi="Times New Roman"/>
                <w:noProof/>
                <w:color w:val="auto"/>
              </w:rPr>
              <w:fldChar w:fldCharType="begin"/>
            </w:r>
            <w:r w:rsidRPr="00B80FD1" w:rsidDel="005D41B2">
              <w:rPr>
                <w:rFonts w:ascii="Times New Roman" w:hAnsi="Times New Roman"/>
                <w:noProof/>
                <w:color w:val="auto"/>
              </w:rPr>
              <w:fldChar w:fldCharType="end"/>
            </w:r>
          </w:del>
          <w:ins w:id="124" w:author="Linda Marshall" w:date="2017-11-16T15:03:00Z">
            <w:r>
              <w:rPr>
                <w:noProof/>
                <w:webHidden/>
              </w:rPr>
              <w:tab/>
            </w:r>
            <w:r>
              <w:rPr>
                <w:noProof/>
                <w:webHidden/>
              </w:rPr>
              <w:fldChar w:fldCharType="begin"/>
            </w:r>
            <w:r>
              <w:rPr>
                <w:noProof/>
                <w:webHidden/>
              </w:rPr>
              <w:instrText xml:space="preserve"> PAGEREF _Toc498607937 \h </w:instrText>
            </w:r>
          </w:ins>
          <w:r>
            <w:rPr>
              <w:noProof/>
              <w:webHidden/>
            </w:rPr>
          </w:r>
          <w:r>
            <w:rPr>
              <w:noProof/>
              <w:webHidden/>
            </w:rPr>
            <w:fldChar w:fldCharType="separate"/>
          </w:r>
          <w:ins w:id="125" w:author="Linda Marshall" w:date="2017-11-16T15:03:00Z">
            <w:r>
              <w:rPr>
                <w:noProof/>
                <w:webHidden/>
              </w:rPr>
              <w:t>45</w:t>
            </w:r>
            <w:r>
              <w:rPr>
                <w:noProof/>
                <w:webHidden/>
              </w:rPr>
              <w:fldChar w:fldCharType="end"/>
            </w:r>
            <w:r w:rsidRPr="006A394F">
              <w:rPr>
                <w:rStyle w:val="-"/>
                <w:noProof/>
              </w:rPr>
              <w:fldChar w:fldCharType="end"/>
            </w:r>
          </w:ins>
        </w:p>
        <w:p w14:paraId="4DC399DB" w14:textId="785F21C8" w:rsidR="00BC49B8" w:rsidDel="0062043E" w:rsidRDefault="00BC49B8">
          <w:pPr>
            <w:pStyle w:val="10"/>
            <w:tabs>
              <w:tab w:val="left" w:pos="480"/>
              <w:tab w:val="right" w:leader="dot" w:pos="10450"/>
            </w:tabs>
            <w:rPr>
              <w:del w:id="126" w:author="Linda Marshall" w:date="2017-11-16T15:03:00Z"/>
              <w:rFonts w:asciiTheme="minorHAnsi" w:eastAsiaTheme="minorEastAsia" w:hAnsiTheme="minorHAnsi" w:cstheme="minorBidi"/>
              <w:b w:val="0"/>
              <w:bCs w:val="0"/>
              <w:noProof/>
              <w:color w:val="auto"/>
              <w:sz w:val="22"/>
              <w:szCs w:val="22"/>
              <w:lang w:val="en-GB" w:eastAsia="en-GB"/>
            </w:rPr>
          </w:pPr>
          <w:del w:id="127" w:author="Linda Marshall" w:date="2017-11-16T15:03:00Z">
            <w:r w:rsidRPr="0062043E" w:rsidDel="0062043E">
              <w:rPr>
                <w:rStyle w:val="-"/>
                <w:b w:val="0"/>
                <w:bCs w:val="0"/>
                <w:noProof/>
              </w:rPr>
              <w:delText>1.</w:delText>
            </w:r>
            <w:r w:rsidDel="0062043E">
              <w:rPr>
                <w:rFonts w:asciiTheme="minorHAnsi" w:eastAsiaTheme="minorEastAsia" w:hAnsiTheme="minorHAnsi" w:cstheme="minorBidi"/>
                <w:b w:val="0"/>
                <w:bCs w:val="0"/>
                <w:noProof/>
                <w:color w:val="auto"/>
                <w:sz w:val="22"/>
                <w:szCs w:val="22"/>
                <w:lang w:val="en-GB" w:eastAsia="en-GB"/>
              </w:rPr>
              <w:tab/>
            </w:r>
            <w:r w:rsidRPr="0062043E" w:rsidDel="0062043E">
              <w:rPr>
                <w:rStyle w:val="-"/>
                <w:b w:val="0"/>
                <w:bCs w:val="0"/>
                <w:noProof/>
              </w:rPr>
              <w:delText>Gradebook assessment</w:delText>
            </w:r>
            <w:r w:rsidDel="0062043E">
              <w:rPr>
                <w:noProof/>
                <w:webHidden/>
              </w:rPr>
              <w:tab/>
              <w:delText>1</w:delText>
            </w:r>
          </w:del>
        </w:p>
        <w:p w14:paraId="63F251C7" w14:textId="2EEBDAF9" w:rsidR="00BC49B8" w:rsidDel="0062043E" w:rsidRDefault="00BC49B8">
          <w:pPr>
            <w:pStyle w:val="20"/>
            <w:tabs>
              <w:tab w:val="left" w:pos="720"/>
              <w:tab w:val="right" w:leader="dot" w:pos="10450"/>
            </w:tabs>
            <w:rPr>
              <w:del w:id="128" w:author="Linda Marshall" w:date="2017-11-16T15:03:00Z"/>
              <w:rFonts w:eastAsiaTheme="minorEastAsia" w:cstheme="minorBidi"/>
              <w:noProof/>
              <w:lang w:val="en-GB" w:eastAsia="en-GB"/>
            </w:rPr>
          </w:pPr>
          <w:del w:id="129" w:author="Linda Marshall" w:date="2017-11-16T15:03:00Z">
            <w:r w:rsidRPr="0062043E" w:rsidDel="0062043E">
              <w:rPr>
                <w:rStyle w:val="-"/>
                <w:noProof/>
              </w:rPr>
              <w:delText>1.1.</w:delText>
            </w:r>
            <w:r w:rsidDel="0062043E">
              <w:rPr>
                <w:rFonts w:eastAsiaTheme="minorEastAsia" w:cstheme="minorBidi"/>
                <w:noProof/>
                <w:lang w:val="en-GB" w:eastAsia="en-GB"/>
              </w:rPr>
              <w:tab/>
            </w:r>
            <w:r w:rsidRPr="0062043E" w:rsidDel="0062043E">
              <w:rPr>
                <w:rStyle w:val="-"/>
                <w:noProof/>
              </w:rPr>
              <w:delText>Conceptual Model:</w:delText>
            </w:r>
            <w:r w:rsidDel="0062043E">
              <w:rPr>
                <w:noProof/>
                <w:webHidden/>
              </w:rPr>
              <w:tab/>
              <w:delText>3</w:delText>
            </w:r>
          </w:del>
        </w:p>
        <w:p w14:paraId="62383CB9" w14:textId="67A4B319" w:rsidR="00BC49B8" w:rsidDel="0062043E" w:rsidRDefault="00BC49B8">
          <w:pPr>
            <w:pStyle w:val="20"/>
            <w:tabs>
              <w:tab w:val="left" w:pos="720"/>
              <w:tab w:val="right" w:leader="dot" w:pos="10450"/>
            </w:tabs>
            <w:rPr>
              <w:del w:id="130" w:author="Linda Marshall" w:date="2017-11-16T15:03:00Z"/>
              <w:rFonts w:eastAsiaTheme="minorEastAsia" w:cstheme="minorBidi"/>
              <w:noProof/>
              <w:lang w:val="en-GB" w:eastAsia="en-GB"/>
            </w:rPr>
          </w:pPr>
          <w:del w:id="131" w:author="Linda Marshall" w:date="2017-11-16T15:03:00Z">
            <w:r w:rsidRPr="0062043E" w:rsidDel="0062043E">
              <w:rPr>
                <w:rStyle w:val="-"/>
                <w:noProof/>
              </w:rPr>
              <w:delText>1.2.</w:delText>
            </w:r>
            <w:r w:rsidDel="0062043E">
              <w:rPr>
                <w:rFonts w:eastAsiaTheme="minorEastAsia" w:cstheme="minorBidi"/>
                <w:noProof/>
                <w:lang w:val="en-GB" w:eastAsia="en-GB"/>
              </w:rPr>
              <w:tab/>
            </w:r>
            <w:r w:rsidRPr="0062043E" w:rsidDel="0062043E">
              <w:rPr>
                <w:rStyle w:val="-"/>
                <w:noProof/>
              </w:rPr>
              <w:delText>Logical Model</w:delText>
            </w:r>
            <w:r w:rsidDel="0062043E">
              <w:rPr>
                <w:noProof/>
                <w:webHidden/>
              </w:rPr>
              <w:tab/>
              <w:delText>5</w:delText>
            </w:r>
          </w:del>
        </w:p>
        <w:p w14:paraId="227E6199" w14:textId="42458645" w:rsidR="00BC49B8" w:rsidDel="0062043E" w:rsidRDefault="00BC49B8">
          <w:pPr>
            <w:pStyle w:val="20"/>
            <w:tabs>
              <w:tab w:val="left" w:pos="720"/>
              <w:tab w:val="right" w:leader="dot" w:pos="10450"/>
            </w:tabs>
            <w:rPr>
              <w:del w:id="132" w:author="Linda Marshall" w:date="2017-11-16T15:03:00Z"/>
              <w:rFonts w:eastAsiaTheme="minorEastAsia" w:cstheme="minorBidi"/>
              <w:noProof/>
              <w:lang w:val="en-GB" w:eastAsia="en-GB"/>
            </w:rPr>
          </w:pPr>
          <w:del w:id="133" w:author="Linda Marshall" w:date="2017-11-16T15:03:00Z">
            <w:r w:rsidRPr="0062043E" w:rsidDel="0062043E">
              <w:rPr>
                <w:rStyle w:val="-"/>
                <w:noProof/>
              </w:rPr>
              <w:delText>1.3.</w:delText>
            </w:r>
            <w:r w:rsidDel="0062043E">
              <w:rPr>
                <w:rFonts w:eastAsiaTheme="minorEastAsia" w:cstheme="minorBidi"/>
                <w:noProof/>
                <w:lang w:val="en-GB" w:eastAsia="en-GB"/>
              </w:rPr>
              <w:tab/>
            </w:r>
            <w:r w:rsidRPr="0062043E" w:rsidDel="0062043E">
              <w:rPr>
                <w:rStyle w:val="-"/>
                <w:noProof/>
              </w:rPr>
              <w:delText>Workflows</w:delText>
            </w:r>
            <w:r w:rsidDel="0062043E">
              <w:rPr>
                <w:noProof/>
                <w:webHidden/>
              </w:rPr>
              <w:tab/>
              <w:delText>5</w:delText>
            </w:r>
          </w:del>
        </w:p>
        <w:p w14:paraId="6572DCA2" w14:textId="7BD0FC2B" w:rsidR="00BC49B8" w:rsidDel="0062043E" w:rsidRDefault="00BC49B8">
          <w:pPr>
            <w:pStyle w:val="30"/>
            <w:tabs>
              <w:tab w:val="right" w:leader="dot" w:pos="10450"/>
            </w:tabs>
            <w:rPr>
              <w:del w:id="134" w:author="Linda Marshall" w:date="2017-11-16T15:03:00Z"/>
              <w:rFonts w:eastAsiaTheme="minorEastAsia" w:cstheme="minorBidi"/>
              <w:i w:val="0"/>
              <w:iCs w:val="0"/>
              <w:noProof/>
              <w:lang w:val="en-GB" w:eastAsia="en-GB"/>
            </w:rPr>
          </w:pPr>
          <w:del w:id="135" w:author="Linda Marshall" w:date="2017-11-16T15:03:00Z">
            <w:r w:rsidRPr="0062043E" w:rsidDel="0062043E">
              <w:rPr>
                <w:rStyle w:val="-"/>
                <w:i w:val="0"/>
                <w:iCs w:val="0"/>
                <w:noProof/>
              </w:rPr>
              <w:delText>Formative Assessment within school:</w:delText>
            </w:r>
            <w:r w:rsidDel="0062043E">
              <w:rPr>
                <w:noProof/>
                <w:webHidden/>
              </w:rPr>
              <w:tab/>
              <w:delText>5</w:delText>
            </w:r>
          </w:del>
        </w:p>
        <w:p w14:paraId="02871995" w14:textId="4E5B1911" w:rsidR="00BC49B8" w:rsidDel="0062043E" w:rsidRDefault="00BC49B8">
          <w:pPr>
            <w:pStyle w:val="30"/>
            <w:tabs>
              <w:tab w:val="right" w:leader="dot" w:pos="10450"/>
            </w:tabs>
            <w:rPr>
              <w:del w:id="136" w:author="Linda Marshall" w:date="2017-11-16T15:03:00Z"/>
              <w:rFonts w:eastAsiaTheme="minorEastAsia" w:cstheme="minorBidi"/>
              <w:i w:val="0"/>
              <w:iCs w:val="0"/>
              <w:noProof/>
              <w:lang w:val="en-GB" w:eastAsia="en-GB"/>
            </w:rPr>
          </w:pPr>
          <w:del w:id="137" w:author="Linda Marshall" w:date="2017-11-16T15:03:00Z">
            <w:r w:rsidRPr="0062043E" w:rsidDel="0062043E">
              <w:rPr>
                <w:rStyle w:val="-"/>
                <w:i w:val="0"/>
                <w:iCs w:val="0"/>
                <w:noProof/>
              </w:rPr>
              <w:delText>Formative Assessment within school, remedial use:</w:delText>
            </w:r>
            <w:r w:rsidDel="0062043E">
              <w:rPr>
                <w:noProof/>
                <w:webHidden/>
              </w:rPr>
              <w:tab/>
              <w:delText>6</w:delText>
            </w:r>
          </w:del>
        </w:p>
        <w:p w14:paraId="13ED1DBB" w14:textId="6C6A03CA" w:rsidR="00BC49B8" w:rsidDel="0062043E" w:rsidRDefault="00BC49B8">
          <w:pPr>
            <w:pStyle w:val="30"/>
            <w:tabs>
              <w:tab w:val="right" w:leader="dot" w:pos="10450"/>
            </w:tabs>
            <w:rPr>
              <w:del w:id="138" w:author="Linda Marshall" w:date="2017-11-16T15:03:00Z"/>
              <w:rFonts w:eastAsiaTheme="minorEastAsia" w:cstheme="minorBidi"/>
              <w:i w:val="0"/>
              <w:iCs w:val="0"/>
              <w:noProof/>
              <w:lang w:val="en-GB" w:eastAsia="en-GB"/>
            </w:rPr>
          </w:pPr>
          <w:del w:id="139" w:author="Linda Marshall" w:date="2017-11-16T15:03:00Z">
            <w:r w:rsidRPr="0062043E" w:rsidDel="0062043E">
              <w:rPr>
                <w:rStyle w:val="-"/>
                <w:i w:val="0"/>
                <w:iCs w:val="0"/>
                <w:noProof/>
              </w:rPr>
              <w:delText>Formative Assessment within school, multiple drafts:</w:delText>
            </w:r>
            <w:r w:rsidDel="0062043E">
              <w:rPr>
                <w:noProof/>
                <w:webHidden/>
              </w:rPr>
              <w:tab/>
              <w:delText>7</w:delText>
            </w:r>
          </w:del>
        </w:p>
        <w:p w14:paraId="0A9A560C" w14:textId="65FD15E4" w:rsidR="00BC49B8" w:rsidDel="0062043E" w:rsidRDefault="00BC49B8">
          <w:pPr>
            <w:pStyle w:val="30"/>
            <w:tabs>
              <w:tab w:val="right" w:leader="dot" w:pos="10450"/>
            </w:tabs>
            <w:rPr>
              <w:del w:id="140" w:author="Linda Marshall" w:date="2017-11-16T15:03:00Z"/>
              <w:rFonts w:eastAsiaTheme="minorEastAsia" w:cstheme="minorBidi"/>
              <w:i w:val="0"/>
              <w:iCs w:val="0"/>
              <w:noProof/>
              <w:lang w:val="en-GB" w:eastAsia="en-GB"/>
            </w:rPr>
          </w:pPr>
          <w:del w:id="141" w:author="Linda Marshall" w:date="2017-11-16T15:03:00Z">
            <w:r w:rsidRPr="0062043E" w:rsidDel="0062043E">
              <w:rPr>
                <w:rStyle w:val="-"/>
                <w:i w:val="0"/>
                <w:iCs w:val="0"/>
                <w:noProof/>
              </w:rPr>
              <w:delText>Subject Assessment within school, grade:</w:delText>
            </w:r>
            <w:r w:rsidDel="0062043E">
              <w:rPr>
                <w:noProof/>
                <w:webHidden/>
              </w:rPr>
              <w:tab/>
              <w:delText>7</w:delText>
            </w:r>
          </w:del>
        </w:p>
        <w:p w14:paraId="5DE3BCEF" w14:textId="1014E442" w:rsidR="00BC49B8" w:rsidDel="0062043E" w:rsidRDefault="00BC49B8">
          <w:pPr>
            <w:pStyle w:val="30"/>
            <w:tabs>
              <w:tab w:val="right" w:leader="dot" w:pos="10450"/>
            </w:tabs>
            <w:rPr>
              <w:del w:id="142" w:author="Linda Marshall" w:date="2017-11-16T15:03:00Z"/>
              <w:rFonts w:eastAsiaTheme="minorEastAsia" w:cstheme="minorBidi"/>
              <w:i w:val="0"/>
              <w:iCs w:val="0"/>
              <w:noProof/>
              <w:lang w:val="en-GB" w:eastAsia="en-GB"/>
            </w:rPr>
          </w:pPr>
          <w:del w:id="143" w:author="Linda Marshall" w:date="2017-11-16T15:03:00Z">
            <w:r w:rsidRPr="0062043E" w:rsidDel="0062043E">
              <w:rPr>
                <w:rStyle w:val="-"/>
                <w:i w:val="0"/>
                <w:iCs w:val="0"/>
                <w:noProof/>
              </w:rPr>
              <w:delText>Reporting of Assessment:</w:delText>
            </w:r>
            <w:r w:rsidDel="0062043E">
              <w:rPr>
                <w:noProof/>
                <w:webHidden/>
              </w:rPr>
              <w:tab/>
              <w:delText>7</w:delText>
            </w:r>
          </w:del>
        </w:p>
        <w:p w14:paraId="04D40DF8" w14:textId="52CB4DB4" w:rsidR="00BC49B8" w:rsidDel="0062043E" w:rsidRDefault="00BC49B8">
          <w:pPr>
            <w:pStyle w:val="30"/>
            <w:tabs>
              <w:tab w:val="right" w:leader="dot" w:pos="10450"/>
            </w:tabs>
            <w:rPr>
              <w:del w:id="144" w:author="Linda Marshall" w:date="2017-11-16T15:03:00Z"/>
              <w:rFonts w:eastAsiaTheme="minorEastAsia" w:cstheme="minorBidi"/>
              <w:i w:val="0"/>
              <w:iCs w:val="0"/>
              <w:noProof/>
              <w:lang w:val="en-GB" w:eastAsia="en-GB"/>
            </w:rPr>
          </w:pPr>
          <w:del w:id="145" w:author="Linda Marshall" w:date="2017-11-16T15:03:00Z">
            <w:r w:rsidRPr="0062043E" w:rsidDel="0062043E">
              <w:rPr>
                <w:rStyle w:val="-"/>
                <w:i w:val="0"/>
                <w:iCs w:val="0"/>
                <w:noProof/>
              </w:rPr>
              <w:delText>Student Transfer:</w:delText>
            </w:r>
            <w:r w:rsidDel="0062043E">
              <w:rPr>
                <w:noProof/>
                <w:webHidden/>
              </w:rPr>
              <w:tab/>
              <w:delText>8</w:delText>
            </w:r>
          </w:del>
        </w:p>
        <w:p w14:paraId="5628A135" w14:textId="749FF375" w:rsidR="00BC49B8" w:rsidDel="0062043E" w:rsidRDefault="00BC49B8">
          <w:pPr>
            <w:pStyle w:val="10"/>
            <w:tabs>
              <w:tab w:val="left" w:pos="480"/>
              <w:tab w:val="right" w:leader="dot" w:pos="10450"/>
            </w:tabs>
            <w:rPr>
              <w:del w:id="146" w:author="Linda Marshall" w:date="2017-11-16T15:03:00Z"/>
              <w:rFonts w:asciiTheme="minorHAnsi" w:eastAsiaTheme="minorEastAsia" w:hAnsiTheme="minorHAnsi" w:cstheme="minorBidi"/>
              <w:b w:val="0"/>
              <w:bCs w:val="0"/>
              <w:noProof/>
              <w:color w:val="auto"/>
              <w:sz w:val="22"/>
              <w:szCs w:val="22"/>
              <w:lang w:val="en-GB" w:eastAsia="en-GB"/>
            </w:rPr>
          </w:pPr>
          <w:del w:id="147" w:author="Linda Marshall" w:date="2017-11-16T15:03:00Z">
            <w:r w:rsidRPr="0062043E" w:rsidDel="0062043E">
              <w:rPr>
                <w:rStyle w:val="-"/>
                <w:b w:val="0"/>
                <w:bCs w:val="0"/>
                <w:noProof/>
              </w:rPr>
              <w:delText>2.</w:delText>
            </w:r>
            <w:r w:rsidDel="0062043E">
              <w:rPr>
                <w:rFonts w:asciiTheme="minorHAnsi" w:eastAsiaTheme="minorEastAsia" w:hAnsiTheme="minorHAnsi" w:cstheme="minorBidi"/>
                <w:b w:val="0"/>
                <w:bCs w:val="0"/>
                <w:noProof/>
                <w:color w:val="auto"/>
                <w:sz w:val="22"/>
                <w:szCs w:val="22"/>
                <w:lang w:val="en-GB" w:eastAsia="en-GB"/>
              </w:rPr>
              <w:tab/>
            </w:r>
          </w:del>
          <w:del w:id="148" w:author="Linda Marshall" w:date="2017-11-16T11:28:00Z">
            <w:r w:rsidRPr="0062043E" w:rsidDel="002474FD">
              <w:rPr>
                <w:rStyle w:val="-"/>
                <w:b w:val="0"/>
                <w:bCs w:val="0"/>
                <w:noProof/>
              </w:rPr>
              <w:delText>Qualification</w:delText>
            </w:r>
          </w:del>
          <w:del w:id="149" w:author="Linda Marshall" w:date="2017-11-16T15:03:00Z">
            <w:r w:rsidRPr="0062043E" w:rsidDel="0062043E">
              <w:rPr>
                <w:rStyle w:val="-"/>
                <w:b w:val="0"/>
                <w:bCs w:val="0"/>
                <w:noProof/>
              </w:rPr>
              <w:delText>s</w:delText>
            </w:r>
            <w:r w:rsidDel="0062043E">
              <w:rPr>
                <w:noProof/>
                <w:webHidden/>
              </w:rPr>
              <w:tab/>
              <w:delText>8</w:delText>
            </w:r>
          </w:del>
        </w:p>
        <w:p w14:paraId="6FBD5E58" w14:textId="4958545B" w:rsidR="00BC49B8" w:rsidDel="0062043E" w:rsidRDefault="00BC49B8">
          <w:pPr>
            <w:pStyle w:val="20"/>
            <w:tabs>
              <w:tab w:val="left" w:pos="720"/>
              <w:tab w:val="right" w:leader="dot" w:pos="10450"/>
            </w:tabs>
            <w:rPr>
              <w:del w:id="150" w:author="Linda Marshall" w:date="2017-11-16T15:03:00Z"/>
              <w:rFonts w:eastAsiaTheme="minorEastAsia" w:cstheme="minorBidi"/>
              <w:noProof/>
              <w:lang w:val="en-GB" w:eastAsia="en-GB"/>
            </w:rPr>
          </w:pPr>
          <w:del w:id="151" w:author="Linda Marshall" w:date="2017-11-16T15:03:00Z">
            <w:r w:rsidRPr="0062043E" w:rsidDel="0062043E">
              <w:rPr>
                <w:rStyle w:val="-"/>
                <w:noProof/>
              </w:rPr>
              <w:delText>2.1.</w:delText>
            </w:r>
            <w:r w:rsidDel="0062043E">
              <w:rPr>
                <w:rFonts w:eastAsiaTheme="minorEastAsia" w:cstheme="minorBidi"/>
                <w:noProof/>
                <w:lang w:val="en-GB" w:eastAsia="en-GB"/>
              </w:rPr>
              <w:tab/>
            </w:r>
            <w:r w:rsidRPr="0062043E" w:rsidDel="0062043E">
              <w:rPr>
                <w:rStyle w:val="-"/>
                <w:noProof/>
              </w:rPr>
              <w:delText>Conceptual Model</w:delText>
            </w:r>
            <w:r w:rsidDel="0062043E">
              <w:rPr>
                <w:noProof/>
                <w:webHidden/>
              </w:rPr>
              <w:tab/>
              <w:delText>9</w:delText>
            </w:r>
          </w:del>
        </w:p>
        <w:p w14:paraId="4ED94BFB" w14:textId="3CB4666D" w:rsidR="00BC49B8" w:rsidDel="0062043E" w:rsidRDefault="00BC49B8">
          <w:pPr>
            <w:pStyle w:val="20"/>
            <w:tabs>
              <w:tab w:val="left" w:pos="720"/>
              <w:tab w:val="right" w:leader="dot" w:pos="10450"/>
            </w:tabs>
            <w:rPr>
              <w:del w:id="152" w:author="Linda Marshall" w:date="2017-11-16T15:03:00Z"/>
              <w:rFonts w:eastAsiaTheme="minorEastAsia" w:cstheme="minorBidi"/>
              <w:noProof/>
              <w:lang w:val="en-GB" w:eastAsia="en-GB"/>
            </w:rPr>
          </w:pPr>
          <w:del w:id="153" w:author="Linda Marshall" w:date="2017-11-16T15:03:00Z">
            <w:r w:rsidRPr="0062043E" w:rsidDel="0062043E">
              <w:rPr>
                <w:rStyle w:val="-"/>
                <w:noProof/>
              </w:rPr>
              <w:delText>2.2.</w:delText>
            </w:r>
            <w:r w:rsidDel="0062043E">
              <w:rPr>
                <w:rFonts w:eastAsiaTheme="minorEastAsia" w:cstheme="minorBidi"/>
                <w:noProof/>
                <w:lang w:val="en-GB" w:eastAsia="en-GB"/>
              </w:rPr>
              <w:tab/>
            </w:r>
            <w:r w:rsidRPr="0062043E" w:rsidDel="0062043E">
              <w:rPr>
                <w:rStyle w:val="-"/>
                <w:noProof/>
              </w:rPr>
              <w:delText>Logical Model</w:delText>
            </w:r>
            <w:r w:rsidDel="0062043E">
              <w:rPr>
                <w:noProof/>
                <w:webHidden/>
              </w:rPr>
              <w:tab/>
              <w:delText>11</w:delText>
            </w:r>
          </w:del>
        </w:p>
        <w:p w14:paraId="0144B953" w14:textId="374BCECF" w:rsidR="00BC49B8" w:rsidDel="0062043E" w:rsidRDefault="00BC49B8">
          <w:pPr>
            <w:pStyle w:val="30"/>
            <w:tabs>
              <w:tab w:val="right" w:leader="dot" w:pos="10450"/>
            </w:tabs>
            <w:rPr>
              <w:del w:id="154" w:author="Linda Marshall" w:date="2017-11-16T15:03:00Z"/>
              <w:rFonts w:eastAsiaTheme="minorEastAsia" w:cstheme="minorBidi"/>
              <w:i w:val="0"/>
              <w:iCs w:val="0"/>
              <w:noProof/>
              <w:lang w:val="en-GB" w:eastAsia="en-GB"/>
            </w:rPr>
          </w:pPr>
          <w:del w:id="155" w:author="Linda Marshall" w:date="2017-11-16T11:40:00Z">
            <w:r w:rsidRPr="0062043E" w:rsidDel="002474FD">
              <w:rPr>
                <w:rStyle w:val="-"/>
                <w:i w:val="0"/>
                <w:iCs w:val="0"/>
                <w:noProof/>
              </w:rPr>
              <w:delText>StudentQualificationAchievement</w:delText>
            </w:r>
          </w:del>
          <w:del w:id="156" w:author="Linda Marshall" w:date="2017-11-16T15:03:00Z">
            <w:r w:rsidDel="0062043E">
              <w:rPr>
                <w:noProof/>
                <w:webHidden/>
              </w:rPr>
              <w:tab/>
              <w:delText>13</w:delText>
            </w:r>
          </w:del>
        </w:p>
        <w:p w14:paraId="44865029" w14:textId="46F4F8C1" w:rsidR="00BC49B8" w:rsidDel="0062043E" w:rsidRDefault="00BC49B8">
          <w:pPr>
            <w:pStyle w:val="20"/>
            <w:tabs>
              <w:tab w:val="left" w:pos="720"/>
              <w:tab w:val="right" w:leader="dot" w:pos="10450"/>
            </w:tabs>
            <w:rPr>
              <w:del w:id="157" w:author="Linda Marshall" w:date="2017-11-16T15:03:00Z"/>
              <w:rFonts w:eastAsiaTheme="minorEastAsia" w:cstheme="minorBidi"/>
              <w:noProof/>
              <w:lang w:val="en-GB" w:eastAsia="en-GB"/>
            </w:rPr>
          </w:pPr>
          <w:del w:id="158" w:author="Linda Marshall" w:date="2017-11-16T15:03:00Z">
            <w:r w:rsidRPr="0062043E" w:rsidDel="0062043E">
              <w:rPr>
                <w:rStyle w:val="-"/>
                <w:noProof/>
              </w:rPr>
              <w:delText>2.3.</w:delText>
            </w:r>
            <w:r w:rsidDel="0062043E">
              <w:rPr>
                <w:rFonts w:eastAsiaTheme="minorEastAsia" w:cstheme="minorBidi"/>
                <w:noProof/>
                <w:lang w:val="en-GB" w:eastAsia="en-GB"/>
              </w:rPr>
              <w:tab/>
            </w:r>
            <w:r w:rsidRPr="0062043E" w:rsidDel="0062043E">
              <w:rPr>
                <w:rStyle w:val="-"/>
                <w:noProof/>
              </w:rPr>
              <w:delText>Workflows</w:delText>
            </w:r>
            <w:r w:rsidDel="0062043E">
              <w:rPr>
                <w:noProof/>
                <w:webHidden/>
              </w:rPr>
              <w:tab/>
              <w:delText>21</w:delText>
            </w:r>
          </w:del>
        </w:p>
        <w:p w14:paraId="6FBE18C6" w14:textId="78D3E0B9" w:rsidR="00BC49B8" w:rsidDel="0062043E" w:rsidRDefault="00BC49B8">
          <w:pPr>
            <w:pStyle w:val="30"/>
            <w:tabs>
              <w:tab w:val="right" w:leader="dot" w:pos="10450"/>
            </w:tabs>
            <w:rPr>
              <w:del w:id="159" w:author="Linda Marshall" w:date="2017-11-16T15:03:00Z"/>
              <w:rFonts w:eastAsiaTheme="minorEastAsia" w:cstheme="minorBidi"/>
              <w:i w:val="0"/>
              <w:iCs w:val="0"/>
              <w:noProof/>
              <w:lang w:val="en-GB" w:eastAsia="en-GB"/>
            </w:rPr>
          </w:pPr>
          <w:del w:id="160" w:author="Linda Marshall" w:date="2017-11-16T15:03:00Z">
            <w:r w:rsidRPr="0062043E" w:rsidDel="0062043E">
              <w:rPr>
                <w:rStyle w:val="-"/>
                <w:i w:val="0"/>
                <w:iCs w:val="0"/>
                <w:noProof/>
              </w:rPr>
              <w:delText>Enrolment in class:</w:delText>
            </w:r>
            <w:r w:rsidDel="0062043E">
              <w:rPr>
                <w:noProof/>
                <w:webHidden/>
              </w:rPr>
              <w:tab/>
              <w:delText>21</w:delText>
            </w:r>
          </w:del>
        </w:p>
        <w:p w14:paraId="6AC94E1A" w14:textId="7375F70F" w:rsidR="00BC49B8" w:rsidDel="0062043E" w:rsidRDefault="00BC49B8">
          <w:pPr>
            <w:pStyle w:val="30"/>
            <w:tabs>
              <w:tab w:val="right" w:leader="dot" w:pos="10450"/>
            </w:tabs>
            <w:rPr>
              <w:del w:id="161" w:author="Linda Marshall" w:date="2017-11-16T15:03:00Z"/>
              <w:rFonts w:eastAsiaTheme="minorEastAsia" w:cstheme="minorBidi"/>
              <w:i w:val="0"/>
              <w:iCs w:val="0"/>
              <w:noProof/>
              <w:lang w:val="en-GB" w:eastAsia="en-GB"/>
            </w:rPr>
          </w:pPr>
          <w:del w:id="162" w:author="Linda Marshall" w:date="2017-11-16T15:03:00Z">
            <w:r w:rsidRPr="0062043E" w:rsidDel="0062043E">
              <w:rPr>
                <w:rStyle w:val="-"/>
                <w:i w:val="0"/>
                <w:iCs w:val="0"/>
                <w:noProof/>
              </w:rPr>
              <w:delText>Enrolment in assessment:</w:delText>
            </w:r>
            <w:r w:rsidDel="0062043E">
              <w:rPr>
                <w:noProof/>
                <w:webHidden/>
              </w:rPr>
              <w:tab/>
              <w:delText>21</w:delText>
            </w:r>
          </w:del>
        </w:p>
        <w:p w14:paraId="47C6241F" w14:textId="60DF2E20" w:rsidR="00BC49B8" w:rsidDel="0062043E" w:rsidRDefault="00BC49B8">
          <w:pPr>
            <w:pStyle w:val="30"/>
            <w:tabs>
              <w:tab w:val="right" w:leader="dot" w:pos="10450"/>
            </w:tabs>
            <w:rPr>
              <w:del w:id="163" w:author="Linda Marshall" w:date="2017-11-16T15:03:00Z"/>
              <w:rFonts w:eastAsiaTheme="minorEastAsia" w:cstheme="minorBidi"/>
              <w:i w:val="0"/>
              <w:iCs w:val="0"/>
              <w:noProof/>
              <w:lang w:val="en-GB" w:eastAsia="en-GB"/>
            </w:rPr>
          </w:pPr>
          <w:del w:id="164" w:author="Linda Marshall" w:date="2017-11-16T15:03:00Z">
            <w:r w:rsidRPr="0062043E" w:rsidDel="0062043E">
              <w:rPr>
                <w:rStyle w:val="-"/>
                <w:i w:val="0"/>
                <w:iCs w:val="0"/>
                <w:noProof/>
              </w:rPr>
              <w:delText>Enrolment in course:</w:delText>
            </w:r>
            <w:r w:rsidDel="0062043E">
              <w:rPr>
                <w:noProof/>
                <w:webHidden/>
              </w:rPr>
              <w:tab/>
              <w:delText>22</w:delText>
            </w:r>
          </w:del>
        </w:p>
        <w:p w14:paraId="176489AA" w14:textId="7249A60D" w:rsidR="00BC49B8" w:rsidDel="0062043E" w:rsidRDefault="00BC49B8">
          <w:pPr>
            <w:pStyle w:val="30"/>
            <w:tabs>
              <w:tab w:val="right" w:leader="dot" w:pos="10450"/>
            </w:tabs>
            <w:rPr>
              <w:del w:id="165" w:author="Linda Marshall" w:date="2017-11-16T15:03:00Z"/>
              <w:rFonts w:eastAsiaTheme="minorEastAsia" w:cstheme="minorBidi"/>
              <w:i w:val="0"/>
              <w:iCs w:val="0"/>
              <w:noProof/>
              <w:lang w:val="en-GB" w:eastAsia="en-GB"/>
            </w:rPr>
          </w:pPr>
          <w:del w:id="166" w:author="Linda Marshall" w:date="2017-11-16T15:03:00Z">
            <w:r w:rsidRPr="0062043E" w:rsidDel="0062043E">
              <w:rPr>
                <w:rStyle w:val="-"/>
                <w:i w:val="0"/>
                <w:iCs w:val="0"/>
                <w:noProof/>
              </w:rPr>
              <w:delText xml:space="preserve">Enrolment for </w:delText>
            </w:r>
          </w:del>
          <w:del w:id="167" w:author="Linda Marshall" w:date="2017-11-16T11:28:00Z">
            <w:r w:rsidRPr="0062043E" w:rsidDel="002474FD">
              <w:rPr>
                <w:rStyle w:val="-"/>
                <w:i w:val="0"/>
                <w:iCs w:val="0"/>
                <w:noProof/>
              </w:rPr>
              <w:delText>qualification</w:delText>
            </w:r>
          </w:del>
          <w:del w:id="168" w:author="Linda Marshall" w:date="2017-11-16T15:03:00Z">
            <w:r w:rsidRPr="0062043E" w:rsidDel="0062043E">
              <w:rPr>
                <w:rStyle w:val="-"/>
                <w:i w:val="0"/>
                <w:iCs w:val="0"/>
                <w:noProof/>
              </w:rPr>
              <w:delText>:</w:delText>
            </w:r>
            <w:r w:rsidDel="0062043E">
              <w:rPr>
                <w:noProof/>
                <w:webHidden/>
              </w:rPr>
              <w:tab/>
              <w:delText>23</w:delText>
            </w:r>
          </w:del>
        </w:p>
        <w:p w14:paraId="0701EE6A" w14:textId="0E742C2C" w:rsidR="00BC49B8" w:rsidDel="0062043E" w:rsidRDefault="00BC49B8">
          <w:pPr>
            <w:pStyle w:val="30"/>
            <w:tabs>
              <w:tab w:val="right" w:leader="dot" w:pos="10450"/>
            </w:tabs>
            <w:rPr>
              <w:del w:id="169" w:author="Linda Marshall" w:date="2017-11-16T15:03:00Z"/>
              <w:rFonts w:eastAsiaTheme="minorEastAsia" w:cstheme="minorBidi"/>
              <w:i w:val="0"/>
              <w:iCs w:val="0"/>
              <w:noProof/>
              <w:lang w:val="en-GB" w:eastAsia="en-GB"/>
            </w:rPr>
          </w:pPr>
          <w:del w:id="170" w:author="Linda Marshall" w:date="2017-11-16T15:03:00Z">
            <w:r w:rsidRPr="0062043E" w:rsidDel="0062043E">
              <w:rPr>
                <w:rStyle w:val="-"/>
                <w:i w:val="0"/>
                <w:iCs w:val="0"/>
                <w:noProof/>
              </w:rPr>
              <w:delText xml:space="preserve">Student transfer with aim to continue work on </w:delText>
            </w:r>
          </w:del>
          <w:del w:id="171" w:author="Linda Marshall" w:date="2017-11-16T11:28:00Z">
            <w:r w:rsidRPr="0062043E" w:rsidDel="002474FD">
              <w:rPr>
                <w:rStyle w:val="-"/>
                <w:i w:val="0"/>
                <w:iCs w:val="0"/>
                <w:noProof/>
              </w:rPr>
              <w:delText>Qualification</w:delText>
            </w:r>
          </w:del>
          <w:del w:id="172" w:author="Linda Marshall" w:date="2017-11-16T15:03:00Z">
            <w:r w:rsidRPr="0062043E" w:rsidDel="0062043E">
              <w:rPr>
                <w:rStyle w:val="-"/>
                <w:i w:val="0"/>
                <w:iCs w:val="0"/>
                <w:noProof/>
              </w:rPr>
              <w:delText>:</w:delText>
            </w:r>
            <w:r w:rsidDel="0062043E">
              <w:rPr>
                <w:noProof/>
                <w:webHidden/>
              </w:rPr>
              <w:tab/>
              <w:delText>24</w:delText>
            </w:r>
          </w:del>
        </w:p>
        <w:p w14:paraId="70242010" w14:textId="7D1ABCCB" w:rsidR="00BC49B8" w:rsidDel="0062043E" w:rsidRDefault="00BC49B8">
          <w:pPr>
            <w:pStyle w:val="30"/>
            <w:tabs>
              <w:tab w:val="right" w:leader="dot" w:pos="10450"/>
            </w:tabs>
            <w:rPr>
              <w:del w:id="173" w:author="Linda Marshall" w:date="2017-11-16T15:03:00Z"/>
              <w:rFonts w:eastAsiaTheme="minorEastAsia" w:cstheme="minorBidi"/>
              <w:i w:val="0"/>
              <w:iCs w:val="0"/>
              <w:noProof/>
              <w:lang w:val="en-GB" w:eastAsia="en-GB"/>
            </w:rPr>
          </w:pPr>
          <w:del w:id="174" w:author="Linda Marshall" w:date="2017-11-16T15:03:00Z">
            <w:r w:rsidRPr="0062043E" w:rsidDel="0062043E">
              <w:rPr>
                <w:rStyle w:val="-"/>
                <w:i w:val="0"/>
                <w:iCs w:val="0"/>
                <w:noProof/>
              </w:rPr>
              <w:delText>Student transfer, Transcript used for Recognition of Prior Learning:</w:delText>
            </w:r>
            <w:r w:rsidDel="0062043E">
              <w:rPr>
                <w:noProof/>
                <w:webHidden/>
              </w:rPr>
              <w:tab/>
              <w:delText>24</w:delText>
            </w:r>
          </w:del>
        </w:p>
        <w:p w14:paraId="34EEF18F" w14:textId="07BD32B0" w:rsidR="00BC49B8" w:rsidDel="0062043E" w:rsidRDefault="00BC49B8">
          <w:pPr>
            <w:pStyle w:val="10"/>
            <w:tabs>
              <w:tab w:val="left" w:pos="480"/>
              <w:tab w:val="right" w:leader="dot" w:pos="10450"/>
            </w:tabs>
            <w:rPr>
              <w:del w:id="175" w:author="Linda Marshall" w:date="2017-11-16T15:03:00Z"/>
              <w:rFonts w:asciiTheme="minorHAnsi" w:eastAsiaTheme="minorEastAsia" w:hAnsiTheme="minorHAnsi" w:cstheme="minorBidi"/>
              <w:b w:val="0"/>
              <w:bCs w:val="0"/>
              <w:noProof/>
              <w:color w:val="auto"/>
              <w:sz w:val="22"/>
              <w:szCs w:val="22"/>
              <w:lang w:val="en-GB" w:eastAsia="en-GB"/>
            </w:rPr>
          </w:pPr>
          <w:del w:id="176" w:author="Linda Marshall" w:date="2017-11-16T15:03:00Z">
            <w:r w:rsidRPr="0062043E" w:rsidDel="0062043E">
              <w:rPr>
                <w:rStyle w:val="-"/>
                <w:b w:val="0"/>
                <w:bCs w:val="0"/>
                <w:noProof/>
              </w:rPr>
              <w:delText>3.</w:delText>
            </w:r>
            <w:r w:rsidDel="0062043E">
              <w:rPr>
                <w:rFonts w:asciiTheme="minorHAnsi" w:eastAsiaTheme="minorEastAsia" w:hAnsiTheme="minorHAnsi" w:cstheme="minorBidi"/>
                <w:b w:val="0"/>
                <w:bCs w:val="0"/>
                <w:noProof/>
                <w:color w:val="auto"/>
                <w:sz w:val="22"/>
                <w:szCs w:val="22"/>
                <w:lang w:val="en-GB" w:eastAsia="en-GB"/>
              </w:rPr>
              <w:tab/>
            </w:r>
            <w:r w:rsidRPr="0062043E" w:rsidDel="0062043E">
              <w:rPr>
                <w:rStyle w:val="-"/>
                <w:b w:val="0"/>
                <w:bCs w:val="0"/>
                <w:noProof/>
              </w:rPr>
              <w:delText>Appendix</w:delText>
            </w:r>
            <w:r w:rsidDel="0062043E">
              <w:rPr>
                <w:noProof/>
                <w:webHidden/>
              </w:rPr>
              <w:tab/>
              <w:delText>25</w:delText>
            </w:r>
          </w:del>
        </w:p>
        <w:p w14:paraId="4DB5DC95" w14:textId="19CF59BF" w:rsidR="00BC49B8" w:rsidDel="0062043E" w:rsidRDefault="00BC49B8">
          <w:pPr>
            <w:pStyle w:val="20"/>
            <w:tabs>
              <w:tab w:val="left" w:pos="720"/>
              <w:tab w:val="right" w:leader="dot" w:pos="10450"/>
            </w:tabs>
            <w:rPr>
              <w:del w:id="177" w:author="Linda Marshall" w:date="2017-11-16T15:03:00Z"/>
              <w:rFonts w:eastAsiaTheme="minorEastAsia" w:cstheme="minorBidi"/>
              <w:noProof/>
              <w:lang w:val="en-GB" w:eastAsia="en-GB"/>
            </w:rPr>
          </w:pPr>
          <w:del w:id="178" w:author="Linda Marshall" w:date="2017-11-16T15:03:00Z">
            <w:r w:rsidRPr="0062043E" w:rsidDel="0062043E">
              <w:rPr>
                <w:rStyle w:val="-"/>
                <w:noProof/>
              </w:rPr>
              <w:delText>3.1.</w:delText>
            </w:r>
            <w:r w:rsidDel="0062043E">
              <w:rPr>
                <w:rFonts w:eastAsiaTheme="minorEastAsia" w:cstheme="minorBidi"/>
                <w:noProof/>
                <w:lang w:val="en-GB" w:eastAsia="en-GB"/>
              </w:rPr>
              <w:tab/>
            </w:r>
            <w:r w:rsidRPr="0062043E" w:rsidDel="0062043E">
              <w:rPr>
                <w:rStyle w:val="-"/>
                <w:noProof/>
              </w:rPr>
              <w:delText xml:space="preserve">Appendix: </w:delText>
            </w:r>
          </w:del>
          <w:del w:id="179" w:author="Linda Marshall" w:date="2017-11-16T11:28:00Z">
            <w:r w:rsidRPr="0062043E" w:rsidDel="002474FD">
              <w:rPr>
                <w:rStyle w:val="-"/>
                <w:noProof/>
              </w:rPr>
              <w:delText>Qualification</w:delText>
            </w:r>
          </w:del>
          <w:del w:id="180" w:author="Linda Marshall" w:date="2017-11-16T15:03:00Z">
            <w:r w:rsidRPr="0062043E" w:rsidDel="0062043E">
              <w:rPr>
                <w:rStyle w:val="-"/>
                <w:noProof/>
              </w:rPr>
              <w:delText>Details Prototype</w:delText>
            </w:r>
            <w:r w:rsidDel="0062043E">
              <w:rPr>
                <w:noProof/>
                <w:webHidden/>
              </w:rPr>
              <w:tab/>
              <w:delText>25</w:delText>
            </w:r>
          </w:del>
        </w:p>
        <w:p w14:paraId="54DC0D9B" w14:textId="546290E4" w:rsidR="00BC49B8" w:rsidDel="0062043E" w:rsidRDefault="00BC49B8">
          <w:pPr>
            <w:pStyle w:val="20"/>
            <w:tabs>
              <w:tab w:val="left" w:pos="720"/>
              <w:tab w:val="right" w:leader="dot" w:pos="10450"/>
            </w:tabs>
            <w:rPr>
              <w:del w:id="181" w:author="Linda Marshall" w:date="2017-11-16T15:03:00Z"/>
              <w:rFonts w:eastAsiaTheme="minorEastAsia" w:cstheme="minorBidi"/>
              <w:noProof/>
              <w:lang w:val="en-GB" w:eastAsia="en-GB"/>
            </w:rPr>
          </w:pPr>
          <w:del w:id="182" w:author="Linda Marshall" w:date="2017-11-16T15:03:00Z">
            <w:r w:rsidRPr="0062043E" w:rsidDel="0062043E">
              <w:rPr>
                <w:rStyle w:val="-"/>
                <w:noProof/>
              </w:rPr>
              <w:delText>3.2.</w:delText>
            </w:r>
            <w:r w:rsidDel="0062043E">
              <w:rPr>
                <w:rFonts w:eastAsiaTheme="minorEastAsia" w:cstheme="minorBidi"/>
                <w:noProof/>
                <w:lang w:val="en-GB" w:eastAsia="en-GB"/>
              </w:rPr>
              <w:tab/>
            </w:r>
            <w:r w:rsidRPr="0062043E" w:rsidDel="0062043E">
              <w:rPr>
                <w:rStyle w:val="-"/>
                <w:noProof/>
              </w:rPr>
              <w:delText>PESC prior art</w:delText>
            </w:r>
            <w:r w:rsidDel="0062043E">
              <w:rPr>
                <w:noProof/>
                <w:webHidden/>
              </w:rPr>
              <w:tab/>
              <w:delText>27</w:delText>
            </w:r>
          </w:del>
        </w:p>
        <w:p w14:paraId="1902C61B" w14:textId="4669DB52" w:rsidR="00BC49B8" w:rsidDel="0062043E" w:rsidRDefault="00BC49B8">
          <w:pPr>
            <w:pStyle w:val="10"/>
            <w:tabs>
              <w:tab w:val="left" w:pos="480"/>
              <w:tab w:val="right" w:leader="dot" w:pos="10450"/>
            </w:tabs>
            <w:rPr>
              <w:del w:id="183" w:author="Linda Marshall" w:date="2017-11-16T15:03:00Z"/>
              <w:rFonts w:asciiTheme="minorHAnsi" w:eastAsiaTheme="minorEastAsia" w:hAnsiTheme="minorHAnsi" w:cstheme="minorBidi"/>
              <w:b w:val="0"/>
              <w:bCs w:val="0"/>
              <w:noProof/>
              <w:color w:val="auto"/>
              <w:sz w:val="22"/>
              <w:szCs w:val="22"/>
              <w:lang w:val="en-GB" w:eastAsia="en-GB"/>
            </w:rPr>
          </w:pPr>
          <w:del w:id="184" w:author="Linda Marshall" w:date="2017-11-16T15:03:00Z">
            <w:r w:rsidRPr="0062043E" w:rsidDel="0062043E">
              <w:rPr>
                <w:rStyle w:val="-"/>
                <w:b w:val="0"/>
                <w:bCs w:val="0"/>
                <w:noProof/>
              </w:rPr>
              <w:delText>4.</w:delText>
            </w:r>
            <w:r w:rsidDel="0062043E">
              <w:rPr>
                <w:rFonts w:asciiTheme="minorHAnsi" w:eastAsiaTheme="minorEastAsia" w:hAnsiTheme="minorHAnsi" w:cstheme="minorBidi"/>
                <w:b w:val="0"/>
                <w:bCs w:val="0"/>
                <w:noProof/>
                <w:color w:val="auto"/>
                <w:sz w:val="22"/>
                <w:szCs w:val="22"/>
                <w:lang w:val="en-GB" w:eastAsia="en-GB"/>
              </w:rPr>
              <w:tab/>
            </w:r>
            <w:r w:rsidRPr="0062043E" w:rsidDel="0062043E">
              <w:rPr>
                <w:rStyle w:val="-"/>
                <w:b w:val="0"/>
                <w:bCs w:val="0"/>
                <w:noProof/>
              </w:rPr>
              <w:delText>Draft Realisation of Gradebook assessment</w:delText>
            </w:r>
            <w:r w:rsidDel="0062043E">
              <w:rPr>
                <w:noProof/>
                <w:webHidden/>
              </w:rPr>
              <w:tab/>
              <w:delText>28</w:delText>
            </w:r>
          </w:del>
        </w:p>
        <w:p w14:paraId="1A76C8A3" w14:textId="42E164D8" w:rsidR="00BC49B8" w:rsidDel="0062043E" w:rsidRDefault="00BC49B8">
          <w:pPr>
            <w:pStyle w:val="10"/>
            <w:tabs>
              <w:tab w:val="right" w:leader="dot" w:pos="10450"/>
            </w:tabs>
            <w:rPr>
              <w:del w:id="185" w:author="Linda Marshall" w:date="2017-11-16T15:03:00Z"/>
              <w:rFonts w:asciiTheme="minorHAnsi" w:eastAsiaTheme="minorEastAsia" w:hAnsiTheme="minorHAnsi" w:cstheme="minorBidi"/>
              <w:b w:val="0"/>
              <w:bCs w:val="0"/>
              <w:noProof/>
              <w:color w:val="auto"/>
              <w:sz w:val="22"/>
              <w:szCs w:val="22"/>
              <w:lang w:val="en-GB" w:eastAsia="en-GB"/>
            </w:rPr>
          </w:pPr>
          <w:del w:id="186" w:author="Linda Marshall" w:date="2017-11-16T15:03:00Z">
            <w:r w:rsidRPr="0062043E" w:rsidDel="0062043E">
              <w:rPr>
                <w:rStyle w:val="-"/>
                <w:b w:val="0"/>
                <w:bCs w:val="0"/>
                <w:noProof/>
              </w:rPr>
              <w:delText>Realisation of Types</w:delText>
            </w:r>
            <w:r w:rsidDel="0062043E">
              <w:rPr>
                <w:noProof/>
                <w:webHidden/>
              </w:rPr>
              <w:tab/>
              <w:delText>43</w:delText>
            </w:r>
          </w:del>
        </w:p>
        <w:p w14:paraId="59FBCBFC" w14:textId="42B2ABFC" w:rsidR="00BC49B8" w:rsidDel="0062043E" w:rsidRDefault="00BC49B8">
          <w:pPr>
            <w:pStyle w:val="10"/>
            <w:tabs>
              <w:tab w:val="right" w:leader="dot" w:pos="10450"/>
            </w:tabs>
            <w:rPr>
              <w:del w:id="187" w:author="Linda Marshall" w:date="2017-11-16T15:03:00Z"/>
              <w:rFonts w:asciiTheme="minorHAnsi" w:eastAsiaTheme="minorEastAsia" w:hAnsiTheme="minorHAnsi" w:cstheme="minorBidi"/>
              <w:b w:val="0"/>
              <w:bCs w:val="0"/>
              <w:noProof/>
              <w:color w:val="auto"/>
              <w:sz w:val="22"/>
              <w:szCs w:val="22"/>
              <w:lang w:val="en-GB" w:eastAsia="en-GB"/>
            </w:rPr>
          </w:pPr>
          <w:del w:id="188" w:author="Linda Marshall" w:date="2017-11-16T15:03:00Z">
            <w:r w:rsidDel="0062043E">
              <w:rPr>
                <w:noProof/>
                <w:webHidden/>
              </w:rPr>
              <w:tab/>
              <w:delText>43</w:delText>
            </w:r>
          </w:del>
        </w:p>
        <w:p w14:paraId="3CE3E2C3" w14:textId="5CE76C77" w:rsidR="00BC49B8" w:rsidRDefault="00BC49B8">
          <w:pPr>
            <w:rPr>
              <w:ins w:id="189" w:author="Linda Marshall" w:date="2017-11-16T09:53:00Z"/>
            </w:rPr>
          </w:pPr>
          <w:ins w:id="190" w:author="Linda Marshall" w:date="2017-11-16T09:53:00Z">
            <w:r>
              <w:rPr>
                <w:b/>
                <w:bCs/>
                <w:noProof/>
              </w:rPr>
              <w:fldChar w:fldCharType="end"/>
            </w:r>
          </w:ins>
        </w:p>
        <w:customXmlInsRangeStart w:id="191" w:author="Linda Marshall" w:date="2017-11-16T09:53:00Z"/>
      </w:sdtContent>
    </w:sdt>
    <w:customXmlInsRangeEnd w:id="191"/>
    <w:p w14:paraId="1221D254" w14:textId="77777777" w:rsidR="000C2A1B" w:rsidRDefault="000C2A1B" w:rsidP="000C2A1B"/>
    <w:p w14:paraId="5FD298E2" w14:textId="7CF07D80" w:rsidR="004A6E4D" w:rsidRPr="00997285" w:rsidRDefault="004A6E4D" w:rsidP="000C2A1B">
      <w:pPr>
        <w:rPr>
          <w:lang w:val="en-US"/>
        </w:rPr>
      </w:pPr>
      <w:r w:rsidRPr="00997285">
        <w:rPr>
          <w:lang w:val="en-US"/>
        </w:rPr>
        <w:t xml:space="preserve">The 2016 and 2017 assessment workshops conducted by NSIP have identified </w:t>
      </w:r>
      <w:r w:rsidR="00B4580C" w:rsidRPr="00997285">
        <w:rPr>
          <w:lang w:val="en-US"/>
        </w:rPr>
        <w:t>three sets of objects relevant to assessment, that should be encoded in SIF-AU:</w:t>
      </w:r>
    </w:p>
    <w:p w14:paraId="7F125269" w14:textId="77777777" w:rsidR="00B4580C" w:rsidRPr="00997285" w:rsidRDefault="00B4580C" w:rsidP="000C2A1B">
      <w:pPr>
        <w:rPr>
          <w:lang w:val="en-US"/>
        </w:rPr>
      </w:pPr>
    </w:p>
    <w:p w14:paraId="310BA557" w14:textId="79B55D10" w:rsidR="00B4580C" w:rsidRDefault="00B4580C" w:rsidP="00B4580C">
      <w:pPr>
        <w:pStyle w:val="a3"/>
        <w:numPr>
          <w:ilvl w:val="0"/>
          <w:numId w:val="18"/>
        </w:numPr>
      </w:pPr>
      <w:r w:rsidRPr="006812BA">
        <w:rPr>
          <w:b/>
        </w:rPr>
        <w:t>Gradebook assessment</w:t>
      </w:r>
      <w:r>
        <w:t xml:space="preserve"> objects, intended for primary school assessment and secondary formative assessment, and including end of term grades.</w:t>
      </w:r>
    </w:p>
    <w:p w14:paraId="3A5CB010" w14:textId="27CFD77F" w:rsidR="000805C5" w:rsidRDefault="000805C5" w:rsidP="00B4580C">
      <w:pPr>
        <w:pStyle w:val="a3"/>
        <w:numPr>
          <w:ilvl w:val="0"/>
          <w:numId w:val="18"/>
        </w:numPr>
      </w:pPr>
      <w:r w:rsidRPr="006812BA">
        <w:rPr>
          <w:b/>
        </w:rPr>
        <w:t>Summative assessment</w:t>
      </w:r>
      <w:r>
        <w:t xml:space="preserve"> objects, intended for secondary school assessment, and capturing </w:t>
      </w:r>
      <w:r w:rsidR="00705F5C">
        <w:t>complex, externally assessed assessments.</w:t>
      </w:r>
    </w:p>
    <w:p w14:paraId="79818AC3" w14:textId="39461D9A" w:rsidR="00B4580C" w:rsidRDefault="00BA18EE" w:rsidP="00B4580C">
      <w:pPr>
        <w:pStyle w:val="a3"/>
        <w:numPr>
          <w:ilvl w:val="0"/>
          <w:numId w:val="18"/>
        </w:numPr>
      </w:pPr>
      <w:del w:id="192" w:author="Linda Marshall" w:date="2017-11-16T11:28:00Z">
        <w:r w:rsidRPr="006812BA" w:rsidDel="002474FD">
          <w:rPr>
            <w:b/>
          </w:rPr>
          <w:delText>Qualification</w:delText>
        </w:r>
      </w:del>
      <w:ins w:id="193" w:author="Linda Marshall" w:date="2017-11-16T11:28:00Z">
        <w:r w:rsidR="002474FD">
          <w:rPr>
            <w:b/>
          </w:rPr>
          <w:t>Credential</w:t>
        </w:r>
      </w:ins>
      <w:r w:rsidRPr="006812BA">
        <w:rPr>
          <w:b/>
        </w:rPr>
        <w:t>s</w:t>
      </w:r>
      <w:r>
        <w:t xml:space="preserve">, intended for secondary school assessment, and presenting </w:t>
      </w:r>
      <w:r w:rsidR="000805C5">
        <w:t xml:space="preserve">achievements of students </w:t>
      </w:r>
      <w:r w:rsidR="00705F5C">
        <w:t xml:space="preserve">which </w:t>
      </w:r>
      <w:r w:rsidR="00D4434D">
        <w:t>form part of their student transcript.</w:t>
      </w:r>
    </w:p>
    <w:p w14:paraId="2D3FFA6F" w14:textId="77777777" w:rsidR="004A6E4D" w:rsidRPr="00997285" w:rsidRDefault="004A6E4D" w:rsidP="000C2A1B">
      <w:pPr>
        <w:rPr>
          <w:lang w:val="en-US"/>
        </w:rPr>
      </w:pPr>
    </w:p>
    <w:p w14:paraId="4F53074E" w14:textId="0D7D119E" w:rsidR="005D3FF1" w:rsidRDefault="005D3FF1" w:rsidP="000C2A1B">
      <w:r w:rsidRPr="00997285">
        <w:rPr>
          <w:lang w:val="en-US"/>
        </w:rPr>
        <w:t xml:space="preserve">The 2017 workshop in particular highlighted the need for assessment objects to be provided at varying levels of granularity, according to </w:t>
      </w:r>
      <w:r w:rsidR="005308FD" w:rsidRPr="00997285">
        <w:rPr>
          <w:lang w:val="en-US"/>
        </w:rPr>
        <w:t xml:space="preserve">the needs of the consumer. </w:t>
      </w:r>
      <w:r w:rsidR="005308FD">
        <w:t>Object design reflects that need by:</w:t>
      </w:r>
    </w:p>
    <w:p w14:paraId="769A0349" w14:textId="574B2B59" w:rsidR="005308FD" w:rsidRDefault="005308FD" w:rsidP="005308FD">
      <w:pPr>
        <w:pStyle w:val="a3"/>
        <w:numPr>
          <w:ilvl w:val="0"/>
          <w:numId w:val="22"/>
        </w:numPr>
      </w:pPr>
      <w:r>
        <w:t xml:space="preserve">Making </w:t>
      </w:r>
      <w:r w:rsidR="00A411C2">
        <w:t xml:space="preserve">many of the </w:t>
      </w:r>
      <w:r w:rsidR="00D4531F">
        <w:t>characteristics</w:t>
      </w:r>
      <w:r w:rsidR="00A411C2">
        <w:t xml:space="preserve"> specifying details of assessment optional;</w:t>
      </w:r>
    </w:p>
    <w:p w14:paraId="64E71D15" w14:textId="52081751" w:rsidR="00A411C2" w:rsidRDefault="00A411C2" w:rsidP="005308FD">
      <w:pPr>
        <w:pStyle w:val="a3"/>
        <w:numPr>
          <w:ilvl w:val="0"/>
          <w:numId w:val="22"/>
        </w:numPr>
      </w:pPr>
      <w:r>
        <w:t>Permitting more detailed information to be provided through recursive links (an assignment may optionally consist of more detail sub-assignments; a score may optionally consist of sub-scores)</w:t>
      </w:r>
    </w:p>
    <w:p w14:paraId="0E0865F4" w14:textId="736E82DE" w:rsidR="006170CF" w:rsidRDefault="006170CF" w:rsidP="005308FD">
      <w:pPr>
        <w:pStyle w:val="a3"/>
        <w:numPr>
          <w:ilvl w:val="0"/>
          <w:numId w:val="22"/>
        </w:numPr>
      </w:pPr>
      <w:r>
        <w:lastRenderedPageBreak/>
        <w:t xml:space="preserve">Allowing parties to </w:t>
      </w:r>
      <w:r w:rsidR="00C84DB6">
        <w:t xml:space="preserve">negotiate mutual knowledge in advance </w:t>
      </w:r>
      <w:r w:rsidR="00E844E7">
        <w:t>of the actual data exchange, if the parties come from different contexts (e.g. explicit details on marks, learning standards, markers). If the parties have shared context around the assessment, providing that level of detail should be unnecessary.</w:t>
      </w:r>
    </w:p>
    <w:p w14:paraId="3F4C28E2" w14:textId="77777777" w:rsidR="005D3FF1" w:rsidRPr="00997285" w:rsidRDefault="005D3FF1" w:rsidP="000C2A1B">
      <w:pPr>
        <w:rPr>
          <w:lang w:val="en-US"/>
        </w:rPr>
      </w:pPr>
    </w:p>
    <w:p w14:paraId="0E623989" w14:textId="610EB682" w:rsidR="00E81B5E" w:rsidRPr="00997285" w:rsidRDefault="00F31FEF" w:rsidP="000C2A1B">
      <w:pPr>
        <w:rPr>
          <w:lang w:val="en-US"/>
        </w:rPr>
      </w:pPr>
      <w:r w:rsidRPr="00997285">
        <w:rPr>
          <w:lang w:val="en-US"/>
        </w:rPr>
        <w:t xml:space="preserve">The SIF-AU standard up until SIF 1.4 included objects </w:t>
      </w:r>
      <w:r w:rsidR="00274C86" w:rsidRPr="00997285">
        <w:rPr>
          <w:lang w:val="en-US"/>
        </w:rPr>
        <w:t xml:space="preserve">which addressed </w:t>
      </w:r>
      <w:r w:rsidR="0003572C" w:rsidRPr="00997285">
        <w:rPr>
          <w:lang w:val="en-US"/>
        </w:rPr>
        <w:t xml:space="preserve">external </w:t>
      </w:r>
      <w:r w:rsidR="00593C89" w:rsidRPr="00997285">
        <w:rPr>
          <w:lang w:val="en-US"/>
        </w:rPr>
        <w:t>summative assessment</w:t>
      </w:r>
      <w:r w:rsidR="00274C86" w:rsidRPr="00997285">
        <w:rPr>
          <w:lang w:val="en-US"/>
        </w:rPr>
        <w:t xml:space="preserve"> </w:t>
      </w:r>
      <w:r w:rsidR="0003572C" w:rsidRPr="00997285">
        <w:rPr>
          <w:lang w:val="en-US"/>
        </w:rPr>
        <w:t xml:space="preserve">at </w:t>
      </w:r>
      <w:r w:rsidR="00593C89" w:rsidRPr="00997285">
        <w:rPr>
          <w:lang w:val="en-US"/>
        </w:rPr>
        <w:t>a high level of sophistication, taken from the SIF-US data model. Those objects had not seen any usage in Australia, and did not respond to the more immediate need for gradebook assessment; they were withdrawn until local requirements could be established.</w:t>
      </w:r>
      <w:r w:rsidR="00205FF5" w:rsidRPr="00997285">
        <w:rPr>
          <w:lang w:val="en-US"/>
        </w:rPr>
        <w:t xml:space="preserve"> In the interim, a custom set of objects was generated specific to NAPLAN Online, as the </w:t>
      </w:r>
      <w:r w:rsidR="00C62C2D" w:rsidRPr="00997285">
        <w:rPr>
          <w:lang w:val="en-US"/>
        </w:rPr>
        <w:t>most broadly visible external summative assessment in Australia.</w:t>
      </w:r>
    </w:p>
    <w:p w14:paraId="3DE7527C" w14:textId="77777777" w:rsidR="00E81B5E" w:rsidRPr="00997285" w:rsidRDefault="00E81B5E" w:rsidP="000C2A1B">
      <w:pPr>
        <w:rPr>
          <w:lang w:val="en-US"/>
        </w:rPr>
      </w:pPr>
    </w:p>
    <w:p w14:paraId="4828FCD4" w14:textId="59E9693E" w:rsidR="00F31FEF" w:rsidRPr="00997285" w:rsidRDefault="006C07AF" w:rsidP="000C2A1B">
      <w:pPr>
        <w:rPr>
          <w:lang w:val="en-US"/>
        </w:rPr>
      </w:pPr>
      <w:r w:rsidRPr="00997285">
        <w:rPr>
          <w:lang w:val="en-US"/>
        </w:rPr>
        <w:t>Analysis of local requirements for external summative assessment</w:t>
      </w:r>
      <w:r w:rsidR="00D30C2F" w:rsidRPr="00997285">
        <w:rPr>
          <w:lang w:val="en-US"/>
        </w:rPr>
        <w:t xml:space="preserve"> is ongoing, and involves discussi</w:t>
      </w:r>
      <w:r w:rsidR="00CA3F28" w:rsidRPr="00997285">
        <w:rPr>
          <w:lang w:val="en-US"/>
        </w:rPr>
        <w:t xml:space="preserve">on with New Zealand, which requires modelling for such assessment more urgently than Australia. </w:t>
      </w:r>
      <w:r w:rsidR="00504124" w:rsidRPr="00997285">
        <w:rPr>
          <w:lang w:val="en-US"/>
        </w:rPr>
        <w:t xml:space="preserve">In this release, we are presenting proposals for the other two areas identified: Gradebook/Formative assessment, and </w:t>
      </w:r>
      <w:del w:id="194" w:author="Linda Marshall" w:date="2017-11-16T11:28:00Z">
        <w:r w:rsidR="00504124" w:rsidRPr="00997285" w:rsidDel="002474FD">
          <w:rPr>
            <w:lang w:val="en-US"/>
          </w:rPr>
          <w:delText>Qualification</w:delText>
        </w:r>
      </w:del>
      <w:ins w:id="195" w:author="Linda Marshall" w:date="2017-11-16T11:28:00Z">
        <w:r w:rsidR="002474FD" w:rsidRPr="00997285">
          <w:rPr>
            <w:lang w:val="en-US"/>
          </w:rPr>
          <w:t>Credential</w:t>
        </w:r>
      </w:ins>
      <w:r w:rsidR="00504124" w:rsidRPr="00997285">
        <w:rPr>
          <w:lang w:val="en-US"/>
        </w:rPr>
        <w:t>s.</w:t>
      </w:r>
    </w:p>
    <w:p w14:paraId="0A77301F" w14:textId="77777777" w:rsidR="004A6E4D" w:rsidRPr="00997285" w:rsidRDefault="004A6E4D" w:rsidP="000C2A1B">
      <w:pPr>
        <w:rPr>
          <w:lang w:val="en-US"/>
        </w:rPr>
      </w:pPr>
    </w:p>
    <w:p w14:paraId="197DC6CB" w14:textId="03FF72A0" w:rsidR="004A6E4D" w:rsidRDefault="00D745B1" w:rsidP="00D745B1">
      <w:pPr>
        <w:pStyle w:val="1"/>
      </w:pPr>
      <w:bookmarkStart w:id="196" w:name="_Toc497142424"/>
      <w:bookmarkStart w:id="197" w:name="_Toc498607911"/>
      <w:r>
        <w:t>Gradebook assessment</w:t>
      </w:r>
      <w:bookmarkEnd w:id="196"/>
      <w:bookmarkEnd w:id="197"/>
    </w:p>
    <w:p w14:paraId="29538419" w14:textId="4FA556A0" w:rsidR="00D745B1" w:rsidRPr="00997285" w:rsidRDefault="00264C22" w:rsidP="00D745B1">
      <w:pPr>
        <w:rPr>
          <w:lang w:val="en-US"/>
        </w:rPr>
      </w:pPr>
      <w:r w:rsidRPr="00997285">
        <w:rPr>
          <w:lang w:val="en-US"/>
        </w:rPr>
        <w:t>The SIF-AU data model currently incorporates two objects for gradebook assessment:</w:t>
      </w:r>
    </w:p>
    <w:p w14:paraId="79DD18CC" w14:textId="79CAC760" w:rsidR="00D745B1" w:rsidRDefault="00264C22" w:rsidP="00264C22">
      <w:pPr>
        <w:pStyle w:val="a3"/>
        <w:numPr>
          <w:ilvl w:val="0"/>
          <w:numId w:val="19"/>
        </w:numPr>
      </w:pPr>
      <w:r>
        <w:t xml:space="preserve">GradingAssignment, representing </w:t>
      </w:r>
      <w:r w:rsidR="00A21751">
        <w:t xml:space="preserve">both </w:t>
      </w:r>
      <w:r w:rsidR="000A3FD7">
        <w:t>the assignment event and assignment form for</w:t>
      </w:r>
      <w:r w:rsidR="00645890">
        <w:t xml:space="preserve"> generic or </w:t>
      </w:r>
      <w:r w:rsidR="000A3FD7">
        <w:t>formative assessment</w:t>
      </w:r>
    </w:p>
    <w:p w14:paraId="4EB33241" w14:textId="734FAA1A" w:rsidR="000A3FD7" w:rsidRDefault="000A3FD7" w:rsidP="00264C22">
      <w:pPr>
        <w:pStyle w:val="a3"/>
        <w:numPr>
          <w:ilvl w:val="0"/>
          <w:numId w:val="19"/>
        </w:numPr>
      </w:pPr>
      <w:r>
        <w:t>GradingAssignment</w:t>
      </w:r>
      <w:r w:rsidR="00356AF4">
        <w:t>Score</w:t>
      </w:r>
      <w:r>
        <w:t xml:space="preserve">, representing </w:t>
      </w:r>
      <w:r w:rsidR="001E2C56">
        <w:t>a generic</w:t>
      </w:r>
      <w:r>
        <w:t xml:space="preserve"> assignment result </w:t>
      </w:r>
      <w:r w:rsidR="001E2C56">
        <w:t xml:space="preserve">or the result </w:t>
      </w:r>
      <w:r w:rsidR="007164CF">
        <w:t xml:space="preserve">received by a student </w:t>
      </w:r>
      <w:r>
        <w:t>for formative assessment</w:t>
      </w:r>
    </w:p>
    <w:p w14:paraId="320D3E8D" w14:textId="77777777" w:rsidR="00D745B1" w:rsidRPr="00997285" w:rsidRDefault="00D745B1" w:rsidP="00D745B1">
      <w:pPr>
        <w:rPr>
          <w:lang w:val="en-US"/>
        </w:rPr>
      </w:pPr>
    </w:p>
    <w:p w14:paraId="420E58AE" w14:textId="3681AF42" w:rsidR="00356AF4" w:rsidRPr="00997285" w:rsidRDefault="00356AF4" w:rsidP="00D745B1">
      <w:pPr>
        <w:rPr>
          <w:lang w:val="en-US"/>
        </w:rPr>
      </w:pPr>
      <w:r w:rsidRPr="00997285">
        <w:rPr>
          <w:lang w:val="en-US"/>
        </w:rPr>
        <w:t>The data model has been enhanced to add the following objects:</w:t>
      </w:r>
    </w:p>
    <w:p w14:paraId="090E3EA1" w14:textId="7338A53A" w:rsidR="00632E0D" w:rsidRDefault="00FB0A71" w:rsidP="00632E0D">
      <w:pPr>
        <w:pStyle w:val="a3"/>
        <w:numPr>
          <w:ilvl w:val="0"/>
          <w:numId w:val="20"/>
        </w:numPr>
      </w:pPr>
      <w:r>
        <w:t>StudentGrade (</w:t>
      </w:r>
      <w:r w:rsidR="00645890">
        <w:t xml:space="preserve">re-factored </w:t>
      </w:r>
      <w:r>
        <w:t>from SIF-US Gradebook objects), representing the overall grade received for a subject</w:t>
      </w:r>
      <w:r w:rsidR="007164CF">
        <w:t xml:space="preserve"> by a student</w:t>
      </w:r>
      <w:r w:rsidR="00632E0D">
        <w:t xml:space="preserve">. </w:t>
      </w:r>
      <w:r w:rsidR="00164D1B">
        <w:t>Relative to the SIF-US object, the StudentGrade includes</w:t>
      </w:r>
      <w:r w:rsidR="00632E0D">
        <w:t>:</w:t>
      </w:r>
    </w:p>
    <w:p w14:paraId="65BFD477" w14:textId="77777777" w:rsidR="00632E0D" w:rsidRDefault="00164D1B" w:rsidP="00632E0D">
      <w:pPr>
        <w:pStyle w:val="a3"/>
        <w:numPr>
          <w:ilvl w:val="1"/>
          <w:numId w:val="20"/>
        </w:numPr>
      </w:pPr>
      <w:r>
        <w:t>provision f</w:t>
      </w:r>
      <w:r w:rsidR="00C66086">
        <w:t>o</w:t>
      </w:r>
      <w:r w:rsidR="00632E0D">
        <w:t>r an overall teacher judgement</w:t>
      </w:r>
    </w:p>
    <w:p w14:paraId="4892A4D5" w14:textId="30AFA0ED" w:rsidR="00164D1B" w:rsidRDefault="00C66086" w:rsidP="00632E0D">
      <w:pPr>
        <w:pStyle w:val="a3"/>
        <w:numPr>
          <w:ilvl w:val="1"/>
          <w:numId w:val="20"/>
        </w:numPr>
      </w:pPr>
      <w:r>
        <w:t xml:space="preserve">optionally links to the staff member marking the student and </w:t>
      </w:r>
      <w:r w:rsidR="00632E0D">
        <w:t>providing the teacher judgement</w:t>
      </w:r>
    </w:p>
    <w:p w14:paraId="7B98D1A5" w14:textId="5CBD72D9" w:rsidR="00632E0D" w:rsidRDefault="00632E0D" w:rsidP="00632E0D">
      <w:pPr>
        <w:pStyle w:val="a3"/>
        <w:numPr>
          <w:ilvl w:val="1"/>
          <w:numId w:val="20"/>
        </w:numPr>
      </w:pPr>
      <w:r>
        <w:t>the learning area for the subject graded</w:t>
      </w:r>
    </w:p>
    <w:p w14:paraId="353E986E" w14:textId="5968689D" w:rsidR="00EA7C34" w:rsidRDefault="00632E0D" w:rsidP="00632E0D">
      <w:pPr>
        <w:pStyle w:val="a3"/>
        <w:numPr>
          <w:ilvl w:val="1"/>
          <w:numId w:val="20"/>
        </w:numPr>
      </w:pPr>
      <w:r>
        <w:t xml:space="preserve">optional links to one or more GradingAssignmentScore objects, </w:t>
      </w:r>
      <w:r w:rsidR="00EA7C34">
        <w:t>the scores of which have contributed to this grade</w:t>
      </w:r>
    </w:p>
    <w:p w14:paraId="2FDB92BC" w14:textId="35FA5CB1" w:rsidR="00AC1B91" w:rsidRDefault="00AC1B91" w:rsidP="00FB0A71">
      <w:pPr>
        <w:pStyle w:val="a3"/>
        <w:numPr>
          <w:ilvl w:val="0"/>
          <w:numId w:val="20"/>
        </w:numPr>
      </w:pPr>
      <w:r>
        <w:t>MarkValueInfo (</w:t>
      </w:r>
      <w:r w:rsidR="00645890">
        <w:t xml:space="preserve">re-factored </w:t>
      </w:r>
      <w:r>
        <w:t xml:space="preserve">from SIF-US Gradebook objects), representing the interpretation of </w:t>
      </w:r>
      <w:r w:rsidR="002055E0">
        <w:t xml:space="preserve">a StudentGrade mark </w:t>
      </w:r>
      <w:r w:rsidR="00121D13">
        <w:t xml:space="preserve">or a GradingAssignmentScore mark </w:t>
      </w:r>
      <w:r w:rsidR="002055E0">
        <w:t>for external consumers</w:t>
      </w:r>
      <w:r w:rsidR="00A774C5">
        <w:t xml:space="preserve">. </w:t>
      </w:r>
    </w:p>
    <w:p w14:paraId="06E54CED" w14:textId="0D17A781" w:rsidR="00A774C5" w:rsidRDefault="00A774C5" w:rsidP="00A774C5">
      <w:pPr>
        <w:pStyle w:val="a3"/>
        <w:numPr>
          <w:ilvl w:val="1"/>
          <w:numId w:val="20"/>
        </w:numPr>
      </w:pPr>
      <w:r>
        <w:t>Relative to the SIF-US object, the MarkValueInfo object has been flattened, and it includes information on whether the given mark represents a passing grade.</w:t>
      </w:r>
    </w:p>
    <w:p w14:paraId="5B14DB79" w14:textId="77777777" w:rsidR="00356AF4" w:rsidRPr="00997285" w:rsidRDefault="00356AF4" w:rsidP="00D745B1">
      <w:pPr>
        <w:rPr>
          <w:lang w:val="en-US"/>
        </w:rPr>
      </w:pPr>
    </w:p>
    <w:p w14:paraId="52A7C498" w14:textId="075520E8" w:rsidR="00D745B1" w:rsidRPr="00997285" w:rsidRDefault="00A26B71" w:rsidP="00D745B1">
      <w:pPr>
        <w:rPr>
          <w:lang w:val="en-US"/>
        </w:rPr>
      </w:pPr>
      <w:r w:rsidRPr="00997285">
        <w:rPr>
          <w:lang w:val="en-US"/>
        </w:rPr>
        <w:t>The objects have been enhanced to address requirements captured in the workshops, as follows:</w:t>
      </w:r>
    </w:p>
    <w:p w14:paraId="55840A85" w14:textId="1827BE02" w:rsidR="00426FCE" w:rsidRDefault="00426FCE" w:rsidP="00A26B71">
      <w:pPr>
        <w:pStyle w:val="a3"/>
        <w:numPr>
          <w:ilvl w:val="0"/>
          <w:numId w:val="21"/>
        </w:numPr>
      </w:pPr>
      <w:r>
        <w:t xml:space="preserve">GradingAssignment can be composed of other GradingAssignment objects recursively. </w:t>
      </w:r>
      <w:r w:rsidR="00334A3B">
        <w:t xml:space="preserve">This allows assignments to be described at a more granular level as required. GradingAssignment can potentially be used to </w:t>
      </w:r>
      <w:r w:rsidR="006265F5">
        <w:t>describe a subtest or individual questions within the assessment.</w:t>
      </w:r>
    </w:p>
    <w:p w14:paraId="48E0B595" w14:textId="61D946A3" w:rsidR="00EE26A9" w:rsidRDefault="00EE26A9" w:rsidP="00A26B71">
      <w:pPr>
        <w:pStyle w:val="a3"/>
        <w:numPr>
          <w:ilvl w:val="0"/>
          <w:numId w:val="21"/>
        </w:numPr>
      </w:pPr>
      <w:r>
        <w:t>GradingAssignmen</w:t>
      </w:r>
      <w:r w:rsidR="00E52A54">
        <w:t>t has added attributes to conve</w:t>
      </w:r>
      <w:r>
        <w:t xml:space="preserve">y </w:t>
      </w:r>
      <w:r w:rsidR="001544E3">
        <w:t xml:space="preserve">the </w:t>
      </w:r>
      <w:r w:rsidR="00BF57B5">
        <w:t>purpose</w:t>
      </w:r>
      <w:r w:rsidR="001544E3">
        <w:t xml:space="preserve"> of the assessment</w:t>
      </w:r>
      <w:r w:rsidR="00BF57B5">
        <w:t>, and the level at which it is assessed.</w:t>
      </w:r>
    </w:p>
    <w:p w14:paraId="754BF68D" w14:textId="068FF348" w:rsidR="002445F8" w:rsidRDefault="002445F8" w:rsidP="00A26B71">
      <w:pPr>
        <w:pStyle w:val="a3"/>
        <w:numPr>
          <w:ilvl w:val="0"/>
          <w:numId w:val="21"/>
        </w:numPr>
      </w:pPr>
      <w:r>
        <w:t xml:space="preserve">GradingAssignment </w:t>
      </w:r>
      <w:r w:rsidR="00D332D5">
        <w:t xml:space="preserve">optionally </w:t>
      </w:r>
      <w:r w:rsidR="00727186">
        <w:t>includes</w:t>
      </w:r>
      <w:r w:rsidR="00D239AF">
        <w:t xml:space="preserve"> rubric</w:t>
      </w:r>
      <w:r w:rsidR="00727186">
        <w:t>s</w:t>
      </w:r>
      <w:r w:rsidR="00D239AF">
        <w:t>, providing scoring guides for marking the assignment.</w:t>
      </w:r>
    </w:p>
    <w:p w14:paraId="18792653" w14:textId="7ABFEE7A" w:rsidR="009B68EB" w:rsidRPr="008E51AC" w:rsidRDefault="008E47F5" w:rsidP="009B68EB">
      <w:pPr>
        <w:pStyle w:val="a3"/>
        <w:numPr>
          <w:ilvl w:val="0"/>
          <w:numId w:val="21"/>
        </w:numPr>
      </w:pPr>
      <w:r>
        <w:t xml:space="preserve">GradingAssignment optionally includes </w:t>
      </w:r>
      <w:r w:rsidR="00DE3981">
        <w:t>prerequisite conditions to be met, for the student to be eligible to undertake the assignment.</w:t>
      </w:r>
      <w:r w:rsidR="009B68EB">
        <w:t xml:space="preserve"> </w:t>
      </w:r>
      <w:r w:rsidR="009B68EB" w:rsidRPr="008E51AC">
        <w:rPr>
          <w:rFonts w:hint="eastAsia"/>
        </w:rPr>
        <w:t>Prerequisites can include attendance, other assessments, and recognition of prior learning.</w:t>
      </w:r>
    </w:p>
    <w:p w14:paraId="39A076DE" w14:textId="5B74BA97" w:rsidR="00727186" w:rsidRDefault="00727186" w:rsidP="00A26B71">
      <w:pPr>
        <w:pStyle w:val="a3"/>
        <w:numPr>
          <w:ilvl w:val="0"/>
          <w:numId w:val="21"/>
        </w:numPr>
      </w:pPr>
      <w:r>
        <w:t xml:space="preserve">GradingAssignment </w:t>
      </w:r>
      <w:r w:rsidR="00D332D5">
        <w:t xml:space="preserve">optionally </w:t>
      </w:r>
      <w:r>
        <w:t xml:space="preserve">includes learning standards, indicating competencies or </w:t>
      </w:r>
      <w:r w:rsidR="00C437CA">
        <w:t xml:space="preserve">standards that the assignment assesses the student against. These learning standards may be part of a formal hierarchical curriculum, as already expressed in SIF-AU through LearningStandardItem; they may also be </w:t>
      </w:r>
      <w:r w:rsidR="00BA4D94">
        <w:t xml:space="preserve">more informally expressed as hyperlinks or descriptive text, without necessarily belonging to </w:t>
      </w:r>
      <w:r w:rsidR="00BA4D94">
        <w:lastRenderedPageBreak/>
        <w:t>a formal curriculum.</w:t>
      </w:r>
      <w:r w:rsidR="00E422F8">
        <w:t xml:space="preserve"> (For example, they may be part of a </w:t>
      </w:r>
      <w:r w:rsidR="007263CE">
        <w:t xml:space="preserve">local curriculum, or a </w:t>
      </w:r>
      <w:r w:rsidR="00E422F8">
        <w:t>student’s individual learning plan.)</w:t>
      </w:r>
    </w:p>
    <w:p w14:paraId="1D4BFDD2" w14:textId="220CA3AA" w:rsidR="00A26B71" w:rsidRDefault="00A26B71" w:rsidP="00A26B71">
      <w:pPr>
        <w:pStyle w:val="a3"/>
        <w:numPr>
          <w:ilvl w:val="0"/>
          <w:numId w:val="21"/>
        </w:numPr>
      </w:pPr>
      <w:r>
        <w:t xml:space="preserve">GradingAssignmentScore can be used to convey an expected score for a student, rather than the score they actually received. This </w:t>
      </w:r>
      <w:r w:rsidR="002508B1">
        <w:t xml:space="preserve">is useful in case a student has not provided a response to the assessment, but </w:t>
      </w:r>
      <w:r w:rsidR="00334A25">
        <w:t>will still receive a default score for the assessment rather than a zero score.</w:t>
      </w:r>
    </w:p>
    <w:p w14:paraId="02A4F339" w14:textId="6B6BDBFA" w:rsidR="002C218E" w:rsidRDefault="002C218E" w:rsidP="00A26B71">
      <w:pPr>
        <w:pStyle w:val="a3"/>
        <w:numPr>
          <w:ilvl w:val="0"/>
          <w:numId w:val="21"/>
        </w:numPr>
      </w:pPr>
      <w:r>
        <w:t>GradingAssignmentScore includes a date for when the assignment was marked.</w:t>
      </w:r>
    </w:p>
    <w:p w14:paraId="30B8BEF3" w14:textId="3F568423" w:rsidR="00643CC2" w:rsidRDefault="00643CC2" w:rsidP="00A26B71">
      <w:pPr>
        <w:pStyle w:val="a3"/>
        <w:numPr>
          <w:ilvl w:val="0"/>
          <w:numId w:val="21"/>
        </w:numPr>
      </w:pPr>
      <w:r>
        <w:t xml:space="preserve">GradingAssignmentScore includes </w:t>
      </w:r>
      <w:r w:rsidR="004F51D1">
        <w:t>an indication of the iteration of an assignment submission that it is scoring</w:t>
      </w:r>
      <w:r w:rsidR="00A762D4">
        <w:t>. This</w:t>
      </w:r>
      <w:r w:rsidR="004F51D1">
        <w:t xml:space="preserve"> permit</w:t>
      </w:r>
      <w:r w:rsidR="00A762D4">
        <w:t>s</w:t>
      </w:r>
      <w:r w:rsidR="004F51D1">
        <w:t xml:space="preserve"> a student to submit an assignment for marking multiple times.</w:t>
      </w:r>
    </w:p>
    <w:p w14:paraId="559FA806" w14:textId="761C1E47" w:rsidR="00B668A5" w:rsidRDefault="00B668A5" w:rsidP="00A26B71">
      <w:pPr>
        <w:pStyle w:val="a3"/>
        <w:numPr>
          <w:ilvl w:val="0"/>
          <w:numId w:val="21"/>
        </w:numPr>
      </w:pPr>
      <w:r>
        <w:t xml:space="preserve">GradingAssignmentScore includes an </w:t>
      </w:r>
      <w:r w:rsidR="00F26495">
        <w:t xml:space="preserve">optional </w:t>
      </w:r>
      <w:r w:rsidR="00635943">
        <w:t>link to</w:t>
      </w:r>
      <w:r>
        <w:t xml:space="preserve"> the teacher who has marked the assignment.</w:t>
      </w:r>
    </w:p>
    <w:p w14:paraId="72F0C79C" w14:textId="40A5A5AC" w:rsidR="00341CE9" w:rsidRDefault="00341CE9" w:rsidP="00A26B71">
      <w:pPr>
        <w:pStyle w:val="a3"/>
        <w:numPr>
          <w:ilvl w:val="0"/>
          <w:numId w:val="21"/>
        </w:numPr>
      </w:pPr>
      <w:r>
        <w:t>GradingAssi</w:t>
      </w:r>
      <w:r w:rsidR="00EA7C34">
        <w:t>gn</w:t>
      </w:r>
      <w:r>
        <w:t>mentScore optionally includes a teacher judgement.</w:t>
      </w:r>
    </w:p>
    <w:p w14:paraId="09C56D56" w14:textId="7DBF7B61" w:rsidR="00F63B54" w:rsidRDefault="00F63B54" w:rsidP="00F63B54">
      <w:pPr>
        <w:pStyle w:val="a3"/>
        <w:numPr>
          <w:ilvl w:val="0"/>
          <w:numId w:val="21"/>
        </w:numPr>
      </w:pPr>
      <w:r>
        <w:t>GradingAssignmentScore optionally includes the original script being marked.</w:t>
      </w:r>
    </w:p>
    <w:p w14:paraId="751805E2" w14:textId="6EE955E0" w:rsidR="00A762D4" w:rsidRDefault="00A762D4" w:rsidP="00F63B54">
      <w:pPr>
        <w:pStyle w:val="a3"/>
        <w:numPr>
          <w:ilvl w:val="0"/>
          <w:numId w:val="21"/>
        </w:numPr>
      </w:pPr>
      <w:r>
        <w:t>GradingAssignmentScore optionally includes subscores corresponding to each of the rubrics in the assignment.</w:t>
      </w:r>
    </w:p>
    <w:p w14:paraId="357B8078" w14:textId="59A11828" w:rsidR="00DE598E" w:rsidRDefault="00DE598E" w:rsidP="00F63B54">
      <w:pPr>
        <w:pStyle w:val="a3"/>
        <w:numPr>
          <w:ilvl w:val="0"/>
          <w:numId w:val="21"/>
        </w:numPr>
      </w:pPr>
      <w:r>
        <w:t xml:space="preserve">GradingAssignmentScore optionally links to </w:t>
      </w:r>
      <w:r w:rsidR="00B7016D">
        <w:t xml:space="preserve">WellbeingCharacteristic, which </w:t>
      </w:r>
      <w:r w:rsidR="008D3F6F">
        <w:t>may provide special circumstances for the student as context to interpreting their score.</w:t>
      </w:r>
    </w:p>
    <w:p w14:paraId="59E0B447" w14:textId="1C70FC89" w:rsidR="0069196E" w:rsidRDefault="0069196E" w:rsidP="00F63B54">
      <w:pPr>
        <w:pStyle w:val="a3"/>
        <w:numPr>
          <w:ilvl w:val="0"/>
          <w:numId w:val="21"/>
        </w:numPr>
      </w:pPr>
      <w:r>
        <w:t>GradingAssignmentScore optionally links to a MarkValueInfo object, which provides context for interpreting the mark received.</w:t>
      </w:r>
    </w:p>
    <w:p w14:paraId="6F742388" w14:textId="77777777" w:rsidR="00426FCE" w:rsidRPr="00997285" w:rsidRDefault="00426FCE" w:rsidP="00E52A54">
      <w:pPr>
        <w:rPr>
          <w:lang w:val="en-US"/>
        </w:rPr>
      </w:pPr>
    </w:p>
    <w:p w14:paraId="25557FB5" w14:textId="2741E44E" w:rsidR="00E52A54" w:rsidRDefault="009F669B" w:rsidP="00DE598E">
      <w:pPr>
        <w:pStyle w:val="2"/>
      </w:pPr>
      <w:bookmarkStart w:id="198" w:name="_Toc497142425"/>
      <w:bookmarkStart w:id="199" w:name="_Toc498607912"/>
      <w:r>
        <w:t>Conceptual Model:</w:t>
      </w:r>
      <w:bookmarkEnd w:id="198"/>
      <w:bookmarkEnd w:id="199"/>
    </w:p>
    <w:p w14:paraId="6942F8F1" w14:textId="77777777" w:rsidR="00DE598E" w:rsidRDefault="00DE598E" w:rsidP="00DE598E">
      <w:r w:rsidRPr="006D61AE">
        <w:rPr>
          <w:noProof/>
        </w:rPr>
        <w:drawing>
          <wp:inline distT="0" distB="0" distL="0" distR="0" wp14:anchorId="7D757975" wp14:editId="1EC175C4">
            <wp:extent cx="5270500" cy="3698240"/>
            <wp:effectExtent l="0" t="0" r="1270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698240"/>
                    </a:xfrm>
                    <a:prstGeom prst="rect">
                      <a:avLst/>
                    </a:prstGeom>
                  </pic:spPr>
                </pic:pic>
              </a:graphicData>
            </a:graphic>
          </wp:inline>
        </w:drawing>
      </w:r>
    </w:p>
    <w:p w14:paraId="495533CE" w14:textId="6165C9E2" w:rsidR="00DE598E" w:rsidRPr="00997285" w:rsidRDefault="00032B9F" w:rsidP="00DE598E">
      <w:pPr>
        <w:rPr>
          <w:lang w:val="en-US"/>
        </w:rPr>
      </w:pPr>
      <w:r w:rsidRPr="00997285">
        <w:rPr>
          <w:lang w:val="en-US"/>
        </w:rPr>
        <w:t>(Red objects are additions reflecting the 2017 workshop.)</w:t>
      </w:r>
    </w:p>
    <w:p w14:paraId="30C4425F" w14:textId="77777777" w:rsidR="00032B9F" w:rsidRPr="00997285" w:rsidRDefault="00032B9F" w:rsidP="00DE598E">
      <w:pPr>
        <w:rPr>
          <w:lang w:val="en-US"/>
        </w:rPr>
      </w:pPr>
    </w:p>
    <w:p w14:paraId="038F453E" w14:textId="54955F79" w:rsidR="00440D27" w:rsidRDefault="00440D27" w:rsidP="00DE598E">
      <w:r>
        <w:rPr>
          <w:rFonts w:ascii="Arial Unicode MS" w:eastAsia="Arial Unicode MS" w:hAnsiTheme="minorHAnsi" w:cs="Arial Unicode MS" w:hint="eastAsia"/>
          <w:noProof/>
        </w:rPr>
        <w:lastRenderedPageBreak/>
        <w:drawing>
          <wp:inline distT="0" distB="0" distL="0" distR="0" wp14:anchorId="017C8505" wp14:editId="3DC4C740">
            <wp:extent cx="5270500" cy="522559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5225599"/>
                    </a:xfrm>
                    <a:prstGeom prst="rect">
                      <a:avLst/>
                    </a:prstGeom>
                    <a:noFill/>
                    <a:ln>
                      <a:noFill/>
                    </a:ln>
                  </pic:spPr>
                </pic:pic>
              </a:graphicData>
            </a:graphic>
          </wp:inline>
        </w:drawing>
      </w:r>
    </w:p>
    <w:p w14:paraId="411CC322" w14:textId="7A9278F0" w:rsidR="00440D27" w:rsidRPr="00997285" w:rsidRDefault="00440D27" w:rsidP="00DE598E">
      <w:pPr>
        <w:rPr>
          <w:lang w:val="en-US"/>
        </w:rPr>
      </w:pPr>
      <w:r w:rsidRPr="00997285">
        <w:rPr>
          <w:lang w:val="en-US"/>
        </w:rPr>
        <w:t>(Black objects refer to inputs to assessment, red refer to outputs of assessment.)</w:t>
      </w:r>
    </w:p>
    <w:p w14:paraId="7DE6334F" w14:textId="77777777" w:rsidR="00440D27" w:rsidRPr="00997285" w:rsidRDefault="00440D27" w:rsidP="00DE598E">
      <w:pPr>
        <w:rPr>
          <w:lang w:val="en-US"/>
        </w:rPr>
      </w:pPr>
    </w:p>
    <w:tbl>
      <w:tblPr>
        <w:tblStyle w:val="a5"/>
        <w:tblW w:w="0" w:type="auto"/>
        <w:tblLook w:val="04A0" w:firstRow="1" w:lastRow="0" w:firstColumn="1" w:lastColumn="0" w:noHBand="0" w:noVBand="1"/>
      </w:tblPr>
      <w:tblGrid>
        <w:gridCol w:w="2763"/>
        <w:gridCol w:w="2763"/>
        <w:gridCol w:w="2764"/>
      </w:tblGrid>
      <w:tr w:rsidR="00DE598E" w14:paraId="4BCFF8D2" w14:textId="77777777" w:rsidTr="000D5819">
        <w:tc>
          <w:tcPr>
            <w:tcW w:w="2763" w:type="dxa"/>
          </w:tcPr>
          <w:p w14:paraId="64B14225" w14:textId="77777777" w:rsidR="00DE598E" w:rsidRDefault="00DE598E" w:rsidP="000D5819">
            <w:r>
              <w:t>Staff</w:t>
            </w:r>
          </w:p>
        </w:tc>
        <w:tc>
          <w:tcPr>
            <w:tcW w:w="2763" w:type="dxa"/>
          </w:tcPr>
          <w:p w14:paraId="7F437D40" w14:textId="77777777" w:rsidR="00DE598E" w:rsidRDefault="00DE598E" w:rsidP="000D5819">
            <w:r>
              <w:t>Teaches</w:t>
            </w:r>
          </w:p>
        </w:tc>
        <w:tc>
          <w:tcPr>
            <w:tcW w:w="2764" w:type="dxa"/>
          </w:tcPr>
          <w:p w14:paraId="5B28EB19" w14:textId="77777777" w:rsidR="00DE598E" w:rsidRDefault="00DE598E" w:rsidP="000D5819">
            <w:r>
              <w:t>Class</w:t>
            </w:r>
          </w:p>
        </w:tc>
      </w:tr>
      <w:tr w:rsidR="00DE598E" w14:paraId="14E7C2CD" w14:textId="77777777" w:rsidTr="000D5819">
        <w:tc>
          <w:tcPr>
            <w:tcW w:w="2763" w:type="dxa"/>
          </w:tcPr>
          <w:p w14:paraId="048968DC" w14:textId="77777777" w:rsidR="00DE598E" w:rsidRDefault="00DE598E" w:rsidP="000D5819">
            <w:r>
              <w:t>Student</w:t>
            </w:r>
          </w:p>
        </w:tc>
        <w:tc>
          <w:tcPr>
            <w:tcW w:w="2763" w:type="dxa"/>
          </w:tcPr>
          <w:p w14:paraId="268867DC" w14:textId="77777777" w:rsidR="00DE598E" w:rsidRDefault="00DE598E" w:rsidP="000D5819">
            <w:r>
              <w:t>Member</w:t>
            </w:r>
          </w:p>
        </w:tc>
        <w:tc>
          <w:tcPr>
            <w:tcW w:w="2764" w:type="dxa"/>
          </w:tcPr>
          <w:p w14:paraId="5A0535A4" w14:textId="77777777" w:rsidR="00DE598E" w:rsidRDefault="00DE598E" w:rsidP="000D5819">
            <w:r>
              <w:t>Class</w:t>
            </w:r>
          </w:p>
        </w:tc>
      </w:tr>
      <w:tr w:rsidR="00DE598E" w14:paraId="7E6B956B" w14:textId="77777777" w:rsidTr="000D5819">
        <w:tc>
          <w:tcPr>
            <w:tcW w:w="2763" w:type="dxa"/>
          </w:tcPr>
          <w:p w14:paraId="1A28ED5E" w14:textId="77777777" w:rsidR="00DE598E" w:rsidRDefault="00DE598E" w:rsidP="000D5819">
            <w:r>
              <w:t>Class</w:t>
            </w:r>
          </w:p>
        </w:tc>
        <w:tc>
          <w:tcPr>
            <w:tcW w:w="2763" w:type="dxa"/>
          </w:tcPr>
          <w:p w14:paraId="2F270026" w14:textId="77777777" w:rsidR="00DE598E" w:rsidRDefault="00DE598E" w:rsidP="000D5819">
            <w:r>
              <w:t>Covers</w:t>
            </w:r>
          </w:p>
        </w:tc>
        <w:tc>
          <w:tcPr>
            <w:tcW w:w="2764" w:type="dxa"/>
          </w:tcPr>
          <w:p w14:paraId="063D72D9" w14:textId="77777777" w:rsidR="00DE598E" w:rsidRDefault="00DE598E" w:rsidP="000D5819">
            <w:r>
              <w:t>Learning Area</w:t>
            </w:r>
          </w:p>
        </w:tc>
      </w:tr>
      <w:tr w:rsidR="00DE598E" w14:paraId="665DC8E4" w14:textId="77777777" w:rsidTr="000D5819">
        <w:tc>
          <w:tcPr>
            <w:tcW w:w="2763" w:type="dxa"/>
          </w:tcPr>
          <w:p w14:paraId="0050189F" w14:textId="77777777" w:rsidR="00DE598E" w:rsidRDefault="00DE598E" w:rsidP="000D5819">
            <w:r>
              <w:t>Grading Assignment</w:t>
            </w:r>
          </w:p>
        </w:tc>
        <w:tc>
          <w:tcPr>
            <w:tcW w:w="2763" w:type="dxa"/>
          </w:tcPr>
          <w:p w14:paraId="1BCD2ADC" w14:textId="77777777" w:rsidR="00DE598E" w:rsidRDefault="00DE598E" w:rsidP="000D5819">
            <w:r>
              <w:t>Assigned to</w:t>
            </w:r>
          </w:p>
        </w:tc>
        <w:tc>
          <w:tcPr>
            <w:tcW w:w="2764" w:type="dxa"/>
          </w:tcPr>
          <w:p w14:paraId="28F1FC03" w14:textId="77777777" w:rsidR="00DE598E" w:rsidRDefault="00DE598E" w:rsidP="000D5819">
            <w:r>
              <w:t>Class</w:t>
            </w:r>
          </w:p>
        </w:tc>
      </w:tr>
      <w:tr w:rsidR="00DE598E" w14:paraId="4F862209" w14:textId="77777777" w:rsidTr="000D5819">
        <w:tc>
          <w:tcPr>
            <w:tcW w:w="2763" w:type="dxa"/>
          </w:tcPr>
          <w:p w14:paraId="36F0CFCF" w14:textId="77777777" w:rsidR="00DE598E" w:rsidRDefault="00DE598E" w:rsidP="000D5819">
            <w:r>
              <w:t>Learning Standard</w:t>
            </w:r>
          </w:p>
        </w:tc>
        <w:tc>
          <w:tcPr>
            <w:tcW w:w="2763" w:type="dxa"/>
          </w:tcPr>
          <w:p w14:paraId="4F611123" w14:textId="77777777" w:rsidR="00DE598E" w:rsidRDefault="00DE598E" w:rsidP="000D5819">
            <w:r>
              <w:t>Covers</w:t>
            </w:r>
          </w:p>
        </w:tc>
        <w:tc>
          <w:tcPr>
            <w:tcW w:w="2764" w:type="dxa"/>
          </w:tcPr>
          <w:p w14:paraId="59DB5CDB" w14:textId="77777777" w:rsidR="00DE598E" w:rsidRDefault="00DE598E" w:rsidP="000D5819">
            <w:r>
              <w:t>Learning Area</w:t>
            </w:r>
          </w:p>
        </w:tc>
      </w:tr>
      <w:tr w:rsidR="00DE598E" w14:paraId="5D2EE95E" w14:textId="77777777" w:rsidTr="000D5819">
        <w:tc>
          <w:tcPr>
            <w:tcW w:w="2763" w:type="dxa"/>
          </w:tcPr>
          <w:p w14:paraId="67D4A35C" w14:textId="77777777" w:rsidR="00DE598E" w:rsidRDefault="00DE598E" w:rsidP="000D5819">
            <w:r>
              <w:t>Learning Standard Authority</w:t>
            </w:r>
          </w:p>
        </w:tc>
        <w:tc>
          <w:tcPr>
            <w:tcW w:w="2763" w:type="dxa"/>
          </w:tcPr>
          <w:p w14:paraId="638BF66F" w14:textId="77777777" w:rsidR="00DE598E" w:rsidRDefault="00DE598E" w:rsidP="000D5819">
            <w:r>
              <w:t>Issues</w:t>
            </w:r>
          </w:p>
        </w:tc>
        <w:tc>
          <w:tcPr>
            <w:tcW w:w="2764" w:type="dxa"/>
          </w:tcPr>
          <w:p w14:paraId="0B79DD64" w14:textId="77777777" w:rsidR="00DE598E" w:rsidRDefault="00DE598E" w:rsidP="000D5819">
            <w:r>
              <w:t>Learning Standard</w:t>
            </w:r>
          </w:p>
        </w:tc>
      </w:tr>
      <w:tr w:rsidR="00DE598E" w14:paraId="151DE2BD" w14:textId="77777777" w:rsidTr="000D5819">
        <w:tc>
          <w:tcPr>
            <w:tcW w:w="2763" w:type="dxa"/>
          </w:tcPr>
          <w:p w14:paraId="6BBBA326" w14:textId="77777777" w:rsidR="00DE598E" w:rsidRDefault="00DE598E" w:rsidP="000D5819">
            <w:r>
              <w:t>Grading Assignment (event)</w:t>
            </w:r>
          </w:p>
        </w:tc>
        <w:tc>
          <w:tcPr>
            <w:tcW w:w="2763" w:type="dxa"/>
          </w:tcPr>
          <w:p w14:paraId="186EC724" w14:textId="77777777" w:rsidR="00DE598E" w:rsidRDefault="00DE598E" w:rsidP="000D5819">
            <w:r>
              <w:t>Assesses Performance Against</w:t>
            </w:r>
          </w:p>
        </w:tc>
        <w:tc>
          <w:tcPr>
            <w:tcW w:w="2764" w:type="dxa"/>
          </w:tcPr>
          <w:p w14:paraId="6CDA7DED" w14:textId="77777777" w:rsidR="00DE598E" w:rsidRDefault="00DE598E" w:rsidP="000D5819">
            <w:r>
              <w:t>Learning Standard</w:t>
            </w:r>
          </w:p>
        </w:tc>
      </w:tr>
      <w:tr w:rsidR="00DE598E" w14:paraId="505F06F0" w14:textId="77777777" w:rsidTr="000D5819">
        <w:tc>
          <w:tcPr>
            <w:tcW w:w="2763" w:type="dxa"/>
          </w:tcPr>
          <w:p w14:paraId="36902708" w14:textId="77777777" w:rsidR="00DE598E" w:rsidRDefault="00DE598E" w:rsidP="000D5819">
            <w:r>
              <w:t>Grading Assignment (event)</w:t>
            </w:r>
          </w:p>
        </w:tc>
        <w:tc>
          <w:tcPr>
            <w:tcW w:w="2763" w:type="dxa"/>
          </w:tcPr>
          <w:p w14:paraId="5336247D" w14:textId="77777777" w:rsidR="00DE598E" w:rsidRDefault="00DE598E" w:rsidP="000D5819">
            <w:r>
              <w:t>Delivered Through</w:t>
            </w:r>
          </w:p>
        </w:tc>
        <w:tc>
          <w:tcPr>
            <w:tcW w:w="2764" w:type="dxa"/>
          </w:tcPr>
          <w:p w14:paraId="5F22AD4B" w14:textId="77777777" w:rsidR="00DE598E" w:rsidRDefault="00DE598E" w:rsidP="000D5819">
            <w:r>
              <w:t>Assessment Form (instrument)</w:t>
            </w:r>
          </w:p>
        </w:tc>
      </w:tr>
      <w:tr w:rsidR="00DE598E" w14:paraId="73CFC246" w14:textId="77777777" w:rsidTr="000D5819">
        <w:tc>
          <w:tcPr>
            <w:tcW w:w="2763" w:type="dxa"/>
          </w:tcPr>
          <w:p w14:paraId="689A0638" w14:textId="77777777" w:rsidR="00DE598E" w:rsidRDefault="00DE598E" w:rsidP="000D5819">
            <w:r>
              <w:t>Grading Assignment (event)</w:t>
            </w:r>
          </w:p>
        </w:tc>
        <w:tc>
          <w:tcPr>
            <w:tcW w:w="2763" w:type="dxa"/>
          </w:tcPr>
          <w:p w14:paraId="77ED74CC" w14:textId="77777777" w:rsidR="00DE598E" w:rsidRDefault="00DE598E" w:rsidP="000D5819">
            <w:r>
              <w:t>Has</w:t>
            </w:r>
          </w:p>
        </w:tc>
        <w:tc>
          <w:tcPr>
            <w:tcW w:w="2764" w:type="dxa"/>
          </w:tcPr>
          <w:p w14:paraId="6BA6A9DF" w14:textId="77777777" w:rsidR="00DE598E" w:rsidRDefault="00DE598E" w:rsidP="000D5819">
            <w:r>
              <w:t>Assignment Draft</w:t>
            </w:r>
          </w:p>
        </w:tc>
      </w:tr>
      <w:tr w:rsidR="00DE598E" w14:paraId="34D9AC10" w14:textId="77777777" w:rsidTr="000D5819">
        <w:tc>
          <w:tcPr>
            <w:tcW w:w="2763" w:type="dxa"/>
          </w:tcPr>
          <w:p w14:paraId="045CF7C9" w14:textId="77777777" w:rsidR="00DE598E" w:rsidRDefault="00DE598E" w:rsidP="000D5819">
            <w:r>
              <w:t>Student</w:t>
            </w:r>
          </w:p>
        </w:tc>
        <w:tc>
          <w:tcPr>
            <w:tcW w:w="2763" w:type="dxa"/>
          </w:tcPr>
          <w:p w14:paraId="7D9A9356" w14:textId="77777777" w:rsidR="00DE598E" w:rsidRDefault="00DE598E" w:rsidP="000D5819">
            <w:r>
              <w:t>Submits</w:t>
            </w:r>
          </w:p>
        </w:tc>
        <w:tc>
          <w:tcPr>
            <w:tcW w:w="2764" w:type="dxa"/>
          </w:tcPr>
          <w:p w14:paraId="2E1348B9" w14:textId="77777777" w:rsidR="00DE598E" w:rsidRDefault="00DE598E" w:rsidP="000D5819">
            <w:r>
              <w:t>Assignment Draft</w:t>
            </w:r>
          </w:p>
        </w:tc>
      </w:tr>
      <w:tr w:rsidR="00DE598E" w14:paraId="3A2F95B2" w14:textId="77777777" w:rsidTr="000D5819">
        <w:tc>
          <w:tcPr>
            <w:tcW w:w="2763" w:type="dxa"/>
          </w:tcPr>
          <w:p w14:paraId="1DAAA6E6" w14:textId="77777777" w:rsidR="00DE598E" w:rsidRDefault="00DE598E" w:rsidP="000D5819">
            <w:r>
              <w:t>Assignment Draft</w:t>
            </w:r>
          </w:p>
        </w:tc>
        <w:tc>
          <w:tcPr>
            <w:tcW w:w="2763" w:type="dxa"/>
          </w:tcPr>
          <w:p w14:paraId="36D18B2A" w14:textId="77777777" w:rsidR="00DE598E" w:rsidRDefault="00DE598E" w:rsidP="000D5819">
            <w:r>
              <w:t>Receives</w:t>
            </w:r>
          </w:p>
        </w:tc>
        <w:tc>
          <w:tcPr>
            <w:tcW w:w="2764" w:type="dxa"/>
          </w:tcPr>
          <w:p w14:paraId="1FD49A49" w14:textId="77777777" w:rsidR="00DE598E" w:rsidRDefault="00DE598E" w:rsidP="000D5819">
            <w:r>
              <w:t>Assignment Score</w:t>
            </w:r>
          </w:p>
        </w:tc>
      </w:tr>
      <w:tr w:rsidR="00806830" w14:paraId="1C7A7890" w14:textId="77777777" w:rsidTr="000D5819">
        <w:tc>
          <w:tcPr>
            <w:tcW w:w="2763" w:type="dxa"/>
          </w:tcPr>
          <w:p w14:paraId="45E112F9" w14:textId="0F81B573" w:rsidR="00806830" w:rsidRDefault="00806830" w:rsidP="000D5819">
            <w:r>
              <w:t>Grading Assignment (event)</w:t>
            </w:r>
          </w:p>
        </w:tc>
        <w:tc>
          <w:tcPr>
            <w:tcW w:w="2763" w:type="dxa"/>
          </w:tcPr>
          <w:p w14:paraId="66A1B02C" w14:textId="7E1AB93E" w:rsidR="00806830" w:rsidRDefault="00806830" w:rsidP="000D5819">
            <w:r>
              <w:t>Receives</w:t>
            </w:r>
          </w:p>
        </w:tc>
        <w:tc>
          <w:tcPr>
            <w:tcW w:w="2764" w:type="dxa"/>
          </w:tcPr>
          <w:p w14:paraId="63F08064" w14:textId="03C3CCF2" w:rsidR="00806830" w:rsidRDefault="00806830" w:rsidP="00806830">
            <w:r>
              <w:t>(Expected) Assignment Score</w:t>
            </w:r>
          </w:p>
        </w:tc>
      </w:tr>
      <w:tr w:rsidR="00DE598E" w14:paraId="5363FF68" w14:textId="77777777" w:rsidTr="000D5819">
        <w:tc>
          <w:tcPr>
            <w:tcW w:w="2763" w:type="dxa"/>
          </w:tcPr>
          <w:p w14:paraId="4E8EA9D3" w14:textId="77777777" w:rsidR="00DE598E" w:rsidRDefault="00DE598E" w:rsidP="000D5819">
            <w:r>
              <w:t>Grading Assignment (event)</w:t>
            </w:r>
          </w:p>
        </w:tc>
        <w:tc>
          <w:tcPr>
            <w:tcW w:w="2763" w:type="dxa"/>
          </w:tcPr>
          <w:p w14:paraId="5215ED86" w14:textId="77777777" w:rsidR="00DE598E" w:rsidRDefault="00DE598E" w:rsidP="000D5819">
            <w:r>
              <w:t>Receives</w:t>
            </w:r>
          </w:p>
        </w:tc>
        <w:tc>
          <w:tcPr>
            <w:tcW w:w="2764" w:type="dxa"/>
          </w:tcPr>
          <w:p w14:paraId="2E4620C5" w14:textId="77777777" w:rsidR="00DE598E" w:rsidRDefault="00DE598E" w:rsidP="000D5819">
            <w:r>
              <w:t>(Final) Assignment Score</w:t>
            </w:r>
          </w:p>
        </w:tc>
      </w:tr>
      <w:tr w:rsidR="00DE598E" w14:paraId="51BAAA9A" w14:textId="77777777" w:rsidTr="000D5819">
        <w:tc>
          <w:tcPr>
            <w:tcW w:w="2763" w:type="dxa"/>
          </w:tcPr>
          <w:p w14:paraId="3E4A0A74" w14:textId="77777777" w:rsidR="00DE598E" w:rsidRDefault="00DE598E" w:rsidP="000D5819">
            <w:r>
              <w:t>Assessment Form</w:t>
            </w:r>
          </w:p>
        </w:tc>
        <w:tc>
          <w:tcPr>
            <w:tcW w:w="2763" w:type="dxa"/>
          </w:tcPr>
          <w:p w14:paraId="397FDD88" w14:textId="77777777" w:rsidR="00DE598E" w:rsidRDefault="00DE598E" w:rsidP="000D5819">
            <w:r>
              <w:t>Marked Against</w:t>
            </w:r>
          </w:p>
        </w:tc>
        <w:tc>
          <w:tcPr>
            <w:tcW w:w="2764" w:type="dxa"/>
          </w:tcPr>
          <w:p w14:paraId="796278A1" w14:textId="77777777" w:rsidR="00DE598E" w:rsidRDefault="00DE598E" w:rsidP="000D5819">
            <w:r>
              <w:t>Marking Rubric</w:t>
            </w:r>
          </w:p>
        </w:tc>
      </w:tr>
      <w:tr w:rsidR="00DE598E" w14:paraId="25E28089" w14:textId="77777777" w:rsidTr="000D5819">
        <w:tc>
          <w:tcPr>
            <w:tcW w:w="2763" w:type="dxa"/>
          </w:tcPr>
          <w:p w14:paraId="012FC85D" w14:textId="77777777" w:rsidR="00DE598E" w:rsidRDefault="00DE598E" w:rsidP="000D5819">
            <w:r>
              <w:t>Marking Rubric</w:t>
            </w:r>
          </w:p>
        </w:tc>
        <w:tc>
          <w:tcPr>
            <w:tcW w:w="2763" w:type="dxa"/>
          </w:tcPr>
          <w:p w14:paraId="21265946" w14:textId="77777777" w:rsidR="00DE598E" w:rsidRDefault="00DE598E" w:rsidP="000D5819">
            <w:r>
              <w:t>Receives</w:t>
            </w:r>
          </w:p>
        </w:tc>
        <w:tc>
          <w:tcPr>
            <w:tcW w:w="2764" w:type="dxa"/>
          </w:tcPr>
          <w:p w14:paraId="573BA2D4" w14:textId="77777777" w:rsidR="00DE598E" w:rsidRDefault="00DE598E" w:rsidP="000D5819">
            <w:r>
              <w:t>Rubric Score</w:t>
            </w:r>
          </w:p>
        </w:tc>
      </w:tr>
      <w:tr w:rsidR="00DE598E" w14:paraId="237C0996" w14:textId="77777777" w:rsidTr="000D5819">
        <w:tc>
          <w:tcPr>
            <w:tcW w:w="2763" w:type="dxa"/>
          </w:tcPr>
          <w:p w14:paraId="7D69DDEF" w14:textId="77777777" w:rsidR="00DE598E" w:rsidRDefault="00DE598E" w:rsidP="000D5819">
            <w:r>
              <w:lastRenderedPageBreak/>
              <w:t>Assignment Score</w:t>
            </w:r>
          </w:p>
        </w:tc>
        <w:tc>
          <w:tcPr>
            <w:tcW w:w="2763" w:type="dxa"/>
          </w:tcPr>
          <w:p w14:paraId="617415AE" w14:textId="77777777" w:rsidR="00DE598E" w:rsidRDefault="00DE598E" w:rsidP="000D5819">
            <w:r>
              <w:t>Consists of</w:t>
            </w:r>
          </w:p>
        </w:tc>
        <w:tc>
          <w:tcPr>
            <w:tcW w:w="2764" w:type="dxa"/>
          </w:tcPr>
          <w:p w14:paraId="3D7097CB" w14:textId="77777777" w:rsidR="00DE598E" w:rsidRDefault="00DE598E" w:rsidP="000D5819">
            <w:r>
              <w:t>Rubric Score</w:t>
            </w:r>
          </w:p>
        </w:tc>
      </w:tr>
      <w:tr w:rsidR="00DE598E" w14:paraId="04A4FCE2" w14:textId="77777777" w:rsidTr="000D5819">
        <w:tc>
          <w:tcPr>
            <w:tcW w:w="2763" w:type="dxa"/>
          </w:tcPr>
          <w:p w14:paraId="688873DD" w14:textId="77777777" w:rsidR="00DE598E" w:rsidRDefault="00DE598E" w:rsidP="000D5819">
            <w:r>
              <w:t>Assignment Score</w:t>
            </w:r>
          </w:p>
        </w:tc>
        <w:tc>
          <w:tcPr>
            <w:tcW w:w="2763" w:type="dxa"/>
          </w:tcPr>
          <w:p w14:paraId="55D1E436" w14:textId="77777777" w:rsidR="00DE598E" w:rsidRDefault="00DE598E" w:rsidP="000D5819">
            <w:r>
              <w:t>Is Broken Down By</w:t>
            </w:r>
          </w:p>
        </w:tc>
        <w:tc>
          <w:tcPr>
            <w:tcW w:w="2764" w:type="dxa"/>
          </w:tcPr>
          <w:p w14:paraId="702CE047" w14:textId="77777777" w:rsidR="00DE598E" w:rsidRDefault="00DE598E" w:rsidP="000D5819">
            <w:r>
              <w:t>Learning Standard</w:t>
            </w:r>
          </w:p>
        </w:tc>
      </w:tr>
      <w:tr w:rsidR="00DE598E" w14:paraId="41583ED4" w14:textId="77777777" w:rsidTr="000D5819">
        <w:tc>
          <w:tcPr>
            <w:tcW w:w="2763" w:type="dxa"/>
          </w:tcPr>
          <w:p w14:paraId="48860B98" w14:textId="77777777" w:rsidR="00DE598E" w:rsidRDefault="00DE598E" w:rsidP="000D5819">
            <w:r>
              <w:t>Staff</w:t>
            </w:r>
          </w:p>
        </w:tc>
        <w:tc>
          <w:tcPr>
            <w:tcW w:w="2763" w:type="dxa"/>
          </w:tcPr>
          <w:p w14:paraId="5977A779" w14:textId="77777777" w:rsidR="00DE598E" w:rsidRDefault="00DE598E" w:rsidP="000D5819">
            <w:r>
              <w:t>Grades</w:t>
            </w:r>
          </w:p>
        </w:tc>
        <w:tc>
          <w:tcPr>
            <w:tcW w:w="2764" w:type="dxa"/>
          </w:tcPr>
          <w:p w14:paraId="5E60C451" w14:textId="77777777" w:rsidR="00DE598E" w:rsidRDefault="00DE598E" w:rsidP="000D5819">
            <w:r>
              <w:t>Assignment Score</w:t>
            </w:r>
          </w:p>
        </w:tc>
      </w:tr>
      <w:tr w:rsidR="00DE598E" w14:paraId="4F64E8BE" w14:textId="77777777" w:rsidTr="000D5819">
        <w:tc>
          <w:tcPr>
            <w:tcW w:w="2763" w:type="dxa"/>
          </w:tcPr>
          <w:p w14:paraId="716F17F7" w14:textId="77777777" w:rsidR="00DE598E" w:rsidRDefault="00DE598E" w:rsidP="000D5819">
            <w:r>
              <w:t>Student</w:t>
            </w:r>
          </w:p>
        </w:tc>
        <w:tc>
          <w:tcPr>
            <w:tcW w:w="2763" w:type="dxa"/>
          </w:tcPr>
          <w:p w14:paraId="4DF74D79" w14:textId="77777777" w:rsidR="00DE598E" w:rsidRDefault="00DE598E" w:rsidP="000D5819">
            <w:r>
              <w:t>Achieves</w:t>
            </w:r>
          </w:p>
        </w:tc>
        <w:tc>
          <w:tcPr>
            <w:tcW w:w="2764" w:type="dxa"/>
          </w:tcPr>
          <w:p w14:paraId="236406C8" w14:textId="77777777" w:rsidR="00DE598E" w:rsidRDefault="00DE598E" w:rsidP="000D5819">
            <w:r>
              <w:t>Assignment Score</w:t>
            </w:r>
          </w:p>
        </w:tc>
      </w:tr>
      <w:tr w:rsidR="00DE598E" w14:paraId="17321F6A" w14:textId="77777777" w:rsidTr="000D5819">
        <w:tc>
          <w:tcPr>
            <w:tcW w:w="2763" w:type="dxa"/>
          </w:tcPr>
          <w:p w14:paraId="6D41A2CD" w14:textId="77777777" w:rsidR="00DE598E" w:rsidRDefault="00DE598E" w:rsidP="000D5819">
            <w:r>
              <w:t>Student</w:t>
            </w:r>
          </w:p>
        </w:tc>
        <w:tc>
          <w:tcPr>
            <w:tcW w:w="2763" w:type="dxa"/>
          </w:tcPr>
          <w:p w14:paraId="0A0F9441" w14:textId="77777777" w:rsidR="00DE598E" w:rsidRDefault="00DE598E" w:rsidP="000D5819">
            <w:r>
              <w:t>Has</w:t>
            </w:r>
          </w:p>
        </w:tc>
        <w:tc>
          <w:tcPr>
            <w:tcW w:w="2764" w:type="dxa"/>
          </w:tcPr>
          <w:p w14:paraId="12B725CF" w14:textId="77777777" w:rsidR="00DE598E" w:rsidRDefault="00DE598E" w:rsidP="000D5819">
            <w:r>
              <w:t>Special Requirements</w:t>
            </w:r>
          </w:p>
        </w:tc>
      </w:tr>
      <w:tr w:rsidR="00DE598E" w14:paraId="7719AE61" w14:textId="77777777" w:rsidTr="000D5819">
        <w:tc>
          <w:tcPr>
            <w:tcW w:w="2763" w:type="dxa"/>
          </w:tcPr>
          <w:p w14:paraId="78EBD53C" w14:textId="77777777" w:rsidR="00DE598E" w:rsidRDefault="00DE598E" w:rsidP="000D5819">
            <w:r>
              <w:t>Special Requirements</w:t>
            </w:r>
          </w:p>
        </w:tc>
        <w:tc>
          <w:tcPr>
            <w:tcW w:w="2763" w:type="dxa"/>
          </w:tcPr>
          <w:p w14:paraId="0A6053B0" w14:textId="77777777" w:rsidR="00DE598E" w:rsidRDefault="00DE598E" w:rsidP="000D5819">
            <w:r>
              <w:t>Informs Interpretation Of</w:t>
            </w:r>
          </w:p>
        </w:tc>
        <w:tc>
          <w:tcPr>
            <w:tcW w:w="2764" w:type="dxa"/>
          </w:tcPr>
          <w:p w14:paraId="2C774834" w14:textId="77777777" w:rsidR="00DE598E" w:rsidRDefault="00DE598E" w:rsidP="000D5819">
            <w:r>
              <w:t>Assignment Score</w:t>
            </w:r>
          </w:p>
        </w:tc>
      </w:tr>
      <w:tr w:rsidR="00DE598E" w14:paraId="2C7561D1" w14:textId="77777777" w:rsidTr="000D5819">
        <w:tc>
          <w:tcPr>
            <w:tcW w:w="2763" w:type="dxa"/>
          </w:tcPr>
          <w:p w14:paraId="2F43C7FC" w14:textId="77777777" w:rsidR="00DE598E" w:rsidRDefault="00DE598E" w:rsidP="000D5819">
            <w:r>
              <w:t>Special Requirements</w:t>
            </w:r>
          </w:p>
        </w:tc>
        <w:tc>
          <w:tcPr>
            <w:tcW w:w="2763" w:type="dxa"/>
          </w:tcPr>
          <w:p w14:paraId="565BD50E" w14:textId="77777777" w:rsidR="00DE598E" w:rsidRDefault="00DE598E" w:rsidP="000D5819">
            <w:r>
              <w:t>Informs Administration Of</w:t>
            </w:r>
          </w:p>
        </w:tc>
        <w:tc>
          <w:tcPr>
            <w:tcW w:w="2764" w:type="dxa"/>
          </w:tcPr>
          <w:p w14:paraId="1C095101" w14:textId="77777777" w:rsidR="00DE598E" w:rsidRDefault="00DE598E" w:rsidP="000D5819">
            <w:r>
              <w:t>Grading Assignment (event)</w:t>
            </w:r>
          </w:p>
        </w:tc>
      </w:tr>
      <w:tr w:rsidR="00DE598E" w14:paraId="5C228210" w14:textId="77777777" w:rsidTr="000D5819">
        <w:tc>
          <w:tcPr>
            <w:tcW w:w="2763" w:type="dxa"/>
          </w:tcPr>
          <w:p w14:paraId="2E364939" w14:textId="77777777" w:rsidR="00DE598E" w:rsidRDefault="00DE598E" w:rsidP="000D5819">
            <w:r>
              <w:t>Grade</w:t>
            </w:r>
          </w:p>
        </w:tc>
        <w:tc>
          <w:tcPr>
            <w:tcW w:w="2763" w:type="dxa"/>
          </w:tcPr>
          <w:p w14:paraId="73A3CF51" w14:textId="77777777" w:rsidR="00DE598E" w:rsidRDefault="00DE598E" w:rsidP="000D5819">
            <w:r>
              <w:t>Includes</w:t>
            </w:r>
          </w:p>
        </w:tc>
        <w:tc>
          <w:tcPr>
            <w:tcW w:w="2764" w:type="dxa"/>
          </w:tcPr>
          <w:p w14:paraId="6E555ECB" w14:textId="77777777" w:rsidR="00DE598E" w:rsidRDefault="00DE598E" w:rsidP="000D5819">
            <w:r>
              <w:t>Assignment Score</w:t>
            </w:r>
          </w:p>
        </w:tc>
      </w:tr>
      <w:tr w:rsidR="00DE598E" w14:paraId="4740310F" w14:textId="77777777" w:rsidTr="000D5819">
        <w:tc>
          <w:tcPr>
            <w:tcW w:w="2763" w:type="dxa"/>
          </w:tcPr>
          <w:p w14:paraId="32E48471" w14:textId="77777777" w:rsidR="00DE598E" w:rsidRDefault="00DE598E" w:rsidP="000D5819">
            <w:r>
              <w:t>Grade</w:t>
            </w:r>
          </w:p>
        </w:tc>
        <w:tc>
          <w:tcPr>
            <w:tcW w:w="2763" w:type="dxa"/>
          </w:tcPr>
          <w:p w14:paraId="03B9BAB9" w14:textId="77777777" w:rsidR="00DE598E" w:rsidRDefault="00DE598E" w:rsidP="000D5819">
            <w:r>
              <w:t>Assesses Performance Against</w:t>
            </w:r>
          </w:p>
        </w:tc>
        <w:tc>
          <w:tcPr>
            <w:tcW w:w="2764" w:type="dxa"/>
          </w:tcPr>
          <w:p w14:paraId="073CEC41" w14:textId="77777777" w:rsidR="00DE598E" w:rsidRDefault="00DE598E" w:rsidP="000D5819">
            <w:r>
              <w:t>Learning Standard</w:t>
            </w:r>
          </w:p>
        </w:tc>
      </w:tr>
      <w:tr w:rsidR="00DE598E" w14:paraId="5389F608" w14:textId="77777777" w:rsidTr="000D5819">
        <w:tc>
          <w:tcPr>
            <w:tcW w:w="2763" w:type="dxa"/>
          </w:tcPr>
          <w:p w14:paraId="04A6F62D" w14:textId="77777777" w:rsidR="00DE598E" w:rsidRDefault="00DE598E" w:rsidP="000D5819">
            <w:r>
              <w:t>Grade</w:t>
            </w:r>
          </w:p>
        </w:tc>
        <w:tc>
          <w:tcPr>
            <w:tcW w:w="2763" w:type="dxa"/>
          </w:tcPr>
          <w:p w14:paraId="143EDB24" w14:textId="77777777" w:rsidR="00DE598E" w:rsidRDefault="00DE598E" w:rsidP="000D5819">
            <w:r>
              <w:t>Covers</w:t>
            </w:r>
          </w:p>
        </w:tc>
        <w:tc>
          <w:tcPr>
            <w:tcW w:w="2764" w:type="dxa"/>
          </w:tcPr>
          <w:p w14:paraId="4A69AFCC" w14:textId="77777777" w:rsidR="00DE598E" w:rsidRDefault="00DE598E" w:rsidP="000D5819">
            <w:r>
              <w:t>Learning Area</w:t>
            </w:r>
          </w:p>
        </w:tc>
      </w:tr>
      <w:tr w:rsidR="00DE598E" w14:paraId="64B2DAEA" w14:textId="77777777" w:rsidTr="000D5819">
        <w:tc>
          <w:tcPr>
            <w:tcW w:w="2763" w:type="dxa"/>
          </w:tcPr>
          <w:p w14:paraId="6EB07156" w14:textId="77777777" w:rsidR="00DE598E" w:rsidRDefault="00DE598E" w:rsidP="000D5819">
            <w:r>
              <w:t>Grade</w:t>
            </w:r>
          </w:p>
        </w:tc>
        <w:tc>
          <w:tcPr>
            <w:tcW w:w="2763" w:type="dxa"/>
          </w:tcPr>
          <w:p w14:paraId="01F8E7AF" w14:textId="77777777" w:rsidR="00DE598E" w:rsidRDefault="00DE598E" w:rsidP="000D5819">
            <w:r>
              <w:t>Specific To</w:t>
            </w:r>
          </w:p>
        </w:tc>
        <w:tc>
          <w:tcPr>
            <w:tcW w:w="2764" w:type="dxa"/>
          </w:tcPr>
          <w:p w14:paraId="44DCC65E" w14:textId="77777777" w:rsidR="00DE598E" w:rsidRDefault="00DE598E" w:rsidP="000D5819">
            <w:r>
              <w:t>Term</w:t>
            </w:r>
          </w:p>
        </w:tc>
      </w:tr>
      <w:tr w:rsidR="00DE598E" w14:paraId="288E055F" w14:textId="77777777" w:rsidTr="000D5819">
        <w:tc>
          <w:tcPr>
            <w:tcW w:w="2763" w:type="dxa"/>
          </w:tcPr>
          <w:p w14:paraId="3C8540E3" w14:textId="77777777" w:rsidR="00DE598E" w:rsidRDefault="00DE598E" w:rsidP="000D5819">
            <w:r>
              <w:t>Staff</w:t>
            </w:r>
          </w:p>
        </w:tc>
        <w:tc>
          <w:tcPr>
            <w:tcW w:w="2763" w:type="dxa"/>
          </w:tcPr>
          <w:p w14:paraId="5F17244C" w14:textId="77777777" w:rsidR="00DE598E" w:rsidRDefault="00DE598E" w:rsidP="000D5819">
            <w:r>
              <w:t>Grades</w:t>
            </w:r>
          </w:p>
        </w:tc>
        <w:tc>
          <w:tcPr>
            <w:tcW w:w="2764" w:type="dxa"/>
          </w:tcPr>
          <w:p w14:paraId="15D85DAA" w14:textId="77777777" w:rsidR="00DE598E" w:rsidRDefault="00DE598E" w:rsidP="000D5819">
            <w:r>
              <w:t>Grade</w:t>
            </w:r>
          </w:p>
        </w:tc>
      </w:tr>
      <w:tr w:rsidR="00DE598E" w14:paraId="1AB94A18" w14:textId="77777777" w:rsidTr="000D5819">
        <w:tc>
          <w:tcPr>
            <w:tcW w:w="2763" w:type="dxa"/>
          </w:tcPr>
          <w:p w14:paraId="6B70D358" w14:textId="77777777" w:rsidR="00DE598E" w:rsidRDefault="00DE598E" w:rsidP="000D5819">
            <w:r>
              <w:t>Student</w:t>
            </w:r>
          </w:p>
        </w:tc>
        <w:tc>
          <w:tcPr>
            <w:tcW w:w="2763" w:type="dxa"/>
          </w:tcPr>
          <w:p w14:paraId="6268BBE5" w14:textId="77777777" w:rsidR="00DE598E" w:rsidRDefault="00DE598E" w:rsidP="000D5819">
            <w:r>
              <w:t>Receives</w:t>
            </w:r>
          </w:p>
        </w:tc>
        <w:tc>
          <w:tcPr>
            <w:tcW w:w="2764" w:type="dxa"/>
          </w:tcPr>
          <w:p w14:paraId="66FD33CE" w14:textId="77777777" w:rsidR="00DE598E" w:rsidRDefault="00DE598E" w:rsidP="000D5819">
            <w:r>
              <w:t>Grade</w:t>
            </w:r>
          </w:p>
        </w:tc>
      </w:tr>
      <w:tr w:rsidR="00DE598E" w14:paraId="17A4D63B" w14:textId="77777777" w:rsidTr="000D5819">
        <w:tc>
          <w:tcPr>
            <w:tcW w:w="2763" w:type="dxa"/>
          </w:tcPr>
          <w:p w14:paraId="515C2F8B" w14:textId="77777777" w:rsidR="00DE598E" w:rsidRDefault="00DE598E" w:rsidP="000D5819">
            <w:r>
              <w:t>Assignment Score</w:t>
            </w:r>
          </w:p>
        </w:tc>
        <w:tc>
          <w:tcPr>
            <w:tcW w:w="2763" w:type="dxa"/>
          </w:tcPr>
          <w:p w14:paraId="5898C382" w14:textId="77777777" w:rsidR="00DE598E" w:rsidRDefault="00DE598E" w:rsidP="000D5819">
            <w:r>
              <w:t>Scaled To</w:t>
            </w:r>
          </w:p>
        </w:tc>
        <w:tc>
          <w:tcPr>
            <w:tcW w:w="2764" w:type="dxa"/>
          </w:tcPr>
          <w:p w14:paraId="77912E29" w14:textId="77777777" w:rsidR="00DE598E" w:rsidRDefault="00DE598E" w:rsidP="000D5819">
            <w:r>
              <w:t>Marking Value</w:t>
            </w:r>
          </w:p>
        </w:tc>
      </w:tr>
      <w:tr w:rsidR="00DE598E" w14:paraId="61742E87" w14:textId="77777777" w:rsidTr="000D5819">
        <w:tc>
          <w:tcPr>
            <w:tcW w:w="2763" w:type="dxa"/>
          </w:tcPr>
          <w:p w14:paraId="29BB4850" w14:textId="77777777" w:rsidR="00DE598E" w:rsidRDefault="00DE598E" w:rsidP="000D5819">
            <w:r>
              <w:t>Grade</w:t>
            </w:r>
          </w:p>
        </w:tc>
        <w:tc>
          <w:tcPr>
            <w:tcW w:w="2763" w:type="dxa"/>
          </w:tcPr>
          <w:p w14:paraId="10D1E55B" w14:textId="77777777" w:rsidR="00DE598E" w:rsidRDefault="00DE598E" w:rsidP="000D5819">
            <w:r>
              <w:t>Scaled To</w:t>
            </w:r>
          </w:p>
        </w:tc>
        <w:tc>
          <w:tcPr>
            <w:tcW w:w="2764" w:type="dxa"/>
          </w:tcPr>
          <w:p w14:paraId="5F5881B0" w14:textId="77777777" w:rsidR="00DE598E" w:rsidRDefault="00DE598E" w:rsidP="000D5819">
            <w:r>
              <w:t>Marking Value</w:t>
            </w:r>
          </w:p>
        </w:tc>
      </w:tr>
    </w:tbl>
    <w:p w14:paraId="4129D8F8" w14:textId="77777777" w:rsidR="00DE598E" w:rsidRDefault="00DE598E" w:rsidP="00DE598E"/>
    <w:p w14:paraId="3A69650F" w14:textId="2888A73B" w:rsidR="00DE598E" w:rsidRDefault="00DE598E" w:rsidP="008E3EA6">
      <w:pPr>
        <w:pStyle w:val="2"/>
      </w:pPr>
      <w:bookmarkStart w:id="200" w:name="_Toc497142426"/>
      <w:bookmarkStart w:id="201" w:name="_Toc498607913"/>
      <w:r>
        <w:t>Logical</w:t>
      </w:r>
      <w:r w:rsidR="008E3EA6">
        <w:t xml:space="preserve"> Model</w:t>
      </w:r>
      <w:bookmarkEnd w:id="200"/>
      <w:bookmarkEnd w:id="201"/>
    </w:p>
    <w:p w14:paraId="1D2172E8" w14:textId="77777777" w:rsidR="009F669B" w:rsidRDefault="009F669B" w:rsidP="00E52A54"/>
    <w:tbl>
      <w:tblPr>
        <w:tblStyle w:val="a5"/>
        <w:tblW w:w="0" w:type="auto"/>
        <w:tblLook w:val="04A0" w:firstRow="1" w:lastRow="0" w:firstColumn="1" w:lastColumn="0" w:noHBand="0" w:noVBand="1"/>
      </w:tblPr>
      <w:tblGrid>
        <w:gridCol w:w="2764"/>
        <w:gridCol w:w="6162"/>
      </w:tblGrid>
      <w:tr w:rsidR="000F4246" w:rsidRPr="00021024" w14:paraId="6CFA579F" w14:textId="2164464F" w:rsidTr="00200E72">
        <w:tc>
          <w:tcPr>
            <w:tcW w:w="2764" w:type="dxa"/>
          </w:tcPr>
          <w:p w14:paraId="63486FEA" w14:textId="5B005304" w:rsidR="00021024" w:rsidRPr="00021024" w:rsidRDefault="00021024" w:rsidP="000D5819">
            <w:pPr>
              <w:rPr>
                <w:i/>
              </w:rPr>
            </w:pPr>
            <w:r w:rsidRPr="00021024">
              <w:rPr>
                <w:i/>
              </w:rPr>
              <w:t>Conceptual object</w:t>
            </w:r>
          </w:p>
        </w:tc>
        <w:tc>
          <w:tcPr>
            <w:tcW w:w="4162" w:type="dxa"/>
          </w:tcPr>
          <w:p w14:paraId="1EEA1AA5" w14:textId="7AC15C24" w:rsidR="00021024" w:rsidRPr="00021024" w:rsidRDefault="00021024" w:rsidP="000D5819">
            <w:pPr>
              <w:rPr>
                <w:i/>
              </w:rPr>
            </w:pPr>
            <w:r>
              <w:rPr>
                <w:i/>
              </w:rPr>
              <w:t>Logical realisation</w:t>
            </w:r>
          </w:p>
        </w:tc>
      </w:tr>
      <w:tr w:rsidR="000F4246" w14:paraId="4B90D839" w14:textId="160CEC88" w:rsidTr="00200E72">
        <w:tc>
          <w:tcPr>
            <w:tcW w:w="2764" w:type="dxa"/>
          </w:tcPr>
          <w:p w14:paraId="48CBBFFB" w14:textId="77777777" w:rsidR="00021024" w:rsidRDefault="00021024" w:rsidP="000D5819">
            <w:r>
              <w:t>Assessment Form</w:t>
            </w:r>
          </w:p>
        </w:tc>
        <w:tc>
          <w:tcPr>
            <w:tcW w:w="4162" w:type="dxa"/>
          </w:tcPr>
          <w:p w14:paraId="08DAE6EA" w14:textId="1F27C4A1" w:rsidR="00021024" w:rsidRDefault="00A668CA" w:rsidP="00A668CA">
            <w:r>
              <w:t>GradingAssignment/DetailedDescriptionURL, GradingAssignment/DetailedDescriptionBinary</w:t>
            </w:r>
          </w:p>
        </w:tc>
      </w:tr>
      <w:tr w:rsidR="000F4246" w14:paraId="4DFA86BD" w14:textId="50D959C0" w:rsidTr="00200E72">
        <w:tc>
          <w:tcPr>
            <w:tcW w:w="2764" w:type="dxa"/>
          </w:tcPr>
          <w:p w14:paraId="2620A8DA" w14:textId="77777777" w:rsidR="00021024" w:rsidRDefault="00021024" w:rsidP="000D5819">
            <w:r>
              <w:t>Assignment Draft</w:t>
            </w:r>
          </w:p>
        </w:tc>
        <w:tc>
          <w:tcPr>
            <w:tcW w:w="4162" w:type="dxa"/>
          </w:tcPr>
          <w:p w14:paraId="3D55042D" w14:textId="5F785043" w:rsidR="00021024" w:rsidRDefault="004741BF" w:rsidP="000D5819">
            <w:commentRangeStart w:id="202"/>
            <w:r>
              <w:t>GradingAssignmentScore</w:t>
            </w:r>
            <w:r w:rsidR="006022E3">
              <w:t>/[DraftIteration != nil]</w:t>
            </w:r>
            <w:commentRangeEnd w:id="202"/>
            <w:r w:rsidR="00633829">
              <w:rPr>
                <w:rStyle w:val="a6"/>
              </w:rPr>
              <w:commentReference w:id="202"/>
            </w:r>
          </w:p>
        </w:tc>
      </w:tr>
      <w:tr w:rsidR="000F4246" w14:paraId="6AC01126" w14:textId="018DFBA2" w:rsidTr="00200E72">
        <w:tc>
          <w:tcPr>
            <w:tcW w:w="2764" w:type="dxa"/>
          </w:tcPr>
          <w:p w14:paraId="71732E31" w14:textId="77777777" w:rsidR="00021024" w:rsidRDefault="00021024" w:rsidP="000D5819">
            <w:r>
              <w:t>Assignment Score</w:t>
            </w:r>
          </w:p>
        </w:tc>
        <w:tc>
          <w:tcPr>
            <w:tcW w:w="4162" w:type="dxa"/>
          </w:tcPr>
          <w:p w14:paraId="3EFB1BB1" w14:textId="3A0FB81C" w:rsidR="00021024" w:rsidRDefault="00865C50" w:rsidP="000D5819">
            <w:r>
              <w:t>GradingAssignmentScore</w:t>
            </w:r>
          </w:p>
        </w:tc>
      </w:tr>
      <w:tr w:rsidR="000F4246" w14:paraId="10E55FFE" w14:textId="7311718C" w:rsidTr="00200E72">
        <w:tc>
          <w:tcPr>
            <w:tcW w:w="2764" w:type="dxa"/>
          </w:tcPr>
          <w:p w14:paraId="3E990F1B" w14:textId="77777777" w:rsidR="00021024" w:rsidRDefault="00021024" w:rsidP="000D5819">
            <w:r>
              <w:t>Class</w:t>
            </w:r>
          </w:p>
        </w:tc>
        <w:tc>
          <w:tcPr>
            <w:tcW w:w="4162" w:type="dxa"/>
          </w:tcPr>
          <w:p w14:paraId="7F3E0463" w14:textId="7A11E975" w:rsidR="00021024" w:rsidRDefault="00FA2E36" w:rsidP="000D5819">
            <w:r>
              <w:t>TeachingGroup</w:t>
            </w:r>
          </w:p>
        </w:tc>
      </w:tr>
      <w:tr w:rsidR="000F4246" w14:paraId="05283E80" w14:textId="093B45FA" w:rsidTr="00200E72">
        <w:tc>
          <w:tcPr>
            <w:tcW w:w="2764" w:type="dxa"/>
          </w:tcPr>
          <w:p w14:paraId="4AA05D4D" w14:textId="77777777" w:rsidR="00021024" w:rsidRDefault="00021024" w:rsidP="000D5819">
            <w:r>
              <w:t>Grade</w:t>
            </w:r>
          </w:p>
        </w:tc>
        <w:tc>
          <w:tcPr>
            <w:tcW w:w="4162" w:type="dxa"/>
          </w:tcPr>
          <w:p w14:paraId="41F82C9C" w14:textId="1C3614AF" w:rsidR="00021024" w:rsidRDefault="00FA2E36" w:rsidP="000D5819">
            <w:r>
              <w:t>StudentGrade</w:t>
            </w:r>
          </w:p>
        </w:tc>
      </w:tr>
      <w:tr w:rsidR="000F4246" w14:paraId="5A26D08A" w14:textId="77905C57" w:rsidTr="00200E72">
        <w:tc>
          <w:tcPr>
            <w:tcW w:w="2764" w:type="dxa"/>
          </w:tcPr>
          <w:p w14:paraId="7FD64520" w14:textId="77777777" w:rsidR="00021024" w:rsidRDefault="00021024" w:rsidP="000D5819">
            <w:r>
              <w:t>Grading Assignment</w:t>
            </w:r>
          </w:p>
        </w:tc>
        <w:tc>
          <w:tcPr>
            <w:tcW w:w="4162" w:type="dxa"/>
          </w:tcPr>
          <w:p w14:paraId="7833676B" w14:textId="61C435B2" w:rsidR="00021024" w:rsidRDefault="00FA2E36" w:rsidP="000D5819">
            <w:r>
              <w:t>GradingAssignment</w:t>
            </w:r>
          </w:p>
        </w:tc>
      </w:tr>
      <w:tr w:rsidR="000F4246" w:rsidRPr="00D14E7F" w14:paraId="43A2B4F2" w14:textId="671370C6" w:rsidTr="00200E72">
        <w:tc>
          <w:tcPr>
            <w:tcW w:w="2764" w:type="dxa"/>
          </w:tcPr>
          <w:p w14:paraId="37C2B4E6" w14:textId="77777777" w:rsidR="00021024" w:rsidRDefault="00021024" w:rsidP="000D5819">
            <w:r>
              <w:t>Learning Area</w:t>
            </w:r>
          </w:p>
        </w:tc>
        <w:tc>
          <w:tcPr>
            <w:tcW w:w="4162" w:type="dxa"/>
          </w:tcPr>
          <w:p w14:paraId="6FDA5456" w14:textId="0B1A3FBD" w:rsidR="00021024" w:rsidRPr="00997285" w:rsidRDefault="00AD5952" w:rsidP="000D5819">
            <w:pPr>
              <w:rPr>
                <w:lang w:val="en-US"/>
              </w:rPr>
            </w:pPr>
            <w:r w:rsidRPr="00997285">
              <w:rPr>
                <w:lang w:val="en-US"/>
              </w:rPr>
              <w:t xml:space="preserve">StudentGrade/LearningArea, </w:t>
            </w:r>
            <w:r w:rsidR="0075076E" w:rsidRPr="00997285">
              <w:rPr>
                <w:lang w:val="en-US"/>
              </w:rPr>
              <w:t>GradingAssignment/LearningStandardList/LearningArea</w:t>
            </w:r>
          </w:p>
        </w:tc>
      </w:tr>
      <w:tr w:rsidR="000F4246" w14:paraId="41D687C3" w14:textId="4E76C2EB" w:rsidTr="00200E72">
        <w:tc>
          <w:tcPr>
            <w:tcW w:w="2764" w:type="dxa"/>
          </w:tcPr>
          <w:p w14:paraId="4D333DCC" w14:textId="77777777" w:rsidR="00021024" w:rsidRDefault="00021024" w:rsidP="000D5819">
            <w:r>
              <w:t>Learning Standard</w:t>
            </w:r>
          </w:p>
        </w:tc>
        <w:tc>
          <w:tcPr>
            <w:tcW w:w="4162" w:type="dxa"/>
          </w:tcPr>
          <w:p w14:paraId="3D208A03" w14:textId="418952BF" w:rsidR="00021024" w:rsidRDefault="00200E72" w:rsidP="000D5819">
            <w:r>
              <w:t>GradingAssignment/LearningStandardList/LearningStandard</w:t>
            </w:r>
          </w:p>
        </w:tc>
      </w:tr>
      <w:tr w:rsidR="000F4246" w:rsidRPr="00D14E7F" w14:paraId="032B19EA" w14:textId="245B6A5C" w:rsidTr="00200E72">
        <w:tc>
          <w:tcPr>
            <w:tcW w:w="2764" w:type="dxa"/>
          </w:tcPr>
          <w:p w14:paraId="5E2316B6" w14:textId="77777777" w:rsidR="00021024" w:rsidRDefault="00021024" w:rsidP="000D5819">
            <w:r>
              <w:t>Learning Standard Authority</w:t>
            </w:r>
          </w:p>
        </w:tc>
        <w:tc>
          <w:tcPr>
            <w:tcW w:w="4162" w:type="dxa"/>
          </w:tcPr>
          <w:p w14:paraId="620C1A05" w14:textId="55BBAE73" w:rsidR="00021024" w:rsidRPr="00997285" w:rsidRDefault="000F4246" w:rsidP="000F4246">
            <w:pPr>
              <w:rPr>
                <w:lang w:val="en-US"/>
              </w:rPr>
            </w:pPr>
            <w:r w:rsidRPr="00997285">
              <w:rPr>
                <w:lang w:val="en-US"/>
              </w:rPr>
              <w:t>GradingAssignment/LearningStandardList/LearningStandard/</w:t>
            </w:r>
            <w:r w:rsidR="00AD5952" w:rsidRPr="00997285">
              <w:rPr>
                <w:lang w:val="en-US"/>
              </w:rPr>
              <w:t xml:space="preserve"> </w:t>
            </w:r>
            <w:r w:rsidRPr="00997285">
              <w:rPr>
                <w:lang w:val="en-US"/>
              </w:rPr>
              <w:t>LearningStandardDescription/Curriculum</w:t>
            </w:r>
          </w:p>
        </w:tc>
      </w:tr>
      <w:tr w:rsidR="000F4246" w14:paraId="07BD9D26" w14:textId="054F206A" w:rsidTr="00200E72">
        <w:tc>
          <w:tcPr>
            <w:tcW w:w="2764" w:type="dxa"/>
          </w:tcPr>
          <w:p w14:paraId="278DD8A9" w14:textId="77777777" w:rsidR="00021024" w:rsidRDefault="00021024" w:rsidP="000D5819">
            <w:r>
              <w:t>Marking Rubric</w:t>
            </w:r>
          </w:p>
        </w:tc>
        <w:tc>
          <w:tcPr>
            <w:tcW w:w="4162" w:type="dxa"/>
          </w:tcPr>
          <w:p w14:paraId="479B39E1" w14:textId="616D291C" w:rsidR="00021024" w:rsidRDefault="00DB4810" w:rsidP="000D5819">
            <w:r>
              <w:t>GradingAssignment/RubricList/Rubric</w:t>
            </w:r>
          </w:p>
        </w:tc>
      </w:tr>
      <w:tr w:rsidR="000F4246" w14:paraId="11A6222B" w14:textId="29084F7F" w:rsidTr="00200E72">
        <w:tc>
          <w:tcPr>
            <w:tcW w:w="2764" w:type="dxa"/>
          </w:tcPr>
          <w:p w14:paraId="3FCC09F0" w14:textId="77777777" w:rsidR="00021024" w:rsidRDefault="00021024" w:rsidP="000D5819">
            <w:r>
              <w:t>Marking Value</w:t>
            </w:r>
          </w:p>
        </w:tc>
        <w:tc>
          <w:tcPr>
            <w:tcW w:w="4162" w:type="dxa"/>
          </w:tcPr>
          <w:p w14:paraId="3EDE7E0C" w14:textId="213FF2F0" w:rsidR="00021024" w:rsidRDefault="0032765A" w:rsidP="000D5819">
            <w:r>
              <w:t>MarkValueInfo</w:t>
            </w:r>
          </w:p>
        </w:tc>
      </w:tr>
      <w:tr w:rsidR="000F4246" w14:paraId="2A4705A9" w14:textId="78967410" w:rsidTr="00200E72">
        <w:tc>
          <w:tcPr>
            <w:tcW w:w="2764" w:type="dxa"/>
          </w:tcPr>
          <w:p w14:paraId="2D798744" w14:textId="77777777" w:rsidR="00021024" w:rsidRDefault="00021024" w:rsidP="000D5819">
            <w:r>
              <w:t>Rubric Score</w:t>
            </w:r>
          </w:p>
        </w:tc>
        <w:tc>
          <w:tcPr>
            <w:tcW w:w="4162" w:type="dxa"/>
          </w:tcPr>
          <w:p w14:paraId="3EEF849F" w14:textId="622CF08A" w:rsidR="00021024" w:rsidRDefault="00260615" w:rsidP="000D5819">
            <w:r>
              <w:t>GradingAssignmentScore/SubscoreList/Subscore</w:t>
            </w:r>
          </w:p>
        </w:tc>
      </w:tr>
      <w:tr w:rsidR="000F4246" w14:paraId="3FB58F08" w14:textId="05BF9684" w:rsidTr="00200E72">
        <w:tc>
          <w:tcPr>
            <w:tcW w:w="2764" w:type="dxa"/>
          </w:tcPr>
          <w:p w14:paraId="3CC3D455" w14:textId="77777777" w:rsidR="00021024" w:rsidRDefault="00021024" w:rsidP="000D5819">
            <w:r>
              <w:t>Special Requirements</w:t>
            </w:r>
          </w:p>
        </w:tc>
        <w:tc>
          <w:tcPr>
            <w:tcW w:w="4162" w:type="dxa"/>
          </w:tcPr>
          <w:p w14:paraId="21FDF5C2" w14:textId="46B72FA8" w:rsidR="00021024" w:rsidRDefault="006665E8" w:rsidP="000D5819">
            <w:r>
              <w:t>WellbeingCharacteristic</w:t>
            </w:r>
            <w:r w:rsidR="00645890">
              <w:t xml:space="preserve">  (or NAP PNP?)</w:t>
            </w:r>
          </w:p>
        </w:tc>
      </w:tr>
      <w:tr w:rsidR="000F4246" w14:paraId="73378C1E" w14:textId="26C9E8F9" w:rsidTr="00200E72">
        <w:tc>
          <w:tcPr>
            <w:tcW w:w="2764" w:type="dxa"/>
          </w:tcPr>
          <w:p w14:paraId="78DA8BF1" w14:textId="77777777" w:rsidR="00021024" w:rsidRDefault="00021024" w:rsidP="000D5819">
            <w:r>
              <w:t>Staff</w:t>
            </w:r>
          </w:p>
        </w:tc>
        <w:tc>
          <w:tcPr>
            <w:tcW w:w="4162" w:type="dxa"/>
          </w:tcPr>
          <w:p w14:paraId="2AFB559A" w14:textId="7AAB144F" w:rsidR="00021024" w:rsidRDefault="006665E8" w:rsidP="000D5819">
            <w:r>
              <w:t>StaffPersonal</w:t>
            </w:r>
          </w:p>
        </w:tc>
      </w:tr>
      <w:tr w:rsidR="000F4246" w14:paraId="6AEB9F14" w14:textId="070FB0D1" w:rsidTr="00200E72">
        <w:tc>
          <w:tcPr>
            <w:tcW w:w="2764" w:type="dxa"/>
          </w:tcPr>
          <w:p w14:paraId="2C62F206" w14:textId="77777777" w:rsidR="00021024" w:rsidRDefault="00021024" w:rsidP="000D5819">
            <w:r>
              <w:t>Student</w:t>
            </w:r>
          </w:p>
        </w:tc>
        <w:tc>
          <w:tcPr>
            <w:tcW w:w="4162" w:type="dxa"/>
          </w:tcPr>
          <w:p w14:paraId="7FFEFA6B" w14:textId="6BFC0864" w:rsidR="00021024" w:rsidRDefault="00FB4A3B" w:rsidP="000D5819">
            <w:r>
              <w:t>StudentPersonal</w:t>
            </w:r>
          </w:p>
        </w:tc>
      </w:tr>
      <w:tr w:rsidR="000F4246" w14:paraId="5F6DAFEA" w14:textId="73D9D96C" w:rsidTr="00200E72">
        <w:tc>
          <w:tcPr>
            <w:tcW w:w="2764" w:type="dxa"/>
          </w:tcPr>
          <w:p w14:paraId="46D473DD" w14:textId="77777777" w:rsidR="00021024" w:rsidRDefault="00021024" w:rsidP="000D5819">
            <w:r>
              <w:t>Term</w:t>
            </w:r>
          </w:p>
        </w:tc>
        <w:tc>
          <w:tcPr>
            <w:tcW w:w="4162" w:type="dxa"/>
          </w:tcPr>
          <w:p w14:paraId="0776FC80" w14:textId="3EDAD7F1" w:rsidR="00021024" w:rsidRDefault="00FB4A3B" w:rsidP="000D5819">
            <w:r>
              <w:t>TermInfo</w:t>
            </w:r>
          </w:p>
        </w:tc>
      </w:tr>
    </w:tbl>
    <w:p w14:paraId="03677890" w14:textId="77777777" w:rsidR="000D5819" w:rsidRDefault="000D5819" w:rsidP="00E52A54"/>
    <w:p w14:paraId="4E1AED55" w14:textId="35C47860" w:rsidR="00E52A54" w:rsidRDefault="00E52A54" w:rsidP="00656860">
      <w:pPr>
        <w:pStyle w:val="2"/>
      </w:pPr>
      <w:bookmarkStart w:id="203" w:name="_Toc497142427"/>
      <w:bookmarkStart w:id="204" w:name="_Toc498607914"/>
      <w:r>
        <w:t>Workflows</w:t>
      </w:r>
      <w:bookmarkEnd w:id="203"/>
      <w:bookmarkEnd w:id="204"/>
    </w:p>
    <w:p w14:paraId="48E5DFB8" w14:textId="1AB81C1A" w:rsidR="00E52A54" w:rsidRPr="00223C30" w:rsidRDefault="00656860" w:rsidP="00476D14">
      <w:pPr>
        <w:pStyle w:val="3"/>
      </w:pPr>
      <w:bookmarkStart w:id="205" w:name="_Toc498607915"/>
      <w:r w:rsidRPr="00223C30">
        <w:t>Formative Assessment within school:</w:t>
      </w:r>
      <w:bookmarkEnd w:id="205"/>
    </w:p>
    <w:p w14:paraId="5D0F23B2" w14:textId="324EFFEA" w:rsidR="008D5930" w:rsidRDefault="00223C30">
      <w:r>
        <w:t>Input:</w:t>
      </w:r>
    </w:p>
    <w:p w14:paraId="318297B0" w14:textId="77777777" w:rsidR="0018524C" w:rsidRDefault="00223C30" w:rsidP="00223C30">
      <w:pPr>
        <w:pStyle w:val="a3"/>
        <w:numPr>
          <w:ilvl w:val="0"/>
          <w:numId w:val="24"/>
        </w:numPr>
      </w:pPr>
      <w:r>
        <w:t>StudentPersonal</w:t>
      </w:r>
    </w:p>
    <w:p w14:paraId="45F60032" w14:textId="77777777" w:rsidR="0018524C" w:rsidRDefault="00223C30" w:rsidP="00223C30">
      <w:pPr>
        <w:pStyle w:val="a3"/>
        <w:numPr>
          <w:ilvl w:val="0"/>
          <w:numId w:val="24"/>
        </w:numPr>
      </w:pPr>
      <w:r>
        <w:t>St</w:t>
      </w:r>
      <w:r w:rsidR="0018524C">
        <w:t>affPersonal</w:t>
      </w:r>
    </w:p>
    <w:p w14:paraId="48DF0564" w14:textId="2EDE9F73" w:rsidR="00AC1AA4" w:rsidRDefault="00AC1AA4" w:rsidP="00223C30">
      <w:pPr>
        <w:pStyle w:val="a3"/>
        <w:numPr>
          <w:ilvl w:val="0"/>
          <w:numId w:val="24"/>
        </w:numPr>
      </w:pPr>
      <w:r>
        <w:t>TeachingGroup</w:t>
      </w:r>
    </w:p>
    <w:p w14:paraId="241AC6F2" w14:textId="03DA8234" w:rsidR="00223C30" w:rsidRDefault="00223C30" w:rsidP="00223C30">
      <w:pPr>
        <w:pStyle w:val="a3"/>
        <w:numPr>
          <w:ilvl w:val="0"/>
          <w:numId w:val="24"/>
        </w:numPr>
      </w:pPr>
      <w:r>
        <w:t>GradingAssignment</w:t>
      </w:r>
    </w:p>
    <w:p w14:paraId="61B4A5A4" w14:textId="6A4371F9" w:rsidR="006D6250" w:rsidRDefault="006D6250" w:rsidP="006D6250">
      <w:pPr>
        <w:pStyle w:val="a3"/>
        <w:numPr>
          <w:ilvl w:val="1"/>
          <w:numId w:val="24"/>
        </w:numPr>
      </w:pPr>
      <w:r>
        <w:t>Form</w:t>
      </w:r>
    </w:p>
    <w:p w14:paraId="639DE6E2" w14:textId="3BAF54DA" w:rsidR="00D80134" w:rsidRDefault="00D80134" w:rsidP="006D6250">
      <w:pPr>
        <w:pStyle w:val="a3"/>
        <w:numPr>
          <w:ilvl w:val="1"/>
          <w:numId w:val="24"/>
        </w:numPr>
      </w:pPr>
      <w:r>
        <w:t>Prerequisite</w:t>
      </w:r>
    </w:p>
    <w:p w14:paraId="2B73D618" w14:textId="15E92FF6" w:rsidR="00A24200" w:rsidRDefault="00A24200" w:rsidP="006D6250">
      <w:pPr>
        <w:pStyle w:val="a3"/>
        <w:numPr>
          <w:ilvl w:val="1"/>
          <w:numId w:val="24"/>
        </w:numPr>
      </w:pPr>
      <w:r>
        <w:t>Rubric</w:t>
      </w:r>
    </w:p>
    <w:p w14:paraId="423B1F2D" w14:textId="11DDAE53" w:rsidR="00223C30" w:rsidRDefault="00223C30" w:rsidP="00223C30">
      <w:r>
        <w:lastRenderedPageBreak/>
        <w:t>Output:</w:t>
      </w:r>
    </w:p>
    <w:p w14:paraId="737D191D" w14:textId="75D34B76" w:rsidR="00223C30" w:rsidRDefault="004663F5" w:rsidP="00223C30">
      <w:pPr>
        <w:pStyle w:val="a3"/>
        <w:numPr>
          <w:ilvl w:val="0"/>
          <w:numId w:val="24"/>
        </w:numPr>
      </w:pPr>
      <w:r>
        <w:t>GradingAssignmentScore</w:t>
      </w:r>
    </w:p>
    <w:p w14:paraId="3C34C479" w14:textId="027CA82A" w:rsidR="00D263BE" w:rsidRDefault="0013356B" w:rsidP="00D263BE">
      <w:pPr>
        <w:pStyle w:val="a3"/>
        <w:numPr>
          <w:ilvl w:val="1"/>
          <w:numId w:val="24"/>
        </w:numPr>
      </w:pPr>
      <w:r>
        <w:t xml:space="preserve">Student </w:t>
      </w:r>
      <w:r w:rsidR="00707298">
        <w:t>R</w:t>
      </w:r>
      <w:r w:rsidR="00D263BE">
        <w:t>esponse</w:t>
      </w:r>
    </w:p>
    <w:p w14:paraId="1C472A83" w14:textId="7136B15D" w:rsidR="008C0B1A" w:rsidRDefault="008C0B1A" w:rsidP="00D263BE">
      <w:pPr>
        <w:pStyle w:val="a3"/>
        <w:numPr>
          <w:ilvl w:val="1"/>
          <w:numId w:val="24"/>
        </w:numPr>
      </w:pPr>
      <w:r>
        <w:t>Teacher Judgement</w:t>
      </w:r>
    </w:p>
    <w:p w14:paraId="46386FE3" w14:textId="0B1668E0" w:rsidR="004A35E1" w:rsidRDefault="004A35E1" w:rsidP="00D263BE">
      <w:pPr>
        <w:pStyle w:val="a3"/>
        <w:numPr>
          <w:ilvl w:val="1"/>
          <w:numId w:val="24"/>
        </w:numPr>
      </w:pPr>
      <w:r>
        <w:t>Grade</w:t>
      </w:r>
    </w:p>
    <w:p w14:paraId="7E292251" w14:textId="75C21F21" w:rsidR="004A35E1" w:rsidRDefault="004A35E1" w:rsidP="00D263BE">
      <w:pPr>
        <w:pStyle w:val="a3"/>
        <w:numPr>
          <w:ilvl w:val="1"/>
          <w:numId w:val="24"/>
        </w:numPr>
      </w:pPr>
      <w:r>
        <w:t>Subscores</w:t>
      </w:r>
    </w:p>
    <w:p w14:paraId="3F61FB89" w14:textId="0315174E" w:rsidR="00852D55" w:rsidRDefault="00852D55" w:rsidP="00852D55">
      <w:r>
        <w:t>Steps:</w:t>
      </w:r>
    </w:p>
    <w:p w14:paraId="4D946FDC" w14:textId="52942FC6" w:rsidR="00852D55" w:rsidRDefault="00852D55" w:rsidP="00852D55">
      <w:pPr>
        <w:pStyle w:val="a3"/>
        <w:numPr>
          <w:ilvl w:val="0"/>
          <w:numId w:val="24"/>
        </w:numPr>
      </w:pPr>
      <w:r>
        <w:t>Teacher assigns GradingAssignment to TeachingGroup</w:t>
      </w:r>
    </w:p>
    <w:p w14:paraId="3D390834" w14:textId="6C4A22A4" w:rsidR="00D34E68" w:rsidRDefault="00D34E68" w:rsidP="00852D55">
      <w:pPr>
        <w:pStyle w:val="a3"/>
        <w:numPr>
          <w:ilvl w:val="0"/>
          <w:numId w:val="24"/>
        </w:numPr>
      </w:pPr>
      <w:r>
        <w:t>Optional: Student demonstrates that they satisfy the prerequisites for the GradingAssignment, in order for their attempt to be graded</w:t>
      </w:r>
    </w:p>
    <w:p w14:paraId="6B284612" w14:textId="7DB68FBA" w:rsidR="00852D55" w:rsidRDefault="004C2DC3" w:rsidP="00852D55">
      <w:pPr>
        <w:pStyle w:val="a3"/>
        <w:numPr>
          <w:ilvl w:val="0"/>
          <w:numId w:val="24"/>
        </w:numPr>
      </w:pPr>
      <w:r>
        <w:t>Student in TeachingGroup attempts GradingAssignment</w:t>
      </w:r>
      <w:r w:rsidR="00017C78">
        <w:t>, by responding to</w:t>
      </w:r>
      <w:r w:rsidR="0028209A">
        <w:t xml:space="preserve"> </w:t>
      </w:r>
      <w:r w:rsidR="00017C78">
        <w:t xml:space="preserve">GradingAssignment </w:t>
      </w:r>
      <w:r w:rsidR="0028209A">
        <w:t>form</w:t>
      </w:r>
    </w:p>
    <w:p w14:paraId="5544513A" w14:textId="38ED08EB" w:rsidR="00874734" w:rsidRDefault="00874734" w:rsidP="00852D55">
      <w:pPr>
        <w:pStyle w:val="a3"/>
        <w:numPr>
          <w:ilvl w:val="0"/>
          <w:numId w:val="24"/>
        </w:numPr>
      </w:pPr>
      <w:r>
        <w:t>Student in TeachingGroup submits GradingAssignment response</w:t>
      </w:r>
    </w:p>
    <w:p w14:paraId="35DD9F72" w14:textId="77777777" w:rsidR="009C2BEF" w:rsidRDefault="00C872D7" w:rsidP="009C2BEF">
      <w:pPr>
        <w:pStyle w:val="a3"/>
        <w:numPr>
          <w:ilvl w:val="0"/>
          <w:numId w:val="24"/>
        </w:numPr>
      </w:pPr>
      <w:r>
        <w:t>Teacher grades GradingAssignment response</w:t>
      </w:r>
      <w:r w:rsidR="009C2BEF">
        <w:t>, resulting in GradingAssignmentScore</w:t>
      </w:r>
    </w:p>
    <w:p w14:paraId="1CB1F4FA" w14:textId="09F97AA5" w:rsidR="009672E5" w:rsidRDefault="009672E5" w:rsidP="009672E5">
      <w:pPr>
        <w:pStyle w:val="a3"/>
        <w:numPr>
          <w:ilvl w:val="1"/>
          <w:numId w:val="24"/>
        </w:numPr>
      </w:pPr>
      <w:r>
        <w:t>Optional: where GradingAssignment rubrics are present, Teacher assigns subscores specific to the rubrics</w:t>
      </w:r>
    </w:p>
    <w:p w14:paraId="32BA2FFC" w14:textId="3171FD13" w:rsidR="004633B1" w:rsidRDefault="004633B1" w:rsidP="009C2BEF">
      <w:pPr>
        <w:pStyle w:val="a3"/>
        <w:numPr>
          <w:ilvl w:val="0"/>
          <w:numId w:val="24"/>
        </w:numPr>
      </w:pPr>
      <w:r>
        <w:t xml:space="preserve">Teacher circulates GradingAssignmentScore </w:t>
      </w:r>
      <w:r w:rsidR="001B09E6">
        <w:t>(grade, judgement</w:t>
      </w:r>
      <w:r w:rsidR="004A35E1">
        <w:t>, subscores</w:t>
      </w:r>
      <w:r w:rsidR="001B09E6">
        <w:t xml:space="preserve">) </w:t>
      </w:r>
      <w:r>
        <w:t>to Student as feedback</w:t>
      </w:r>
    </w:p>
    <w:p w14:paraId="7370EB47" w14:textId="5D92660D" w:rsidR="00A86F6D" w:rsidRDefault="00A86F6D" w:rsidP="009C2BEF">
      <w:pPr>
        <w:pStyle w:val="a3"/>
        <w:numPr>
          <w:ilvl w:val="0"/>
          <w:numId w:val="24"/>
        </w:numPr>
      </w:pPr>
      <w:r>
        <w:t xml:space="preserve">Teacher records GradingAssignmentScore in </w:t>
      </w:r>
      <w:r w:rsidR="00806074">
        <w:t>markbook for student</w:t>
      </w:r>
    </w:p>
    <w:p w14:paraId="5FD7F10F" w14:textId="4EDDEE48" w:rsidR="00C872D7" w:rsidRDefault="0028209A" w:rsidP="00852D55">
      <w:pPr>
        <w:pStyle w:val="a3"/>
        <w:numPr>
          <w:ilvl w:val="0"/>
          <w:numId w:val="24"/>
        </w:numPr>
      </w:pPr>
      <w:r>
        <w:t>Optional: GradingAssignmentScore incorporates GradingAssignment response</w:t>
      </w:r>
    </w:p>
    <w:p w14:paraId="7277709E" w14:textId="77777777" w:rsidR="00852D55" w:rsidRDefault="00852D55" w:rsidP="00852D55"/>
    <w:p w14:paraId="212CBA2C" w14:textId="52749AEC" w:rsidR="00983841" w:rsidRPr="00223C30" w:rsidRDefault="00983841" w:rsidP="00476D14">
      <w:pPr>
        <w:pStyle w:val="3"/>
      </w:pPr>
      <w:bookmarkStart w:id="206" w:name="_Toc498607916"/>
      <w:r w:rsidRPr="00223C30">
        <w:t>Formative Assessment within school</w:t>
      </w:r>
      <w:r>
        <w:t>, remedial use</w:t>
      </w:r>
      <w:r w:rsidRPr="00223C30">
        <w:t>:</w:t>
      </w:r>
      <w:bookmarkEnd w:id="206"/>
    </w:p>
    <w:p w14:paraId="4BEEEDA5" w14:textId="77777777" w:rsidR="00983841" w:rsidRDefault="00983841" w:rsidP="00983841">
      <w:r>
        <w:t>Input:</w:t>
      </w:r>
    </w:p>
    <w:p w14:paraId="281FAD9B" w14:textId="77777777" w:rsidR="00983841" w:rsidRDefault="00983841" w:rsidP="00983841">
      <w:pPr>
        <w:pStyle w:val="a3"/>
        <w:numPr>
          <w:ilvl w:val="0"/>
          <w:numId w:val="24"/>
        </w:numPr>
      </w:pPr>
      <w:r>
        <w:t>StudentPersonal</w:t>
      </w:r>
    </w:p>
    <w:p w14:paraId="6253E4E7" w14:textId="77777777" w:rsidR="00983841" w:rsidRDefault="00983841" w:rsidP="00983841">
      <w:pPr>
        <w:pStyle w:val="a3"/>
        <w:numPr>
          <w:ilvl w:val="0"/>
          <w:numId w:val="24"/>
        </w:numPr>
      </w:pPr>
      <w:r>
        <w:t>StaffPersonal</w:t>
      </w:r>
    </w:p>
    <w:p w14:paraId="47816AB4" w14:textId="77777777" w:rsidR="00983841" w:rsidRDefault="00983841" w:rsidP="00983841">
      <w:pPr>
        <w:pStyle w:val="a3"/>
        <w:numPr>
          <w:ilvl w:val="0"/>
          <w:numId w:val="24"/>
        </w:numPr>
      </w:pPr>
      <w:r>
        <w:t>TeachingGroup</w:t>
      </w:r>
    </w:p>
    <w:p w14:paraId="4AE74DBD" w14:textId="77777777" w:rsidR="00983841" w:rsidRDefault="00983841" w:rsidP="00983841">
      <w:pPr>
        <w:pStyle w:val="a3"/>
        <w:numPr>
          <w:ilvl w:val="0"/>
          <w:numId w:val="24"/>
        </w:numPr>
      </w:pPr>
      <w:r>
        <w:t>GradingAssignment</w:t>
      </w:r>
    </w:p>
    <w:p w14:paraId="269E170A" w14:textId="77777777" w:rsidR="00983841" w:rsidRDefault="00983841" w:rsidP="00983841">
      <w:pPr>
        <w:pStyle w:val="a3"/>
        <w:numPr>
          <w:ilvl w:val="1"/>
          <w:numId w:val="24"/>
        </w:numPr>
      </w:pPr>
      <w:r>
        <w:t>Form</w:t>
      </w:r>
    </w:p>
    <w:p w14:paraId="66FE726C" w14:textId="4A788C06" w:rsidR="00983841" w:rsidRDefault="00983841" w:rsidP="00983841">
      <w:pPr>
        <w:pStyle w:val="a3"/>
        <w:numPr>
          <w:ilvl w:val="1"/>
          <w:numId w:val="24"/>
        </w:numPr>
      </w:pPr>
      <w:r>
        <w:t>Subassignments</w:t>
      </w:r>
    </w:p>
    <w:p w14:paraId="53A04BC9" w14:textId="47883F47" w:rsidR="00BB1C3F" w:rsidRDefault="00BB1C3F" w:rsidP="00983841">
      <w:pPr>
        <w:pStyle w:val="a3"/>
        <w:numPr>
          <w:ilvl w:val="1"/>
          <w:numId w:val="24"/>
        </w:numPr>
      </w:pPr>
      <w:r>
        <w:t>Learning Standards</w:t>
      </w:r>
    </w:p>
    <w:p w14:paraId="19E6AA22" w14:textId="77777777" w:rsidR="00983841" w:rsidRDefault="00983841" w:rsidP="00983841">
      <w:r>
        <w:t>Output:</w:t>
      </w:r>
    </w:p>
    <w:p w14:paraId="4119A97A" w14:textId="77777777" w:rsidR="00983841" w:rsidRDefault="00983841" w:rsidP="00983841">
      <w:pPr>
        <w:pStyle w:val="a3"/>
        <w:numPr>
          <w:ilvl w:val="0"/>
          <w:numId w:val="24"/>
        </w:numPr>
      </w:pPr>
      <w:r>
        <w:t>GradingAssignmentScore</w:t>
      </w:r>
    </w:p>
    <w:p w14:paraId="10877FF8" w14:textId="77777777" w:rsidR="00983841" w:rsidRDefault="00983841" w:rsidP="00983841">
      <w:pPr>
        <w:pStyle w:val="a3"/>
        <w:numPr>
          <w:ilvl w:val="1"/>
          <w:numId w:val="24"/>
        </w:numPr>
      </w:pPr>
      <w:r>
        <w:t>Student Response</w:t>
      </w:r>
    </w:p>
    <w:p w14:paraId="39450DFB" w14:textId="77777777" w:rsidR="00983841" w:rsidRDefault="00983841" w:rsidP="00983841">
      <w:pPr>
        <w:pStyle w:val="a3"/>
        <w:numPr>
          <w:ilvl w:val="1"/>
          <w:numId w:val="24"/>
        </w:numPr>
      </w:pPr>
      <w:r>
        <w:t>Teacher Judgement</w:t>
      </w:r>
    </w:p>
    <w:p w14:paraId="29363B90" w14:textId="77777777" w:rsidR="00983841" w:rsidRDefault="00983841" w:rsidP="00983841">
      <w:pPr>
        <w:pStyle w:val="a3"/>
        <w:numPr>
          <w:ilvl w:val="1"/>
          <w:numId w:val="24"/>
        </w:numPr>
      </w:pPr>
      <w:r>
        <w:t>Grade</w:t>
      </w:r>
    </w:p>
    <w:p w14:paraId="2097D3F0" w14:textId="77777777" w:rsidR="00983841" w:rsidRDefault="00983841" w:rsidP="00983841">
      <w:pPr>
        <w:pStyle w:val="a3"/>
        <w:numPr>
          <w:ilvl w:val="1"/>
          <w:numId w:val="24"/>
        </w:numPr>
      </w:pPr>
      <w:r>
        <w:t>Subscores</w:t>
      </w:r>
    </w:p>
    <w:p w14:paraId="75DDF867" w14:textId="6087D162" w:rsidR="00C67458" w:rsidRDefault="00C67458" w:rsidP="00983841">
      <w:pPr>
        <w:pStyle w:val="a3"/>
        <w:numPr>
          <w:ilvl w:val="1"/>
          <w:numId w:val="24"/>
        </w:numPr>
      </w:pPr>
      <w:r>
        <w:t>Learning Standard breakdown of score</w:t>
      </w:r>
    </w:p>
    <w:p w14:paraId="7BAA62BE" w14:textId="77777777" w:rsidR="00983841" w:rsidRDefault="00983841" w:rsidP="00983841">
      <w:r>
        <w:t>Steps:</w:t>
      </w:r>
    </w:p>
    <w:p w14:paraId="529B1AF1" w14:textId="77777777" w:rsidR="00983841" w:rsidRDefault="00983841" w:rsidP="00983841">
      <w:pPr>
        <w:pStyle w:val="a3"/>
        <w:numPr>
          <w:ilvl w:val="0"/>
          <w:numId w:val="24"/>
        </w:numPr>
      </w:pPr>
      <w:r>
        <w:t>Teacher assigns GradingAssignment to TeachingGroup</w:t>
      </w:r>
    </w:p>
    <w:p w14:paraId="100DDBE6" w14:textId="13D30843" w:rsidR="0036665F" w:rsidRDefault="0036665F" w:rsidP="00B57290">
      <w:pPr>
        <w:pStyle w:val="a3"/>
        <w:numPr>
          <w:ilvl w:val="1"/>
          <w:numId w:val="24"/>
        </w:numPr>
      </w:pPr>
      <w:r>
        <w:t>Related LearningStandards</w:t>
      </w:r>
      <w:r w:rsidR="00B57290">
        <w:t xml:space="preserve"> captured for GradingAssignment</w:t>
      </w:r>
    </w:p>
    <w:p w14:paraId="5E68388F" w14:textId="78D292B5" w:rsidR="00983841" w:rsidRDefault="00983841" w:rsidP="00B57290">
      <w:pPr>
        <w:pStyle w:val="a3"/>
        <w:numPr>
          <w:ilvl w:val="1"/>
          <w:numId w:val="24"/>
        </w:numPr>
      </w:pPr>
      <w:r>
        <w:t xml:space="preserve">Details of GradingAssignment </w:t>
      </w:r>
      <w:r w:rsidR="00A63C8B">
        <w:t xml:space="preserve">components (e.g. items) </w:t>
      </w:r>
      <w:r>
        <w:t xml:space="preserve">captured </w:t>
      </w:r>
      <w:r w:rsidR="00BD7991">
        <w:t>as</w:t>
      </w:r>
      <w:r>
        <w:t xml:space="preserve"> subassignment</w:t>
      </w:r>
      <w:r w:rsidR="005A0BC8">
        <w:t>s</w:t>
      </w:r>
      <w:r>
        <w:t xml:space="preserve"> of </w:t>
      </w:r>
      <w:r w:rsidR="005A0BC8">
        <w:t>the GradingAssignment</w:t>
      </w:r>
    </w:p>
    <w:p w14:paraId="23657C93" w14:textId="77777777" w:rsidR="00983841" w:rsidRDefault="00983841" w:rsidP="00983841">
      <w:pPr>
        <w:pStyle w:val="a3"/>
        <w:numPr>
          <w:ilvl w:val="0"/>
          <w:numId w:val="24"/>
        </w:numPr>
      </w:pPr>
      <w:r>
        <w:t>Student in TeachingGroup attempts GradingAssignment, by responding to GradingAssignment form</w:t>
      </w:r>
    </w:p>
    <w:p w14:paraId="0768D1E5" w14:textId="77777777" w:rsidR="00983841" w:rsidRDefault="00983841" w:rsidP="00983841">
      <w:pPr>
        <w:pStyle w:val="a3"/>
        <w:numPr>
          <w:ilvl w:val="0"/>
          <w:numId w:val="24"/>
        </w:numPr>
      </w:pPr>
      <w:r>
        <w:t>Student in TeachingGroup submits GradingAssignment response</w:t>
      </w:r>
    </w:p>
    <w:p w14:paraId="5B490466" w14:textId="77777777" w:rsidR="00983841" w:rsidRDefault="00983841" w:rsidP="00983841">
      <w:pPr>
        <w:pStyle w:val="a3"/>
        <w:numPr>
          <w:ilvl w:val="0"/>
          <w:numId w:val="24"/>
        </w:numPr>
      </w:pPr>
      <w:r>
        <w:t>Teacher grades GradingAssignment response, resulting in GradingAssignmentScore</w:t>
      </w:r>
    </w:p>
    <w:p w14:paraId="3DBE6824" w14:textId="5084D9B8" w:rsidR="002040A5" w:rsidRDefault="002040A5" w:rsidP="002040A5">
      <w:pPr>
        <w:pStyle w:val="a3"/>
        <w:numPr>
          <w:ilvl w:val="1"/>
          <w:numId w:val="24"/>
        </w:numPr>
      </w:pPr>
      <w:r>
        <w:t xml:space="preserve">Responses to individual subassignments of the GradingAssignment captured as </w:t>
      </w:r>
      <w:r w:rsidR="00D25AA1">
        <w:t>GradingAssignmentScores specific to those subassignments</w:t>
      </w:r>
    </w:p>
    <w:p w14:paraId="361D6D47" w14:textId="208E2B71" w:rsidR="00C67458" w:rsidRDefault="00C67458" w:rsidP="002040A5">
      <w:pPr>
        <w:pStyle w:val="a3"/>
        <w:numPr>
          <w:ilvl w:val="1"/>
          <w:numId w:val="24"/>
        </w:numPr>
      </w:pPr>
      <w:r>
        <w:t>Score</w:t>
      </w:r>
      <w:r w:rsidR="004E4CC0">
        <w:t xml:space="preserve"> breakdown is captured for individual Learning Standards</w:t>
      </w:r>
    </w:p>
    <w:p w14:paraId="1B3A9E77" w14:textId="77777777" w:rsidR="00983841" w:rsidRDefault="00983841" w:rsidP="00983841">
      <w:pPr>
        <w:pStyle w:val="a3"/>
        <w:numPr>
          <w:ilvl w:val="0"/>
          <w:numId w:val="24"/>
        </w:numPr>
      </w:pPr>
      <w:r>
        <w:t>Teacher circulates GradingAssignmentScore (grade, judgement, subscores) to Student as feedback</w:t>
      </w:r>
    </w:p>
    <w:p w14:paraId="0146A2BA" w14:textId="45233420" w:rsidR="00E041AE" w:rsidRDefault="00E041AE" w:rsidP="00983841">
      <w:pPr>
        <w:pStyle w:val="a3"/>
        <w:numPr>
          <w:ilvl w:val="0"/>
          <w:numId w:val="24"/>
        </w:numPr>
      </w:pPr>
      <w:r>
        <w:t>Teacher uses Learning Standards breakdown of GradingAssignmentScore, and score breakdown by subassignment, to identify particular areas of weakness for student performance</w:t>
      </w:r>
    </w:p>
    <w:p w14:paraId="07DEDEA3" w14:textId="5CACC763" w:rsidR="00983841" w:rsidRDefault="00983841" w:rsidP="00517D60">
      <w:pPr>
        <w:pStyle w:val="a3"/>
        <w:numPr>
          <w:ilvl w:val="0"/>
          <w:numId w:val="24"/>
        </w:numPr>
      </w:pPr>
      <w:r>
        <w:t xml:space="preserve">Teacher </w:t>
      </w:r>
      <w:r w:rsidR="00517D60">
        <w:t xml:space="preserve">devises teaching plan using resources to reinforce learning for student around problem areas identified </w:t>
      </w:r>
    </w:p>
    <w:p w14:paraId="0C0FBA8E" w14:textId="77777777" w:rsidR="00983841" w:rsidRPr="00997285" w:rsidRDefault="00983841" w:rsidP="00983841">
      <w:pPr>
        <w:rPr>
          <w:lang w:val="en-US"/>
        </w:rPr>
      </w:pPr>
    </w:p>
    <w:p w14:paraId="1A69B1EA" w14:textId="63DB147B" w:rsidR="002C5F0F" w:rsidRPr="00223C30" w:rsidRDefault="002C5F0F" w:rsidP="00476D14">
      <w:pPr>
        <w:pStyle w:val="3"/>
      </w:pPr>
      <w:bookmarkStart w:id="207" w:name="_Toc498607917"/>
      <w:r w:rsidRPr="00223C30">
        <w:lastRenderedPageBreak/>
        <w:t>Formative Assessment within school</w:t>
      </w:r>
      <w:r>
        <w:t>, multiple drafts</w:t>
      </w:r>
      <w:r w:rsidRPr="00223C30">
        <w:t>:</w:t>
      </w:r>
      <w:bookmarkEnd w:id="207"/>
    </w:p>
    <w:p w14:paraId="6CE58FF6" w14:textId="77777777" w:rsidR="00D75E43" w:rsidRDefault="00D75E43" w:rsidP="00D75E43">
      <w:r>
        <w:t>Input:</w:t>
      </w:r>
    </w:p>
    <w:p w14:paraId="3DD0CEC6" w14:textId="77777777" w:rsidR="00D75E43" w:rsidRDefault="00D75E43" w:rsidP="00D75E43">
      <w:pPr>
        <w:pStyle w:val="a3"/>
        <w:numPr>
          <w:ilvl w:val="0"/>
          <w:numId w:val="24"/>
        </w:numPr>
      </w:pPr>
      <w:r>
        <w:t>StudentPersonal</w:t>
      </w:r>
    </w:p>
    <w:p w14:paraId="0E9945E5" w14:textId="77777777" w:rsidR="00D75E43" w:rsidRDefault="00D75E43" w:rsidP="00D75E43">
      <w:pPr>
        <w:pStyle w:val="a3"/>
        <w:numPr>
          <w:ilvl w:val="0"/>
          <w:numId w:val="24"/>
        </w:numPr>
      </w:pPr>
      <w:r>
        <w:t>StaffPersonal</w:t>
      </w:r>
    </w:p>
    <w:p w14:paraId="291B0C01" w14:textId="77777777" w:rsidR="00D75E43" w:rsidRDefault="00D75E43" w:rsidP="00D75E43">
      <w:pPr>
        <w:pStyle w:val="a3"/>
        <w:numPr>
          <w:ilvl w:val="0"/>
          <w:numId w:val="24"/>
        </w:numPr>
      </w:pPr>
      <w:r>
        <w:t>TeachingGroup</w:t>
      </w:r>
    </w:p>
    <w:p w14:paraId="0DA8437B" w14:textId="77777777" w:rsidR="00D75E43" w:rsidRDefault="00D75E43" w:rsidP="00D75E43">
      <w:pPr>
        <w:pStyle w:val="a3"/>
        <w:numPr>
          <w:ilvl w:val="0"/>
          <w:numId w:val="24"/>
        </w:numPr>
      </w:pPr>
      <w:r>
        <w:t>GradingAssignment</w:t>
      </w:r>
    </w:p>
    <w:p w14:paraId="0B31733E" w14:textId="77777777" w:rsidR="00D75E43" w:rsidRDefault="00D75E43" w:rsidP="00D75E43">
      <w:pPr>
        <w:pStyle w:val="a3"/>
        <w:numPr>
          <w:ilvl w:val="1"/>
          <w:numId w:val="24"/>
        </w:numPr>
      </w:pPr>
      <w:r>
        <w:t>Form</w:t>
      </w:r>
    </w:p>
    <w:p w14:paraId="031ED5CA" w14:textId="77777777" w:rsidR="00D75E43" w:rsidRDefault="00D75E43" w:rsidP="00D75E43">
      <w:r>
        <w:t>Output:</w:t>
      </w:r>
    </w:p>
    <w:p w14:paraId="50FC45B4" w14:textId="77777777" w:rsidR="00D75E43" w:rsidRDefault="00D75E43" w:rsidP="00D75E43">
      <w:pPr>
        <w:pStyle w:val="a3"/>
        <w:numPr>
          <w:ilvl w:val="0"/>
          <w:numId w:val="24"/>
        </w:numPr>
      </w:pPr>
      <w:r>
        <w:t>GradingAssignmentScore</w:t>
      </w:r>
    </w:p>
    <w:p w14:paraId="790AE162" w14:textId="5D9D57BF" w:rsidR="00D75E43" w:rsidRDefault="00032735" w:rsidP="00D75E43">
      <w:pPr>
        <w:pStyle w:val="a3"/>
        <w:numPr>
          <w:ilvl w:val="1"/>
          <w:numId w:val="24"/>
        </w:numPr>
      </w:pPr>
      <w:r>
        <w:t xml:space="preserve">Student </w:t>
      </w:r>
      <w:r w:rsidR="00D75E43">
        <w:t>Response</w:t>
      </w:r>
    </w:p>
    <w:p w14:paraId="1575B7DA" w14:textId="77777777" w:rsidR="002D5E1B" w:rsidRDefault="002D5E1B" w:rsidP="002D5E1B">
      <w:pPr>
        <w:pStyle w:val="a3"/>
        <w:numPr>
          <w:ilvl w:val="1"/>
          <w:numId w:val="24"/>
        </w:numPr>
      </w:pPr>
      <w:r>
        <w:t>Teacher Judgement</w:t>
      </w:r>
    </w:p>
    <w:p w14:paraId="601ADC11" w14:textId="77777777" w:rsidR="002D5E1B" w:rsidRDefault="002D5E1B" w:rsidP="002D5E1B">
      <w:pPr>
        <w:pStyle w:val="a3"/>
        <w:numPr>
          <w:ilvl w:val="1"/>
          <w:numId w:val="24"/>
        </w:numPr>
      </w:pPr>
      <w:r>
        <w:t>Grade</w:t>
      </w:r>
    </w:p>
    <w:p w14:paraId="01796906" w14:textId="77777777" w:rsidR="002D5E1B" w:rsidRDefault="002D5E1B" w:rsidP="002D5E1B">
      <w:pPr>
        <w:pStyle w:val="a3"/>
        <w:numPr>
          <w:ilvl w:val="1"/>
          <w:numId w:val="24"/>
        </w:numPr>
      </w:pPr>
      <w:r>
        <w:t>Subscores</w:t>
      </w:r>
    </w:p>
    <w:p w14:paraId="31755906" w14:textId="77777777" w:rsidR="00D75E43" w:rsidRDefault="00D75E43" w:rsidP="00D75E43">
      <w:r>
        <w:t>Steps:</w:t>
      </w:r>
    </w:p>
    <w:p w14:paraId="7DE50EB9" w14:textId="77777777" w:rsidR="00D75E43" w:rsidRDefault="00D75E43" w:rsidP="00D75E43">
      <w:pPr>
        <w:pStyle w:val="a3"/>
        <w:numPr>
          <w:ilvl w:val="0"/>
          <w:numId w:val="24"/>
        </w:numPr>
      </w:pPr>
      <w:r>
        <w:t>Teacher assigns GradingAssignment to TeachingGroup</w:t>
      </w:r>
    </w:p>
    <w:p w14:paraId="5772BD5A" w14:textId="77777777" w:rsidR="00D75E43" w:rsidRDefault="00D75E43" w:rsidP="00D75E43">
      <w:pPr>
        <w:pStyle w:val="a3"/>
        <w:numPr>
          <w:ilvl w:val="0"/>
          <w:numId w:val="24"/>
        </w:numPr>
      </w:pPr>
      <w:r>
        <w:t>Student in TeachingGroup attempts GradingAssignment, by responding to GradingAssignment form</w:t>
      </w:r>
    </w:p>
    <w:p w14:paraId="57B1902B" w14:textId="51F4ADBE" w:rsidR="004633B1" w:rsidRDefault="004633B1" w:rsidP="00D75E43">
      <w:pPr>
        <w:pStyle w:val="a3"/>
        <w:numPr>
          <w:ilvl w:val="0"/>
          <w:numId w:val="24"/>
        </w:numPr>
      </w:pPr>
      <w:r>
        <w:t>Repeat:</w:t>
      </w:r>
    </w:p>
    <w:p w14:paraId="67D70022" w14:textId="7CA06837" w:rsidR="00D75E43" w:rsidRDefault="00D75E43" w:rsidP="007A077A">
      <w:pPr>
        <w:pStyle w:val="a3"/>
        <w:numPr>
          <w:ilvl w:val="1"/>
          <w:numId w:val="24"/>
        </w:numPr>
      </w:pPr>
      <w:r>
        <w:t xml:space="preserve">Student in TeachingGroup submits GradingAssignment </w:t>
      </w:r>
      <w:r w:rsidR="00704EE5">
        <w:t xml:space="preserve">draft </w:t>
      </w:r>
      <w:r>
        <w:t>response</w:t>
      </w:r>
    </w:p>
    <w:p w14:paraId="3E2CFB68" w14:textId="77777777" w:rsidR="00D75E43" w:rsidRDefault="00D75E43" w:rsidP="007A077A">
      <w:pPr>
        <w:pStyle w:val="a3"/>
        <w:numPr>
          <w:ilvl w:val="1"/>
          <w:numId w:val="24"/>
        </w:numPr>
      </w:pPr>
      <w:r>
        <w:t>Teacher grades GradingAssignment response, resulting in GradingAssignmentScore</w:t>
      </w:r>
    </w:p>
    <w:p w14:paraId="0FD0C8AF" w14:textId="77777777" w:rsidR="00C109A8" w:rsidRDefault="00C109A8" w:rsidP="00C109A8">
      <w:pPr>
        <w:pStyle w:val="a3"/>
        <w:numPr>
          <w:ilvl w:val="1"/>
          <w:numId w:val="24"/>
        </w:numPr>
      </w:pPr>
      <w:r>
        <w:t>Teacher circulates GradingAssignmentScore (grade, judgement, subscores) to Student as feedback</w:t>
      </w:r>
    </w:p>
    <w:p w14:paraId="39E3AD03" w14:textId="7C3B0447" w:rsidR="00BB545B" w:rsidRDefault="00BB545B" w:rsidP="00BB545B">
      <w:pPr>
        <w:pStyle w:val="a3"/>
        <w:numPr>
          <w:ilvl w:val="0"/>
          <w:numId w:val="24"/>
        </w:numPr>
      </w:pPr>
      <w:r>
        <w:t xml:space="preserve">Student in TeachingGroup submits GradingAssignment </w:t>
      </w:r>
      <w:r w:rsidR="000D7820">
        <w:t>final</w:t>
      </w:r>
      <w:r>
        <w:t xml:space="preserve"> response</w:t>
      </w:r>
    </w:p>
    <w:p w14:paraId="6E711584" w14:textId="77777777" w:rsidR="00BB545B" w:rsidRDefault="00BB545B" w:rsidP="00BB545B">
      <w:pPr>
        <w:pStyle w:val="a3"/>
        <w:numPr>
          <w:ilvl w:val="0"/>
          <w:numId w:val="24"/>
        </w:numPr>
      </w:pPr>
      <w:r>
        <w:t>Teacher grades GradingAssignment response, resulting in GradingAssignmentScore</w:t>
      </w:r>
    </w:p>
    <w:p w14:paraId="03536976" w14:textId="77777777" w:rsidR="00BB545B" w:rsidRDefault="00BB545B" w:rsidP="00BB545B">
      <w:pPr>
        <w:pStyle w:val="a3"/>
        <w:numPr>
          <w:ilvl w:val="0"/>
          <w:numId w:val="24"/>
        </w:numPr>
      </w:pPr>
      <w:r>
        <w:t>Teacher circulates GradingAssignmentScore (grade, judgement, subscores) to Student as feedback</w:t>
      </w:r>
    </w:p>
    <w:p w14:paraId="472D3804" w14:textId="77777777" w:rsidR="00227347" w:rsidRDefault="00227347" w:rsidP="00227347">
      <w:pPr>
        <w:pStyle w:val="a3"/>
        <w:numPr>
          <w:ilvl w:val="0"/>
          <w:numId w:val="24"/>
        </w:numPr>
      </w:pPr>
      <w:r>
        <w:t>Teacher records GradingAssignmentScore in markbook for student</w:t>
      </w:r>
    </w:p>
    <w:p w14:paraId="320174C3" w14:textId="77777777" w:rsidR="00BB545B" w:rsidRDefault="00BB545B" w:rsidP="00BB545B">
      <w:pPr>
        <w:pStyle w:val="a3"/>
        <w:numPr>
          <w:ilvl w:val="0"/>
          <w:numId w:val="24"/>
        </w:numPr>
      </w:pPr>
      <w:r>
        <w:t>Optional: GradingAssignmentScore incorporates GradingAssignment response</w:t>
      </w:r>
    </w:p>
    <w:p w14:paraId="3F9D8E52" w14:textId="77777777" w:rsidR="002C5F0F" w:rsidRDefault="002C5F0F" w:rsidP="00852D55"/>
    <w:p w14:paraId="0C5D34EC" w14:textId="40422DA8" w:rsidR="004C0F80" w:rsidRPr="00223C30" w:rsidRDefault="004C0F80" w:rsidP="00476D14">
      <w:pPr>
        <w:pStyle w:val="3"/>
      </w:pPr>
      <w:bookmarkStart w:id="208" w:name="_Toc498607918"/>
      <w:r>
        <w:t>Subject</w:t>
      </w:r>
      <w:r w:rsidRPr="00223C30">
        <w:t xml:space="preserve"> Assessment within school</w:t>
      </w:r>
      <w:r>
        <w:t>, grade</w:t>
      </w:r>
      <w:r w:rsidRPr="00223C30">
        <w:t>:</w:t>
      </w:r>
      <w:bookmarkEnd w:id="208"/>
    </w:p>
    <w:p w14:paraId="3EBA5C49" w14:textId="77777777" w:rsidR="00883B2B" w:rsidRDefault="00883B2B" w:rsidP="00883B2B">
      <w:r>
        <w:t>Input:</w:t>
      </w:r>
    </w:p>
    <w:p w14:paraId="0E732953" w14:textId="77777777" w:rsidR="00883B2B" w:rsidRDefault="00883B2B" w:rsidP="00883B2B">
      <w:pPr>
        <w:pStyle w:val="a3"/>
        <w:numPr>
          <w:ilvl w:val="0"/>
          <w:numId w:val="24"/>
        </w:numPr>
      </w:pPr>
      <w:r>
        <w:t>StudentPersonal</w:t>
      </w:r>
    </w:p>
    <w:p w14:paraId="73050F98" w14:textId="77777777" w:rsidR="00883B2B" w:rsidRDefault="00883B2B" w:rsidP="00883B2B">
      <w:pPr>
        <w:pStyle w:val="a3"/>
        <w:numPr>
          <w:ilvl w:val="0"/>
          <w:numId w:val="24"/>
        </w:numPr>
      </w:pPr>
      <w:r>
        <w:t>StaffPersonal</w:t>
      </w:r>
    </w:p>
    <w:p w14:paraId="24342E23" w14:textId="77777777" w:rsidR="00883B2B" w:rsidRDefault="00883B2B" w:rsidP="00883B2B">
      <w:pPr>
        <w:pStyle w:val="a3"/>
        <w:numPr>
          <w:ilvl w:val="0"/>
          <w:numId w:val="24"/>
        </w:numPr>
      </w:pPr>
      <w:r>
        <w:t>TeachingGroup</w:t>
      </w:r>
    </w:p>
    <w:p w14:paraId="00DAA832" w14:textId="5F733179" w:rsidR="00883B2B" w:rsidRDefault="00883B2B" w:rsidP="00883B2B">
      <w:pPr>
        <w:pStyle w:val="a3"/>
        <w:numPr>
          <w:ilvl w:val="0"/>
          <w:numId w:val="24"/>
        </w:numPr>
      </w:pPr>
      <w:r>
        <w:t>GradingAssignmentScore</w:t>
      </w:r>
    </w:p>
    <w:p w14:paraId="03395403" w14:textId="4958AB17" w:rsidR="00A857D3" w:rsidRDefault="00A857D3" w:rsidP="00883B2B">
      <w:pPr>
        <w:pStyle w:val="a3"/>
        <w:numPr>
          <w:ilvl w:val="0"/>
          <w:numId w:val="24"/>
        </w:numPr>
      </w:pPr>
      <w:r>
        <w:t>TermInfo</w:t>
      </w:r>
    </w:p>
    <w:p w14:paraId="074C120D" w14:textId="229EDFEE" w:rsidR="004C0F80" w:rsidRDefault="00B04FE5" w:rsidP="00852D55">
      <w:r>
        <w:t>Output:</w:t>
      </w:r>
    </w:p>
    <w:p w14:paraId="4D67CFE2" w14:textId="17F23379" w:rsidR="00B04FE5" w:rsidRDefault="00B04FE5" w:rsidP="00B04FE5">
      <w:pPr>
        <w:pStyle w:val="a3"/>
        <w:numPr>
          <w:ilvl w:val="0"/>
          <w:numId w:val="24"/>
        </w:numPr>
      </w:pPr>
      <w:r>
        <w:t>StudentGrade</w:t>
      </w:r>
    </w:p>
    <w:p w14:paraId="3D463203" w14:textId="48F96698" w:rsidR="00CE1097" w:rsidRDefault="00CE1097" w:rsidP="00CE1097">
      <w:pPr>
        <w:pStyle w:val="a3"/>
        <w:numPr>
          <w:ilvl w:val="1"/>
          <w:numId w:val="24"/>
        </w:numPr>
      </w:pPr>
      <w:r>
        <w:t>Teacher Judgement</w:t>
      </w:r>
    </w:p>
    <w:p w14:paraId="5FCA62D3" w14:textId="723E279E" w:rsidR="00715701" w:rsidRDefault="00715701" w:rsidP="00CE1097">
      <w:pPr>
        <w:pStyle w:val="a3"/>
        <w:numPr>
          <w:ilvl w:val="1"/>
          <w:numId w:val="24"/>
        </w:numPr>
      </w:pPr>
      <w:r>
        <w:t>Mark</w:t>
      </w:r>
    </w:p>
    <w:p w14:paraId="7F6F3E03" w14:textId="0A938C65" w:rsidR="003D6378" w:rsidRDefault="004002BC" w:rsidP="003D6378">
      <w:r>
        <w:t>Steps:</w:t>
      </w:r>
    </w:p>
    <w:p w14:paraId="0DCE33A5" w14:textId="174914F2" w:rsidR="004002BC" w:rsidRDefault="00855821" w:rsidP="00855821">
      <w:pPr>
        <w:pStyle w:val="a3"/>
        <w:numPr>
          <w:ilvl w:val="0"/>
          <w:numId w:val="24"/>
        </w:numPr>
      </w:pPr>
      <w:r>
        <w:t>Teacher performs formative assessments of Student in Class</w:t>
      </w:r>
    </w:p>
    <w:p w14:paraId="3656111E" w14:textId="6A3A8DE5" w:rsidR="00FA52B2" w:rsidRDefault="00FA52B2" w:rsidP="00855821">
      <w:pPr>
        <w:pStyle w:val="a3"/>
        <w:numPr>
          <w:ilvl w:val="0"/>
          <w:numId w:val="24"/>
        </w:numPr>
      </w:pPr>
      <w:r>
        <w:t>Teacher records GradingAssignmentScores in markbook for student</w:t>
      </w:r>
    </w:p>
    <w:p w14:paraId="6772444A" w14:textId="0BE33611" w:rsidR="00645BE0" w:rsidRDefault="00645BE0" w:rsidP="00855821">
      <w:pPr>
        <w:pStyle w:val="a3"/>
        <w:numPr>
          <w:ilvl w:val="0"/>
          <w:numId w:val="24"/>
        </w:numPr>
      </w:pPr>
      <w:r>
        <w:t>Teacher assesses Student’s overall performance in Class</w:t>
      </w:r>
      <w:r w:rsidR="00CE1097">
        <w:t xml:space="preserve"> during Term</w:t>
      </w:r>
      <w:r w:rsidR="00715701">
        <w:t xml:space="preserve"> as a mark</w:t>
      </w:r>
      <w:r w:rsidR="00B6728A">
        <w:t xml:space="preserve">, based on performance evaluated in </w:t>
      </w:r>
      <w:r w:rsidR="00003B8F">
        <w:t>GradingAssignmentScore, and other sources</w:t>
      </w:r>
    </w:p>
    <w:p w14:paraId="14D4AD93" w14:textId="180C9EB1" w:rsidR="00715701" w:rsidRDefault="00715701" w:rsidP="00855821">
      <w:pPr>
        <w:pStyle w:val="a3"/>
        <w:numPr>
          <w:ilvl w:val="0"/>
          <w:numId w:val="24"/>
        </w:numPr>
      </w:pPr>
      <w:r>
        <w:t>Optional: Teacher makes teacher judgement of Student’s overall performance in Class during Term</w:t>
      </w:r>
    </w:p>
    <w:p w14:paraId="5F09661E" w14:textId="77777777" w:rsidR="003A7D00" w:rsidRDefault="003A7D00" w:rsidP="003A7D00">
      <w:pPr>
        <w:pStyle w:val="a3"/>
        <w:numPr>
          <w:ilvl w:val="0"/>
          <w:numId w:val="24"/>
        </w:numPr>
      </w:pPr>
      <w:r>
        <w:t>Teacher assigns StudentGrade to student</w:t>
      </w:r>
    </w:p>
    <w:p w14:paraId="0E71D561" w14:textId="14613EE3" w:rsidR="00A2761E" w:rsidRDefault="00A2761E" w:rsidP="00A2761E">
      <w:pPr>
        <w:pStyle w:val="a3"/>
        <w:numPr>
          <w:ilvl w:val="0"/>
          <w:numId w:val="24"/>
        </w:numPr>
      </w:pPr>
      <w:r>
        <w:t>Teacher records StudentGrade in markbook for student</w:t>
      </w:r>
    </w:p>
    <w:p w14:paraId="69627209" w14:textId="77777777" w:rsidR="00ED2371" w:rsidRPr="00997285" w:rsidRDefault="00ED2371" w:rsidP="003D6378">
      <w:pPr>
        <w:rPr>
          <w:lang w:val="en-US"/>
        </w:rPr>
      </w:pPr>
    </w:p>
    <w:p w14:paraId="183B544A" w14:textId="46C336BA" w:rsidR="002E4E11" w:rsidRPr="00223C30" w:rsidRDefault="002E4E11" w:rsidP="00476D14">
      <w:pPr>
        <w:pStyle w:val="3"/>
      </w:pPr>
      <w:bookmarkStart w:id="209" w:name="_Toc498607919"/>
      <w:r>
        <w:t>Reporting</w:t>
      </w:r>
      <w:r w:rsidR="0000795B">
        <w:t xml:space="preserve"> of</w:t>
      </w:r>
      <w:r w:rsidRPr="00223C30">
        <w:t xml:space="preserve"> Assessment:</w:t>
      </w:r>
      <w:bookmarkEnd w:id="209"/>
    </w:p>
    <w:p w14:paraId="6FFA9744" w14:textId="77777777" w:rsidR="001D4198" w:rsidRDefault="001D4198" w:rsidP="001D4198">
      <w:r>
        <w:t>Input:</w:t>
      </w:r>
    </w:p>
    <w:p w14:paraId="22C3DB69" w14:textId="77777777" w:rsidR="008A2AED" w:rsidRDefault="008A2AED" w:rsidP="008A2AED">
      <w:pPr>
        <w:pStyle w:val="a3"/>
        <w:numPr>
          <w:ilvl w:val="0"/>
          <w:numId w:val="24"/>
        </w:numPr>
      </w:pPr>
      <w:r>
        <w:t>GradingAssignmentScore</w:t>
      </w:r>
    </w:p>
    <w:p w14:paraId="00BDA162" w14:textId="6F6A2DA5" w:rsidR="00ED2371" w:rsidRDefault="008A2AED" w:rsidP="001D4198">
      <w:pPr>
        <w:pStyle w:val="a3"/>
        <w:numPr>
          <w:ilvl w:val="0"/>
          <w:numId w:val="24"/>
        </w:numPr>
      </w:pPr>
      <w:r>
        <w:t>StudentGrade</w:t>
      </w:r>
    </w:p>
    <w:p w14:paraId="6209F307" w14:textId="77777777" w:rsidR="00D34A87" w:rsidRDefault="00D34A87" w:rsidP="00D34A87">
      <w:pPr>
        <w:pStyle w:val="a3"/>
        <w:numPr>
          <w:ilvl w:val="0"/>
          <w:numId w:val="24"/>
        </w:numPr>
      </w:pPr>
      <w:r>
        <w:lastRenderedPageBreak/>
        <w:t>TermInfo</w:t>
      </w:r>
    </w:p>
    <w:p w14:paraId="52071909" w14:textId="36799217" w:rsidR="00FB13BC" w:rsidRDefault="002E2330" w:rsidP="00D34A87">
      <w:pPr>
        <w:pStyle w:val="a3"/>
        <w:numPr>
          <w:ilvl w:val="0"/>
          <w:numId w:val="24"/>
        </w:numPr>
      </w:pPr>
      <w:r>
        <w:t>Wellbeing</w:t>
      </w:r>
      <w:r w:rsidR="00FB13BC">
        <w:t>Characteristic</w:t>
      </w:r>
    </w:p>
    <w:p w14:paraId="05E4E57A" w14:textId="63BFE647" w:rsidR="00ED2371" w:rsidRDefault="00990F9C" w:rsidP="003D6378">
      <w:r>
        <w:t>Steps:</w:t>
      </w:r>
    </w:p>
    <w:p w14:paraId="090A1B24" w14:textId="16A349F6" w:rsidR="00990F9C" w:rsidRDefault="00990F9C" w:rsidP="00990F9C">
      <w:pPr>
        <w:pStyle w:val="a3"/>
        <w:numPr>
          <w:ilvl w:val="0"/>
          <w:numId w:val="24"/>
        </w:numPr>
      </w:pPr>
      <w:r>
        <w:t xml:space="preserve">StudentGrades assigned to students </w:t>
      </w:r>
      <w:r w:rsidR="00B61018">
        <w:t xml:space="preserve">for the term </w:t>
      </w:r>
      <w:r>
        <w:t>gathered from markbook</w:t>
      </w:r>
    </w:p>
    <w:p w14:paraId="0E35F932" w14:textId="0D535C64" w:rsidR="00990F9C" w:rsidRDefault="00990F9C" w:rsidP="00990F9C">
      <w:pPr>
        <w:pStyle w:val="a3"/>
        <w:numPr>
          <w:ilvl w:val="0"/>
          <w:numId w:val="24"/>
        </w:numPr>
      </w:pPr>
      <w:r>
        <w:t xml:space="preserve">Optional: GradingAssignmentScores assigned to students gathered from markbook, as supporting evidence for </w:t>
      </w:r>
      <w:r w:rsidR="00342A9A">
        <w:t>grades</w:t>
      </w:r>
    </w:p>
    <w:p w14:paraId="439D08A8" w14:textId="47D36E9C" w:rsidR="00CA7EEE" w:rsidRDefault="00CA7EEE" w:rsidP="00CA7EEE">
      <w:pPr>
        <w:pStyle w:val="a3"/>
        <w:numPr>
          <w:ilvl w:val="1"/>
          <w:numId w:val="24"/>
        </w:numPr>
      </w:pPr>
      <w:r>
        <w:t>GradingAssignmentScores do not contain details of subscores, breakdown by learning standard</w:t>
      </w:r>
      <w:r w:rsidR="00487520">
        <w:t>, breakdown by subassignment</w:t>
      </w:r>
      <w:r w:rsidR="00D4645E">
        <w:t>s</w:t>
      </w:r>
    </w:p>
    <w:p w14:paraId="19636B63" w14:textId="310C9411" w:rsidR="002E2330" w:rsidRDefault="002E2330" w:rsidP="002E2330">
      <w:pPr>
        <w:pStyle w:val="a3"/>
        <w:numPr>
          <w:ilvl w:val="0"/>
          <w:numId w:val="24"/>
        </w:numPr>
      </w:pPr>
      <w:r>
        <w:t>Optional: WellbeingCharacteristic provided for students where applicable to contextualise their performance</w:t>
      </w:r>
    </w:p>
    <w:p w14:paraId="2FE69293" w14:textId="1B43FE6C" w:rsidR="00990F9C" w:rsidRDefault="00A86F9C" w:rsidP="00990F9C">
      <w:pPr>
        <w:pStyle w:val="a3"/>
        <w:numPr>
          <w:ilvl w:val="0"/>
          <w:numId w:val="24"/>
        </w:numPr>
      </w:pPr>
      <w:r>
        <w:t>StudentGrades and GradingAssignmentScores forwarded for reporting</w:t>
      </w:r>
    </w:p>
    <w:p w14:paraId="394427A1" w14:textId="77777777" w:rsidR="00ED2371" w:rsidRPr="00997285" w:rsidRDefault="00ED2371" w:rsidP="003D6378">
      <w:pPr>
        <w:rPr>
          <w:lang w:val="en-US"/>
        </w:rPr>
      </w:pPr>
    </w:p>
    <w:p w14:paraId="1231EC24" w14:textId="0BDB8D87" w:rsidR="0094280D" w:rsidRPr="00223C30" w:rsidRDefault="0094280D" w:rsidP="00476D14">
      <w:pPr>
        <w:pStyle w:val="3"/>
      </w:pPr>
      <w:bookmarkStart w:id="210" w:name="_Toc498607920"/>
      <w:r>
        <w:t>Student Transfer</w:t>
      </w:r>
      <w:r w:rsidRPr="00223C30">
        <w:t>:</w:t>
      </w:r>
      <w:bookmarkEnd w:id="210"/>
    </w:p>
    <w:p w14:paraId="452E7C49" w14:textId="77777777" w:rsidR="00E25CB1" w:rsidRDefault="00E25CB1" w:rsidP="00E25CB1">
      <w:r>
        <w:t>Input:</w:t>
      </w:r>
    </w:p>
    <w:p w14:paraId="600DE792" w14:textId="1079B9BD" w:rsidR="001F047D" w:rsidRDefault="001F047D" w:rsidP="00E25CB1">
      <w:pPr>
        <w:pStyle w:val="a3"/>
        <w:numPr>
          <w:ilvl w:val="0"/>
          <w:numId w:val="24"/>
        </w:numPr>
      </w:pPr>
      <w:r>
        <w:t>GradingAssignment</w:t>
      </w:r>
    </w:p>
    <w:p w14:paraId="39BFCEC1" w14:textId="0E6BA805" w:rsidR="008D503A" w:rsidRDefault="008D503A" w:rsidP="008D503A">
      <w:pPr>
        <w:pStyle w:val="a3"/>
        <w:numPr>
          <w:ilvl w:val="1"/>
          <w:numId w:val="24"/>
        </w:numPr>
      </w:pPr>
      <w:r>
        <w:t>Learning Standard</w:t>
      </w:r>
    </w:p>
    <w:p w14:paraId="2362E26D" w14:textId="77777777" w:rsidR="00E25CB1" w:rsidRDefault="00E25CB1" w:rsidP="00E25CB1">
      <w:pPr>
        <w:pStyle w:val="a3"/>
        <w:numPr>
          <w:ilvl w:val="0"/>
          <w:numId w:val="24"/>
        </w:numPr>
      </w:pPr>
      <w:r>
        <w:t>GradingAssignmentScore</w:t>
      </w:r>
    </w:p>
    <w:p w14:paraId="23952446" w14:textId="77777777" w:rsidR="00E25CB1" w:rsidRDefault="00E25CB1" w:rsidP="00E25CB1">
      <w:pPr>
        <w:pStyle w:val="a3"/>
        <w:numPr>
          <w:ilvl w:val="0"/>
          <w:numId w:val="24"/>
        </w:numPr>
      </w:pPr>
      <w:r>
        <w:t>StudentGrade</w:t>
      </w:r>
    </w:p>
    <w:p w14:paraId="11590E94" w14:textId="77777777" w:rsidR="00B61018" w:rsidRDefault="00B61018" w:rsidP="00B61018">
      <w:pPr>
        <w:pStyle w:val="a3"/>
        <w:numPr>
          <w:ilvl w:val="0"/>
          <w:numId w:val="24"/>
        </w:numPr>
      </w:pPr>
      <w:r>
        <w:t>TermInfo</w:t>
      </w:r>
    </w:p>
    <w:p w14:paraId="72DB4630" w14:textId="61208AEC" w:rsidR="004D0D9A" w:rsidRDefault="004D0D9A" w:rsidP="00E25CB1">
      <w:pPr>
        <w:pStyle w:val="a3"/>
        <w:numPr>
          <w:ilvl w:val="0"/>
          <w:numId w:val="24"/>
        </w:numPr>
      </w:pPr>
      <w:r>
        <w:t>MarkValueInfo</w:t>
      </w:r>
    </w:p>
    <w:p w14:paraId="3D1B3462" w14:textId="77777777" w:rsidR="00440C12" w:rsidRDefault="00440C12" w:rsidP="00440C12">
      <w:pPr>
        <w:pStyle w:val="a3"/>
        <w:numPr>
          <w:ilvl w:val="0"/>
          <w:numId w:val="24"/>
        </w:numPr>
      </w:pPr>
      <w:r>
        <w:t>WellbeingCharacteristic</w:t>
      </w:r>
    </w:p>
    <w:p w14:paraId="06B11435" w14:textId="6AD5387C" w:rsidR="00ED2371" w:rsidRDefault="00804594" w:rsidP="003D6378">
      <w:r>
        <w:t>Steps:</w:t>
      </w:r>
    </w:p>
    <w:p w14:paraId="5398ECFA" w14:textId="51D5FCC0" w:rsidR="008C6EEA" w:rsidRDefault="008C6EEA" w:rsidP="002A75E6">
      <w:pPr>
        <w:pStyle w:val="a3"/>
        <w:numPr>
          <w:ilvl w:val="0"/>
          <w:numId w:val="24"/>
        </w:numPr>
      </w:pPr>
      <w:r>
        <w:t>Optional: Degree of detail required for student transcript negotiated between sending and receiving school</w:t>
      </w:r>
    </w:p>
    <w:p w14:paraId="7F89666D" w14:textId="2805785C" w:rsidR="00C25E1D" w:rsidRDefault="00C25E1D" w:rsidP="00C25E1D">
      <w:pPr>
        <w:pStyle w:val="a3"/>
        <w:numPr>
          <w:ilvl w:val="1"/>
          <w:numId w:val="24"/>
        </w:numPr>
      </w:pPr>
      <w:r>
        <w:t>An SMS will likely only need to process summary data</w:t>
      </w:r>
    </w:p>
    <w:p w14:paraId="22BC2C8A" w14:textId="19FB3F2D" w:rsidR="00C25E1D" w:rsidRDefault="00C25E1D" w:rsidP="00C25E1D">
      <w:pPr>
        <w:pStyle w:val="a3"/>
        <w:numPr>
          <w:ilvl w:val="1"/>
          <w:numId w:val="24"/>
        </w:numPr>
      </w:pPr>
      <w:r>
        <w:t xml:space="preserve">An LMS may need to process </w:t>
      </w:r>
      <w:r w:rsidRPr="008E51AC">
        <w:rPr>
          <w:rFonts w:hint="eastAsia"/>
        </w:rPr>
        <w:t>granular assessment data</w:t>
      </w:r>
      <w:r>
        <w:t>, though it may not end up storing it in the long term</w:t>
      </w:r>
    </w:p>
    <w:p w14:paraId="4F16C1D2" w14:textId="2090FDB0" w:rsidR="002A75E6" w:rsidRDefault="002A75E6" w:rsidP="002A75E6">
      <w:pPr>
        <w:pStyle w:val="a3"/>
        <w:numPr>
          <w:ilvl w:val="0"/>
          <w:numId w:val="24"/>
        </w:numPr>
      </w:pPr>
      <w:r>
        <w:t xml:space="preserve">StudentGrades assigned to students </w:t>
      </w:r>
      <w:r w:rsidR="00B61018">
        <w:t xml:space="preserve">for the term </w:t>
      </w:r>
      <w:r>
        <w:t>gathered from markbook</w:t>
      </w:r>
    </w:p>
    <w:p w14:paraId="387E5C1F" w14:textId="4A770B01" w:rsidR="004D0D9A" w:rsidRDefault="004D0D9A" w:rsidP="002A75E6">
      <w:pPr>
        <w:pStyle w:val="a3"/>
        <w:numPr>
          <w:ilvl w:val="0"/>
          <w:numId w:val="24"/>
        </w:numPr>
      </w:pPr>
      <w:r>
        <w:t xml:space="preserve">MarkValueInfo objects created to accompany StudentGrades, providing interpretation of </w:t>
      </w:r>
      <w:r w:rsidR="00257892">
        <w:t>StudentGrade</w:t>
      </w:r>
    </w:p>
    <w:p w14:paraId="64693A33" w14:textId="588D684C" w:rsidR="00414504" w:rsidRDefault="00414504" w:rsidP="002A75E6">
      <w:pPr>
        <w:pStyle w:val="a3"/>
        <w:numPr>
          <w:ilvl w:val="0"/>
          <w:numId w:val="24"/>
        </w:numPr>
      </w:pPr>
      <w:r>
        <w:t>Optional: GradingAssignmentScores and GradingAssignments underlying StudentGrade gathered from markbook, as representative sample of work</w:t>
      </w:r>
    </w:p>
    <w:p w14:paraId="15DC92BF" w14:textId="0FB3BF2F" w:rsidR="004B5556" w:rsidRDefault="00197333" w:rsidP="00413575">
      <w:pPr>
        <w:pStyle w:val="a3"/>
        <w:numPr>
          <w:ilvl w:val="1"/>
          <w:numId w:val="24"/>
        </w:numPr>
      </w:pPr>
      <w:r>
        <w:t xml:space="preserve">Where applicable, </w:t>
      </w:r>
      <w:r w:rsidR="004B5556">
        <w:t xml:space="preserve">MarkValueInfo objects created to accompany </w:t>
      </w:r>
      <w:r>
        <w:t>GradingAssignmentScores</w:t>
      </w:r>
      <w:r w:rsidR="004B5556">
        <w:t>, providing interpretation of StudentGrade</w:t>
      </w:r>
    </w:p>
    <w:p w14:paraId="0219CD8B" w14:textId="689469E8" w:rsidR="008D503A" w:rsidRDefault="008D503A" w:rsidP="00413575">
      <w:pPr>
        <w:pStyle w:val="a3"/>
        <w:numPr>
          <w:ilvl w:val="1"/>
          <w:numId w:val="24"/>
        </w:numPr>
      </w:pPr>
      <w:r>
        <w:t>Details of Learning Standards specific to GradingAssignments made explicit for external consumption</w:t>
      </w:r>
      <w:r w:rsidR="00F917F9">
        <w:t>, as proof of competency</w:t>
      </w:r>
    </w:p>
    <w:p w14:paraId="673CCDD3" w14:textId="22B0F58A" w:rsidR="00440C12" w:rsidRDefault="00440C12" w:rsidP="00440C12">
      <w:pPr>
        <w:pStyle w:val="a3"/>
        <w:numPr>
          <w:ilvl w:val="0"/>
          <w:numId w:val="24"/>
        </w:numPr>
      </w:pPr>
      <w:r>
        <w:t>Optional: WellbeingCharacteristic provided for students where applicable (and conformant with privacy constraints) to contextualise their performance</w:t>
      </w:r>
    </w:p>
    <w:p w14:paraId="744BD1C3" w14:textId="2B1E342B" w:rsidR="00E84123" w:rsidRDefault="00E84123" w:rsidP="00E84123">
      <w:pPr>
        <w:pStyle w:val="a3"/>
        <w:numPr>
          <w:ilvl w:val="0"/>
          <w:numId w:val="24"/>
        </w:numPr>
      </w:pPr>
      <w:r>
        <w:t>StudentGrades</w:t>
      </w:r>
      <w:r w:rsidR="00413575">
        <w:t>,</w:t>
      </w:r>
      <w:r>
        <w:t xml:space="preserve"> </w:t>
      </w:r>
      <w:r w:rsidR="00413575">
        <w:t xml:space="preserve">GradingAssignmentScores and GradingAssignments </w:t>
      </w:r>
      <w:r w:rsidR="00011AA4">
        <w:t>forwarded as part of student transcript</w:t>
      </w:r>
    </w:p>
    <w:p w14:paraId="622FD424" w14:textId="33AF175D" w:rsidR="001F6EAE" w:rsidRDefault="00BC49B8" w:rsidP="001F6EAE">
      <w:pPr>
        <w:pStyle w:val="1"/>
      </w:pPr>
      <w:bookmarkStart w:id="211" w:name="_Toc497142428"/>
      <w:bookmarkStart w:id="212" w:name="_Toc498607921"/>
      <w:ins w:id="213" w:author="Linda Marshall" w:date="2017-11-16T09:58:00Z">
        <w:r>
          <w:t>Qualifications/</w:t>
        </w:r>
      </w:ins>
      <w:del w:id="214" w:author="Linda Marshall" w:date="2017-11-16T09:55:00Z">
        <w:r w:rsidR="00D52E06" w:rsidDel="00BC49B8">
          <w:delText>Qualifications</w:delText>
        </w:r>
      </w:del>
      <w:bookmarkEnd w:id="211"/>
      <w:ins w:id="215" w:author="Linda Marshall" w:date="2017-11-16T09:55:00Z">
        <w:r>
          <w:t>Credentials</w:t>
        </w:r>
      </w:ins>
      <w:ins w:id="216" w:author="Linda Marshall" w:date="2017-11-16T09:58:00Z">
        <w:r>
          <w:t>/Achievement/</w:t>
        </w:r>
        <w:commentRangeStart w:id="217"/>
        <w:r>
          <w:t>Attainment</w:t>
        </w:r>
        <w:commentRangeEnd w:id="217"/>
        <w:r>
          <w:rPr>
            <w:rStyle w:val="a6"/>
            <w:rFonts w:ascii="Times New Roman" w:eastAsiaTheme="minorHAnsi" w:hAnsi="Times New Roman" w:cs="Times New Roman"/>
            <w:color w:val="auto"/>
          </w:rPr>
          <w:commentReference w:id="217"/>
        </w:r>
      </w:ins>
      <w:bookmarkEnd w:id="212"/>
    </w:p>
    <w:p w14:paraId="239F78DC" w14:textId="77777777" w:rsidR="00116E76" w:rsidRPr="00997285" w:rsidRDefault="00116E76" w:rsidP="00116E76">
      <w:pPr>
        <w:rPr>
          <w:lang w:val="en-US"/>
        </w:rPr>
      </w:pPr>
      <w:r w:rsidRPr="00997285">
        <w:rPr>
          <w:lang w:val="en-US"/>
        </w:rPr>
        <w:t>The data model has been enhanced to add the following objects:</w:t>
      </w:r>
    </w:p>
    <w:p w14:paraId="4AC9B482" w14:textId="75467CF1" w:rsidR="00400120" w:rsidRDefault="00BC49B8" w:rsidP="00116E76">
      <w:pPr>
        <w:pStyle w:val="a3"/>
        <w:numPr>
          <w:ilvl w:val="0"/>
          <w:numId w:val="24"/>
        </w:numPr>
      </w:pPr>
      <w:ins w:id="218" w:author="Linda Marshall" w:date="2017-11-16T10:00:00Z">
        <w:r>
          <w:t>Qualification/</w:t>
        </w:r>
      </w:ins>
      <w:del w:id="219" w:author="Linda Marshall" w:date="2017-11-16T09:56:00Z">
        <w:r w:rsidR="00116E76" w:rsidDel="00BC49B8">
          <w:delText>Qualification</w:delText>
        </w:r>
      </w:del>
      <w:ins w:id="220" w:author="Linda Marshall" w:date="2017-11-16T09:56:00Z">
        <w:r>
          <w:t>Credential</w:t>
        </w:r>
      </w:ins>
      <w:r w:rsidR="00116E76">
        <w:t>: A</w:t>
      </w:r>
      <w:r w:rsidR="00CC3D6F">
        <w:t>n</w:t>
      </w:r>
      <w:r w:rsidR="00116E76">
        <w:t xml:space="preserve"> </w:t>
      </w:r>
      <w:r w:rsidR="00CC3D6F">
        <w:t>educational achievement</w:t>
      </w:r>
      <w:ins w:id="221" w:author="Linda Marshall" w:date="2017-11-16T09:56:00Z">
        <w:r>
          <w:t xml:space="preserve"> </w:t>
        </w:r>
      </w:ins>
      <w:del w:id="222" w:author="Linda Marshall" w:date="2017-11-16T09:59:00Z">
        <w:r w:rsidR="00CC3D6F" w:rsidDel="00BC49B8">
          <w:delText xml:space="preserve"> </w:delText>
        </w:r>
      </w:del>
      <w:r w:rsidR="00231F2E">
        <w:t xml:space="preserve">available to be </w:t>
      </w:r>
      <w:r w:rsidR="00CC3D6F">
        <w:t xml:space="preserve">reached by a student through their studies. </w:t>
      </w:r>
    </w:p>
    <w:p w14:paraId="639B0FF1" w14:textId="77777777" w:rsidR="00B473BF" w:rsidRDefault="00B473BF" w:rsidP="00B473BF">
      <w:pPr>
        <w:pStyle w:val="a3"/>
        <w:numPr>
          <w:ilvl w:val="1"/>
          <w:numId w:val="24"/>
        </w:numPr>
        <w:rPr>
          <w:ins w:id="223" w:author="Nick Nicholas" w:date="2017-11-20T15:26:00Z"/>
        </w:rPr>
      </w:pPr>
      <w:ins w:id="224" w:author="Nick Nicholas" w:date="2017-11-20T15:26:00Z">
        <w:r>
          <w:t>Successful completion of a course of study can constitute a Credential.</w:t>
        </w:r>
      </w:ins>
    </w:p>
    <w:p w14:paraId="5C3F6A4E" w14:textId="77777777" w:rsidR="00923574" w:rsidRDefault="00923574" w:rsidP="00923574">
      <w:pPr>
        <w:pStyle w:val="a3"/>
        <w:numPr>
          <w:ilvl w:val="1"/>
          <w:numId w:val="24"/>
        </w:numPr>
        <w:rPr>
          <w:ins w:id="225" w:author="Nick Nicholas" w:date="2017-11-20T15:32:00Z"/>
        </w:rPr>
      </w:pPr>
      <w:ins w:id="226" w:author="Nick Nicholas" w:date="2017-11-20T15:32:00Z">
        <w:r>
          <w:t>Students register with an intent to undertake a qualification or Credential</w:t>
        </w:r>
      </w:ins>
    </w:p>
    <w:p w14:paraId="4B1D091C" w14:textId="74C4C564" w:rsidR="00231F2E" w:rsidRDefault="00231F2E" w:rsidP="00231F2E">
      <w:pPr>
        <w:pStyle w:val="a3"/>
        <w:numPr>
          <w:ilvl w:val="0"/>
          <w:numId w:val="24"/>
        </w:numPr>
        <w:rPr>
          <w:ins w:id="227" w:author="Nick Nicholas" w:date="2017-11-20T15:24:00Z"/>
        </w:rPr>
      </w:pPr>
      <w:del w:id="228" w:author="Linda Marshall" w:date="2017-11-16T10:00:00Z">
        <w:r w:rsidDel="00BC49B8">
          <w:delText>StudentQualificationAchievement</w:delText>
        </w:r>
      </w:del>
      <w:ins w:id="229" w:author="Linda Marshall" w:date="2017-11-16T10:00:00Z">
        <w:r w:rsidR="00BC49B8">
          <w:t>StudentAttainmentAchievement</w:t>
        </w:r>
      </w:ins>
      <w:r>
        <w:t>: The record of how a student has achieved</w:t>
      </w:r>
      <w:ins w:id="230" w:author="Nick Nicholas" w:date="2017-10-31T16:14:00Z">
        <w:r w:rsidR="00F77E87">
          <w:t xml:space="preserve"> or is progressing towards</w:t>
        </w:r>
      </w:ins>
      <w:r>
        <w:t xml:space="preserve"> a Qualification</w:t>
      </w:r>
      <w:ins w:id="231" w:author="Linda Marshall" w:date="2017-11-16T10:00:00Z">
        <w:r w:rsidR="00BC49B8">
          <w:t xml:space="preserve"> or Credential</w:t>
        </w:r>
      </w:ins>
      <w:r>
        <w:t xml:space="preserve"> through their studies</w:t>
      </w:r>
      <w:del w:id="232" w:author="Nick Nicholas" w:date="2017-11-20T15:24:00Z">
        <w:r w:rsidDel="001900D2">
          <w:delText xml:space="preserve">. </w:delText>
        </w:r>
      </w:del>
      <w:ins w:id="233" w:author="Nick Nicholas" w:date="2017-11-20T15:24:00Z">
        <w:r w:rsidR="001900D2">
          <w:t xml:space="preserve">, through </w:t>
        </w:r>
        <w:r w:rsidR="008B62B4">
          <w:t xml:space="preserve">achieving </w:t>
        </w:r>
        <w:r w:rsidR="00E678DE">
          <w:t>various Attainments.</w:t>
        </w:r>
        <w:r w:rsidR="001900D2">
          <w:t xml:space="preserve"> </w:t>
        </w:r>
      </w:ins>
    </w:p>
    <w:p w14:paraId="5F38DCCA" w14:textId="77777777" w:rsidR="00B11360" w:rsidRDefault="00B11360" w:rsidP="00B11360">
      <w:pPr>
        <w:pStyle w:val="a3"/>
        <w:numPr>
          <w:ilvl w:val="1"/>
          <w:numId w:val="24"/>
        </w:numPr>
        <w:rPr>
          <w:ins w:id="234" w:author="Nick Nicholas" w:date="2017-11-20T15:26:00Z"/>
        </w:rPr>
      </w:pPr>
      <w:ins w:id="235" w:author="Nick Nicholas" w:date="2017-11-20T15:26:00Z">
        <w:r>
          <w:t>Student Attainment Achievements can have associated teacher judgements.</w:t>
        </w:r>
      </w:ins>
    </w:p>
    <w:p w14:paraId="4841E57D" w14:textId="77777777" w:rsidR="00B52865" w:rsidRDefault="00B52865" w:rsidP="00B52865">
      <w:pPr>
        <w:pStyle w:val="a3"/>
        <w:numPr>
          <w:ilvl w:val="1"/>
          <w:numId w:val="24"/>
        </w:numPr>
        <w:rPr>
          <w:ins w:id="236" w:author="Nick Nicholas" w:date="2017-11-20T15:27:00Z"/>
        </w:rPr>
      </w:pPr>
      <w:ins w:id="237" w:author="Nick Nicholas" w:date="2017-11-20T15:27:00Z">
        <w:r>
          <w:lastRenderedPageBreak/>
          <w:t>Credentials/Qualifications can be attained through accumulation of credits associated with Attainments</w:t>
        </w:r>
      </w:ins>
    </w:p>
    <w:p w14:paraId="769311F8" w14:textId="77777777" w:rsidR="00CC5EAD" w:rsidRDefault="00CC5EAD" w:rsidP="00CC5EAD">
      <w:pPr>
        <w:pStyle w:val="a3"/>
        <w:numPr>
          <w:ilvl w:val="1"/>
          <w:numId w:val="24"/>
        </w:numPr>
        <w:rPr>
          <w:ins w:id="238" w:author="Nick Nicholas" w:date="2017-11-20T15:32:00Z"/>
        </w:rPr>
      </w:pPr>
      <w:ins w:id="239" w:author="Nick Nicholas" w:date="2017-11-20T15:32:00Z">
        <w:r>
          <w:t>Credits can be related to individual learning standards/competencies.</w:t>
        </w:r>
      </w:ins>
    </w:p>
    <w:p w14:paraId="7A353645" w14:textId="77777777" w:rsidR="00EB7FB6" w:rsidRDefault="00EB7FB6" w:rsidP="00EB7FB6">
      <w:pPr>
        <w:pStyle w:val="a3"/>
        <w:numPr>
          <w:ilvl w:val="1"/>
          <w:numId w:val="24"/>
        </w:numPr>
        <w:rPr>
          <w:ins w:id="240" w:author="Nick Nicholas" w:date="2017-11-20T15:33:00Z"/>
        </w:rPr>
      </w:pPr>
      <w:ins w:id="241" w:author="Nick Nicholas" w:date="2017-11-20T15:33:00Z">
        <w:r>
          <w:t>Information on what competencies have been acquired by a student in their studies, as represented in a StudentAttainmentAchievement, are of interest in student transfer as they can be used for Recognition of Prior Learning.</w:t>
        </w:r>
      </w:ins>
    </w:p>
    <w:p w14:paraId="666FE9F4" w14:textId="77777777" w:rsidR="00EB7FB6" w:rsidRDefault="00EB7FB6" w:rsidP="00EB7FB6">
      <w:pPr>
        <w:pStyle w:val="a3"/>
        <w:numPr>
          <w:ilvl w:val="2"/>
          <w:numId w:val="24"/>
        </w:numPr>
        <w:rPr>
          <w:ins w:id="242" w:author="Nick Nicholas" w:date="2017-11-20T15:33:00Z"/>
        </w:rPr>
      </w:pPr>
      <w:ins w:id="243" w:author="Nick Nicholas" w:date="2017-11-20T15:33:00Z">
        <w:r>
          <w:t>Because of the RPL interest from receiving schools during student transfer, the object can be published without any information about the qualification or Credential itself, or with only minimal such information.</w:t>
        </w:r>
      </w:ins>
    </w:p>
    <w:p w14:paraId="39E478F8" w14:textId="77777777" w:rsidR="00613357" w:rsidRDefault="001900D2">
      <w:pPr>
        <w:pStyle w:val="a3"/>
        <w:numPr>
          <w:ilvl w:val="0"/>
          <w:numId w:val="24"/>
        </w:numPr>
        <w:rPr>
          <w:ins w:id="244" w:author="Nick Nicholas" w:date="2017-11-20T15:25:00Z"/>
        </w:rPr>
      </w:pPr>
      <w:ins w:id="245" w:author="Nick Nicholas" w:date="2017-11-20T15:24:00Z">
        <w:r>
          <w:t>Attainment:</w:t>
        </w:r>
      </w:ins>
      <w:ins w:id="246" w:author="Nick Nicholas" w:date="2017-11-20T15:25:00Z">
        <w:r w:rsidR="00613357">
          <w:t xml:space="preserve"> Measurable progress against various tasks that a student undertakes, which serve as evidence of progress towards an StudentAttainmentAchievement, and which justify the awarding of a Qualification towards a student.</w:t>
        </w:r>
      </w:ins>
    </w:p>
    <w:p w14:paraId="5802F74F" w14:textId="06549318" w:rsidR="00863BE7" w:rsidRDefault="00863BE7">
      <w:pPr>
        <w:pStyle w:val="a3"/>
        <w:numPr>
          <w:ilvl w:val="1"/>
          <w:numId w:val="24"/>
        </w:numPr>
        <w:rPr>
          <w:ins w:id="247" w:author="Nick Nicholas" w:date="2017-11-20T15:27:00Z"/>
        </w:rPr>
        <w:pPrChange w:id="248" w:author="Nick Nicholas" w:date="2017-11-20T15:26:00Z">
          <w:pPr>
            <w:pStyle w:val="a3"/>
            <w:numPr>
              <w:numId w:val="24"/>
            </w:numPr>
            <w:ind w:hanging="360"/>
          </w:pPr>
        </w:pPrChange>
      </w:pPr>
      <w:ins w:id="249" w:author="Nick Nicholas" w:date="2017-11-16T13:33:00Z">
        <w:r>
          <w:t xml:space="preserve">Attainments include engagement with </w:t>
        </w:r>
      </w:ins>
      <w:ins w:id="250" w:author="Nick Nicholas" w:date="2017-11-20T15:32:00Z">
        <w:r w:rsidR="00B12359">
          <w:t xml:space="preserve">Tasks: </w:t>
        </w:r>
      </w:ins>
      <w:ins w:id="251" w:author="Nick Nicholas" w:date="2017-11-16T13:33:00Z">
        <w:r>
          <w:t xml:space="preserve">Assessments, Courses, Course Units, and other </w:t>
        </w:r>
      </w:ins>
      <w:ins w:id="252" w:author="Nick Nicholas" w:date="2017-11-20T15:26:00Z">
        <w:r w:rsidR="00A25818">
          <w:t>Credentials</w:t>
        </w:r>
      </w:ins>
      <w:ins w:id="253" w:author="Nick Nicholas" w:date="2017-11-16T13:33:00Z">
        <w:r>
          <w:t>.</w:t>
        </w:r>
      </w:ins>
    </w:p>
    <w:p w14:paraId="76A68681" w14:textId="3369F0E1" w:rsidR="00530077" w:rsidRDefault="00530077">
      <w:pPr>
        <w:pStyle w:val="a3"/>
        <w:numPr>
          <w:ilvl w:val="1"/>
          <w:numId w:val="24"/>
        </w:numPr>
        <w:pPrChange w:id="254" w:author="Nick Nicholas" w:date="2017-11-20T15:26:00Z">
          <w:pPr>
            <w:pStyle w:val="a3"/>
            <w:numPr>
              <w:numId w:val="24"/>
            </w:numPr>
            <w:ind w:hanging="360"/>
          </w:pPr>
        </w:pPrChange>
      </w:pPr>
      <w:ins w:id="255" w:author="Nick Nicholas" w:date="2017-11-20T15:27:00Z">
        <w:r>
          <w:t xml:space="preserve">An </w:t>
        </w:r>
      </w:ins>
      <w:ins w:id="256" w:author="Nick Nicholas" w:date="2017-11-20T15:29:00Z">
        <w:r w:rsidR="0098083B">
          <w:t>A</w:t>
        </w:r>
      </w:ins>
      <w:ins w:id="257" w:author="Nick Nicholas" w:date="2017-11-20T15:27:00Z">
        <w:r>
          <w:t xml:space="preserve">ttainment can include </w:t>
        </w:r>
      </w:ins>
      <w:ins w:id="258" w:author="Nick Nicholas" w:date="2017-11-20T15:32:00Z">
        <w:r w:rsidR="00B12359">
          <w:t>C</w:t>
        </w:r>
        <w:r w:rsidR="002A272F">
          <w:t>redits</w:t>
        </w:r>
        <w:r w:rsidR="00B12359">
          <w:t xml:space="preserve"> that a student has accumulated through their engagement with the Task</w:t>
        </w:r>
        <w:r w:rsidR="0083452B">
          <w:t>.</w:t>
        </w:r>
      </w:ins>
    </w:p>
    <w:p w14:paraId="302A6443" w14:textId="054726AA" w:rsidR="00400120" w:rsidDel="00F6466E" w:rsidRDefault="00C423CD" w:rsidP="00400120">
      <w:pPr>
        <w:pStyle w:val="a3"/>
        <w:numPr>
          <w:ilvl w:val="1"/>
          <w:numId w:val="24"/>
        </w:numPr>
        <w:rPr>
          <w:del w:id="259" w:author="Nick Nicholas" w:date="2017-11-20T15:26:00Z"/>
        </w:rPr>
      </w:pPr>
      <w:del w:id="260" w:author="Nick Nicholas" w:date="2017-11-20T15:26:00Z">
        <w:r w:rsidDel="00F6466E">
          <w:delText>Assessments serve as evidence that the student has reached the qualification</w:delText>
        </w:r>
      </w:del>
      <w:ins w:id="261" w:author="Linda Marshall" w:date="2017-11-16T11:28:00Z">
        <w:del w:id="262" w:author="Nick Nicholas" w:date="2017-11-16T12:37:00Z">
          <w:r w:rsidR="002474FD" w:rsidDel="00E91652">
            <w:delText xml:space="preserve">or </w:delText>
          </w:r>
        </w:del>
        <w:del w:id="263" w:author="Nick Nicholas" w:date="2017-11-20T15:26:00Z">
          <w:r w:rsidR="002474FD" w:rsidDel="00F6466E">
            <w:delText>Credential</w:delText>
          </w:r>
        </w:del>
      </w:ins>
      <w:del w:id="264" w:author="Nick Nicholas" w:date="2017-11-20T15:26:00Z">
        <w:r w:rsidDel="00F6466E">
          <w:delText xml:space="preserve">. </w:delText>
        </w:r>
      </w:del>
    </w:p>
    <w:p w14:paraId="0F6B54C3" w14:textId="6B632A6D" w:rsidR="00116E76" w:rsidDel="00F6466E" w:rsidRDefault="0020025E" w:rsidP="00400120">
      <w:pPr>
        <w:pStyle w:val="a3"/>
        <w:numPr>
          <w:ilvl w:val="1"/>
          <w:numId w:val="24"/>
        </w:numPr>
        <w:rPr>
          <w:del w:id="265" w:author="Nick Nicholas" w:date="2017-11-20T15:26:00Z"/>
        </w:rPr>
      </w:pPr>
      <w:del w:id="266" w:author="Nick Nicholas" w:date="2017-11-20T15:26:00Z">
        <w:r w:rsidDel="00F6466E">
          <w:delText xml:space="preserve">Successful completion </w:delText>
        </w:r>
        <w:r w:rsidR="00400120" w:rsidDel="00F6466E">
          <w:delText xml:space="preserve">of a course of study can </w:delText>
        </w:r>
      </w:del>
      <w:del w:id="267" w:author="Nick Nicholas" w:date="2017-11-16T12:40:00Z">
        <w:r w:rsidR="00400120" w:rsidDel="00A35222">
          <w:delText xml:space="preserve">be </w:delText>
        </w:r>
      </w:del>
      <w:del w:id="268" w:author="Nick Nicholas" w:date="2017-11-16T12:36:00Z">
        <w:r w:rsidR="00400120" w:rsidDel="001E536B">
          <w:delText>a qualification</w:delText>
        </w:r>
      </w:del>
      <w:ins w:id="269" w:author="Linda Marshall" w:date="2017-11-16T11:28:00Z">
        <w:del w:id="270" w:author="Nick Nicholas" w:date="2017-11-16T12:36:00Z">
          <w:r w:rsidR="002474FD" w:rsidDel="001E536B">
            <w:delText xml:space="preserve">or </w:delText>
          </w:r>
        </w:del>
        <w:del w:id="271" w:author="Nick Nicholas" w:date="2017-11-20T15:26:00Z">
          <w:r w:rsidR="002474FD" w:rsidDel="00F6466E">
            <w:delText>Credential</w:delText>
          </w:r>
        </w:del>
      </w:ins>
      <w:del w:id="272" w:author="Nick Nicholas" w:date="2017-11-20T15:26:00Z">
        <w:r w:rsidR="00400120" w:rsidDel="00F6466E">
          <w:delText>.</w:delText>
        </w:r>
      </w:del>
    </w:p>
    <w:p w14:paraId="3121F969" w14:textId="47172D7D" w:rsidR="000F346B" w:rsidDel="00B11360" w:rsidRDefault="000F346B" w:rsidP="00400120">
      <w:pPr>
        <w:pStyle w:val="a3"/>
        <w:numPr>
          <w:ilvl w:val="1"/>
          <w:numId w:val="24"/>
        </w:numPr>
        <w:rPr>
          <w:del w:id="273" w:author="Nick Nicholas" w:date="2017-11-20T15:26:00Z"/>
        </w:rPr>
      </w:pPr>
      <w:del w:id="274" w:author="Nick Nicholas" w:date="2017-11-20T15:26:00Z">
        <w:r w:rsidDel="00B11360">
          <w:delText>Qualification</w:delText>
        </w:r>
        <w:r w:rsidR="007E00CB" w:rsidDel="00B11360">
          <w:delText xml:space="preserve"> </w:delText>
        </w:r>
      </w:del>
      <w:ins w:id="275" w:author="Linda Marshall" w:date="2017-11-16T10:00:00Z">
        <w:del w:id="276" w:author="Nick Nicholas" w:date="2017-11-20T15:26:00Z">
          <w:r w:rsidR="00BC49B8" w:rsidDel="00B11360">
            <w:delText xml:space="preserve">Student Attainment </w:delText>
          </w:r>
        </w:del>
      </w:ins>
      <w:del w:id="277" w:author="Nick Nicholas" w:date="2017-11-20T15:26:00Z">
        <w:r w:rsidR="007E00CB" w:rsidDel="00B11360">
          <w:delText>Achievement</w:delText>
        </w:r>
        <w:r w:rsidDel="00B11360">
          <w:delText>s can have associated teacher judgements.</w:delText>
        </w:r>
      </w:del>
    </w:p>
    <w:p w14:paraId="4C9488B3" w14:textId="1AA50873" w:rsidR="001800F4" w:rsidDel="00B52865" w:rsidRDefault="00BC49B8" w:rsidP="00400120">
      <w:pPr>
        <w:pStyle w:val="a3"/>
        <w:numPr>
          <w:ilvl w:val="1"/>
          <w:numId w:val="24"/>
        </w:numPr>
        <w:rPr>
          <w:del w:id="278" w:author="Nick Nicholas" w:date="2017-11-20T15:27:00Z"/>
        </w:rPr>
      </w:pPr>
      <w:ins w:id="279" w:author="Linda Marshall" w:date="2017-11-16T10:00:00Z">
        <w:del w:id="280" w:author="Nick Nicholas" w:date="2017-11-20T15:27:00Z">
          <w:r w:rsidDel="00B52865">
            <w:delText>Credentials/</w:delText>
          </w:r>
        </w:del>
      </w:ins>
      <w:del w:id="281" w:author="Nick Nicholas" w:date="2017-11-20T15:27:00Z">
        <w:r w:rsidR="001800F4" w:rsidDel="00B52865">
          <w:delText xml:space="preserve">Qualifications can be attained through </w:delText>
        </w:r>
        <w:r w:rsidR="006E0990" w:rsidDel="00B52865">
          <w:delText>accumulation of credits</w:delText>
        </w:r>
      </w:del>
      <w:del w:id="282" w:author="Nick Nicholas" w:date="2017-11-16T13:35:00Z">
        <w:r w:rsidR="00D52B69" w:rsidDel="00266887">
          <w:delText>, whether through assessment</w:delText>
        </w:r>
        <w:r w:rsidR="00B205F2" w:rsidDel="00266887">
          <w:delText>,</w:delText>
        </w:r>
        <w:r w:rsidR="00D52B69" w:rsidDel="00266887">
          <w:delText xml:space="preserve"> or successful completion of course units</w:delText>
        </w:r>
        <w:r w:rsidR="00B205F2" w:rsidDel="00266887">
          <w:delText>, or of other qualification</w:delText>
        </w:r>
      </w:del>
      <w:ins w:id="283" w:author="Linda Marshall" w:date="2017-11-16T11:28:00Z">
        <w:del w:id="284" w:author="Nick Nicholas" w:date="2017-11-16T12:41:00Z">
          <w:r w:rsidR="002474FD" w:rsidDel="00903A91">
            <w:delText xml:space="preserve">or </w:delText>
          </w:r>
        </w:del>
        <w:del w:id="285" w:author="Nick Nicholas" w:date="2017-11-16T13:35:00Z">
          <w:r w:rsidR="002474FD" w:rsidDel="00266887">
            <w:delText>Credential</w:delText>
          </w:r>
        </w:del>
      </w:ins>
      <w:del w:id="286" w:author="Nick Nicholas" w:date="2017-11-16T13:35:00Z">
        <w:r w:rsidR="00B205F2" w:rsidDel="00266887">
          <w:delText>s</w:delText>
        </w:r>
      </w:del>
    </w:p>
    <w:p w14:paraId="4E690213" w14:textId="4F3A398B" w:rsidR="005450DF" w:rsidRDefault="005450DF" w:rsidP="005450DF">
      <w:pPr>
        <w:pStyle w:val="a3"/>
        <w:numPr>
          <w:ilvl w:val="1"/>
          <w:numId w:val="24"/>
        </w:numPr>
        <w:rPr>
          <w:ins w:id="287" w:author="Nick Nicholas" w:date="2017-11-20T15:27:00Z"/>
        </w:rPr>
      </w:pPr>
      <w:ins w:id="288" w:author="Nick Nicholas" w:date="2017-11-20T15:27:00Z">
        <w:r>
          <w:t>Individual Attainments can have associated teacher judgements.</w:t>
        </w:r>
      </w:ins>
    </w:p>
    <w:p w14:paraId="08EACA13" w14:textId="46D0A500" w:rsidR="00D52B69" w:rsidRDefault="00D52B69" w:rsidP="00400120">
      <w:pPr>
        <w:pStyle w:val="a3"/>
        <w:numPr>
          <w:ilvl w:val="1"/>
          <w:numId w:val="24"/>
        </w:numPr>
      </w:pPr>
      <w:r>
        <w:t>Credits can be related to in</w:t>
      </w:r>
      <w:r w:rsidR="0079036B">
        <w:t>di</w:t>
      </w:r>
      <w:r>
        <w:t>vidual learning standards</w:t>
      </w:r>
      <w:r w:rsidR="00871171">
        <w:t>/competencies</w:t>
      </w:r>
      <w:r w:rsidR="0079036B">
        <w:t>.</w:t>
      </w:r>
    </w:p>
    <w:p w14:paraId="742EA127" w14:textId="1B0CFC80" w:rsidR="0079036B" w:rsidDel="00923574" w:rsidRDefault="0079036B" w:rsidP="00400120">
      <w:pPr>
        <w:pStyle w:val="a3"/>
        <w:numPr>
          <w:ilvl w:val="1"/>
          <w:numId w:val="24"/>
        </w:numPr>
        <w:rPr>
          <w:del w:id="289" w:author="Nick Nicholas" w:date="2017-11-20T15:32:00Z"/>
        </w:rPr>
      </w:pPr>
      <w:del w:id="290" w:author="Nick Nicholas" w:date="2017-11-20T15:32:00Z">
        <w:r w:rsidDel="00923574">
          <w:delText>Students register with an intent to undertake a qualification</w:delText>
        </w:r>
      </w:del>
      <w:ins w:id="291" w:author="Linda Marshall" w:date="2017-11-16T11:29:00Z">
        <w:del w:id="292" w:author="Nick Nicholas" w:date="2017-11-20T15:32:00Z">
          <w:r w:rsidR="002474FD" w:rsidDel="00923574">
            <w:delText>qualification or Credential</w:delText>
          </w:r>
        </w:del>
      </w:ins>
    </w:p>
    <w:p w14:paraId="78451C0E" w14:textId="5F19C206" w:rsidR="00A9368F" w:rsidRPr="00116E76" w:rsidRDefault="009D0EDA">
      <w:pPr>
        <w:pStyle w:val="a3"/>
        <w:ind w:left="2160"/>
        <w:pPrChange w:id="293" w:author="Nick Nicholas" w:date="2017-11-20T15:33:00Z">
          <w:pPr>
            <w:pStyle w:val="a3"/>
            <w:numPr>
              <w:ilvl w:val="1"/>
              <w:numId w:val="24"/>
            </w:numPr>
            <w:ind w:left="1440" w:hanging="360"/>
          </w:pPr>
        </w:pPrChange>
      </w:pPr>
      <w:del w:id="294" w:author="Nick Nicholas" w:date="2017-11-20T15:33:00Z">
        <w:r w:rsidDel="00EB7FB6">
          <w:delText>Information on what competencies have been acquired by a student in their studies, as represented in a StudentQualificationAchievement</w:delText>
        </w:r>
      </w:del>
      <w:ins w:id="295" w:author="Linda Marshall" w:date="2017-11-16T11:40:00Z">
        <w:del w:id="296" w:author="Nick Nicholas" w:date="2017-11-20T15:33:00Z">
          <w:r w:rsidR="002474FD" w:rsidDel="00EB7FB6">
            <w:delText>StudentAttainmentAchievement</w:delText>
          </w:r>
        </w:del>
      </w:ins>
      <w:del w:id="297" w:author="Nick Nicholas" w:date="2017-11-20T15:33:00Z">
        <w:r w:rsidDel="00EB7FB6">
          <w:delText>, are of interest in student transfer as they can be used for Recognition of Prior Learning.</w:delText>
        </w:r>
      </w:del>
      <w:ins w:id="298" w:author="Linda Marshall" w:date="2017-11-16T11:29:00Z">
        <w:del w:id="299" w:author="Nick Nicholas" w:date="2017-11-20T15:33:00Z">
          <w:r w:rsidR="002474FD" w:rsidDel="00EB7FB6">
            <w:delText>qualification or Credential</w:delText>
          </w:r>
        </w:del>
      </w:ins>
    </w:p>
    <w:p w14:paraId="679757C8" w14:textId="340F901D" w:rsidR="00116E76" w:rsidRDefault="00116E76" w:rsidP="00116E76">
      <w:pPr>
        <w:pStyle w:val="2"/>
      </w:pPr>
      <w:bookmarkStart w:id="300" w:name="_Toc497142429"/>
      <w:bookmarkStart w:id="301" w:name="_Toc498607922"/>
      <w:r>
        <w:t>Conceptual Model</w:t>
      </w:r>
      <w:bookmarkEnd w:id="300"/>
      <w:bookmarkEnd w:id="301"/>
    </w:p>
    <w:p w14:paraId="24EA9D92" w14:textId="67D1DCBB" w:rsidR="00186FAA" w:rsidRPr="00FF40A8" w:rsidRDefault="00186FAA" w:rsidP="00186FAA">
      <w:pPr>
        <w:widowControl w:val="0"/>
        <w:autoSpaceDE w:val="0"/>
        <w:autoSpaceDN w:val="0"/>
        <w:adjustRightInd w:val="0"/>
        <w:rPr>
          <w:rFonts w:ascii="Arial Unicode MS" w:eastAsia="Arial Unicode MS" w:hAnsiTheme="minorHAnsi" w:cs="Arial Unicode MS"/>
          <w:lang w:val="en-US"/>
          <w:rPrChange w:id="302" w:author="Nick Nicholas" w:date="2017-11-16T13:23:00Z">
            <w:rPr>
              <w:rFonts w:ascii="Arial Unicode MS" w:eastAsia="Arial Unicode MS" w:hAnsiTheme="minorHAnsi" w:cs="Arial Unicode MS"/>
            </w:rPr>
          </w:rPrChange>
        </w:rPr>
      </w:pPr>
      <w:del w:id="303" w:author="Nick Nicholas" w:date="2017-11-16T12:42:00Z">
        <w:r w:rsidRPr="00B979ED" w:rsidDel="00903A91">
          <w:rPr>
            <w:rFonts w:ascii="Arial Unicode MS" w:eastAsia="Arial Unicode MS" w:hAnsiTheme="minorHAnsi" w:cs="Arial Unicode MS"/>
            <w:noProof/>
            <w:rPrChange w:id="304" w:author="Unknown">
              <w:rPr>
                <w:noProof/>
              </w:rPr>
            </w:rPrChange>
          </w:rPr>
          <w:drawing>
            <wp:inline distT="0" distB="0" distL="0" distR="0" wp14:anchorId="57ABC334" wp14:editId="0DFBBE55">
              <wp:extent cx="5270500" cy="366141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661410"/>
                      </a:xfrm>
                      <a:prstGeom prst="rect">
                        <a:avLst/>
                      </a:prstGeom>
                    </pic:spPr>
                  </pic:pic>
                </a:graphicData>
              </a:graphic>
            </wp:inline>
          </w:drawing>
        </w:r>
      </w:del>
      <w:ins w:id="305" w:author="Nick Nicholas" w:date="2017-11-16T13:37:00Z">
        <w:r w:rsidR="008D5D74" w:rsidRPr="008D5D74">
          <w:rPr>
            <w:rFonts w:ascii="Arial Unicode MS" w:eastAsia="Arial Unicode MS" w:hAnsiTheme="minorHAnsi" w:cs="Arial Unicode MS"/>
            <w:noProof/>
            <w:rPrChange w:id="306" w:author="Unknown">
              <w:rPr>
                <w:noProof/>
              </w:rPr>
            </w:rPrChange>
          </w:rPr>
          <w:drawing>
            <wp:inline distT="0" distB="0" distL="0" distR="0" wp14:anchorId="3C15B1EC" wp14:editId="5BEB2AB2">
              <wp:extent cx="6642100" cy="4613910"/>
              <wp:effectExtent l="0" t="0" r="12700" b="889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2100" cy="4613910"/>
                      </a:xfrm>
                      <a:prstGeom prst="rect">
                        <a:avLst/>
                      </a:prstGeom>
                    </pic:spPr>
                  </pic:pic>
                </a:graphicData>
              </a:graphic>
            </wp:inline>
          </w:drawing>
        </w:r>
      </w:ins>
    </w:p>
    <w:p w14:paraId="47F1DE51" w14:textId="77777777" w:rsidR="00186FAA" w:rsidRPr="00186FAA" w:rsidRDefault="00186FAA" w:rsidP="00186FAA"/>
    <w:p w14:paraId="1EF405A8" w14:textId="77777777" w:rsidR="005478FF" w:rsidRDefault="005478FF" w:rsidP="001878BE">
      <w:pPr>
        <w:widowControl w:val="0"/>
        <w:autoSpaceDE w:val="0"/>
        <w:autoSpaceDN w:val="0"/>
        <w:adjustRightInd w:val="0"/>
        <w:rPr>
          <w:ins w:id="307" w:author="Nick Nicholas" w:date="2017-11-16T13:50:00Z"/>
          <w:rFonts w:ascii="Arial Unicode MS" w:eastAsia="Arial Unicode MS" w:hAnsiTheme="minorHAnsi" w:cs="Arial Unicode MS"/>
        </w:rPr>
      </w:pPr>
    </w:p>
    <w:p w14:paraId="57C4ADFA" w14:textId="1FCFC7A3" w:rsidR="001878BE" w:rsidRPr="000921F1" w:rsidRDefault="00552B56" w:rsidP="001878BE">
      <w:pPr>
        <w:widowControl w:val="0"/>
        <w:autoSpaceDE w:val="0"/>
        <w:autoSpaceDN w:val="0"/>
        <w:adjustRightInd w:val="0"/>
        <w:rPr>
          <w:rFonts w:ascii="Arial Unicode MS" w:eastAsia="Arial Unicode MS" w:hAnsiTheme="minorHAnsi" w:cs="Arial Unicode MS"/>
          <w:lang w:val="en-US"/>
          <w:rPrChange w:id="308" w:author="Nick Nicholas" w:date="2017-11-16T14:18:00Z">
            <w:rPr>
              <w:rFonts w:ascii="Arial Unicode MS" w:eastAsia="Arial Unicode MS" w:hAnsiTheme="minorHAnsi" w:cs="Arial Unicode MS"/>
            </w:rPr>
          </w:rPrChange>
        </w:rPr>
      </w:pPr>
      <w:ins w:id="309" w:author="Nick Nicholas" w:date="2017-11-16T14:07:00Z">
        <w:r w:rsidRPr="00552B56">
          <w:rPr>
            <w:rFonts w:ascii="Arial Unicode MS" w:eastAsia="Arial Unicode MS" w:hAnsiTheme="minorHAnsi" w:cs="Arial Unicode MS"/>
            <w:noProof/>
            <w:rPrChange w:id="310" w:author="Unknown">
              <w:rPr>
                <w:noProof/>
              </w:rPr>
            </w:rPrChange>
          </w:rPr>
          <w:lastRenderedPageBreak/>
          <w:drawing>
            <wp:inline distT="0" distB="0" distL="0" distR="0" wp14:anchorId="012A74C3" wp14:editId="2FA80937">
              <wp:extent cx="6642100" cy="5146040"/>
              <wp:effectExtent l="0" t="0" r="12700" b="1016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2100" cy="5146040"/>
                      </a:xfrm>
                      <a:prstGeom prst="rect">
                        <a:avLst/>
                      </a:prstGeom>
                    </pic:spPr>
                  </pic:pic>
                </a:graphicData>
              </a:graphic>
            </wp:inline>
          </w:drawing>
        </w:r>
      </w:ins>
      <w:ins w:id="311" w:author="Nick Nicholas" w:date="2017-11-16T13:50:00Z">
        <w:r w:rsidR="005478FF" w:rsidRPr="000921F1" w:rsidDel="00FF40A8">
          <w:rPr>
            <w:rFonts w:ascii="Arial Unicode MS" w:eastAsia="Arial Unicode MS" w:hAnsiTheme="minorHAnsi" w:cs="Arial Unicode MS"/>
            <w:lang w:val="en-US"/>
            <w:rPrChange w:id="312" w:author="Nick Nicholas" w:date="2017-11-16T14:18:00Z">
              <w:rPr>
                <w:rFonts w:ascii="Arial Unicode MS" w:eastAsia="Arial Unicode MS" w:hAnsiTheme="minorHAnsi" w:cs="Arial Unicode MS"/>
              </w:rPr>
            </w:rPrChange>
          </w:rPr>
          <w:t xml:space="preserve"> </w:t>
        </w:r>
      </w:ins>
      <w:del w:id="313" w:author="Nick Nicholas" w:date="2017-11-16T13:26:00Z">
        <w:r w:rsidR="001878BE" w:rsidDel="00FF40A8">
          <w:rPr>
            <w:rFonts w:ascii="Arial Unicode MS" w:eastAsia="Arial Unicode MS" w:hAnsiTheme="minorHAnsi" w:cs="Arial Unicode MS"/>
            <w:noProof/>
            <w:rPrChange w:id="314" w:author="Unknown">
              <w:rPr>
                <w:noProof/>
              </w:rPr>
            </w:rPrChange>
          </w:rPr>
          <w:lastRenderedPageBreak/>
          <w:drawing>
            <wp:inline distT="0" distB="0" distL="0" distR="0" wp14:anchorId="2F5326AA" wp14:editId="61A06A57">
              <wp:extent cx="5152032" cy="3902217"/>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0137" cy="3915930"/>
                      </a:xfrm>
                      <a:prstGeom prst="rect">
                        <a:avLst/>
                      </a:prstGeom>
                      <a:noFill/>
                      <a:ln>
                        <a:noFill/>
                      </a:ln>
                    </pic:spPr>
                  </pic:pic>
                </a:graphicData>
              </a:graphic>
            </wp:inline>
          </w:drawing>
        </w:r>
      </w:del>
      <w:ins w:id="315" w:author="Nick Nicholas" w:date="2017-11-16T13:39:00Z">
        <w:r w:rsidR="00203328" w:rsidRPr="00203328">
          <w:rPr>
            <w:rFonts w:ascii="Arial Unicode MS" w:eastAsia="Arial Unicode MS" w:hAnsiTheme="minorHAnsi" w:cs="Arial Unicode MS"/>
            <w:noProof/>
            <w:rPrChange w:id="316" w:author="Unknown">
              <w:rPr>
                <w:noProof/>
              </w:rPr>
            </w:rPrChange>
          </w:rPr>
          <w:drawing>
            <wp:inline distT="0" distB="0" distL="0" distR="0" wp14:anchorId="394181F3" wp14:editId="584734D1">
              <wp:extent cx="6642100" cy="4556760"/>
              <wp:effectExtent l="0" t="0" r="1270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2100" cy="4556760"/>
                      </a:xfrm>
                      <a:prstGeom prst="rect">
                        <a:avLst/>
                      </a:prstGeom>
                    </pic:spPr>
                  </pic:pic>
                </a:graphicData>
              </a:graphic>
            </wp:inline>
          </w:drawing>
        </w:r>
      </w:ins>
    </w:p>
    <w:p w14:paraId="0407F814" w14:textId="77777777" w:rsidR="00D4725C" w:rsidRPr="00AC13A6" w:rsidRDefault="00D4725C" w:rsidP="00D4725C">
      <w:pPr>
        <w:rPr>
          <w:lang w:val="en-US"/>
          <w:rPrChange w:id="317" w:author="Nick Nicholas" w:date="2017-11-16T12:14:00Z">
            <w:rPr/>
          </w:rPrChange>
        </w:rPr>
      </w:pPr>
      <w:r w:rsidRPr="00AC13A6">
        <w:rPr>
          <w:lang w:val="en-US"/>
          <w:rPrChange w:id="318" w:author="Nick Nicholas" w:date="2017-11-16T12:14:00Z">
            <w:rPr/>
          </w:rPrChange>
        </w:rPr>
        <w:t>(Black objects refer to inputs to assessment, red refer to outputs of assessment.)</w:t>
      </w:r>
    </w:p>
    <w:p w14:paraId="51CF280C" w14:textId="77777777" w:rsidR="00324584" w:rsidRPr="00AC13A6" w:rsidRDefault="00324584" w:rsidP="004C4B05">
      <w:pPr>
        <w:widowControl w:val="0"/>
        <w:autoSpaceDE w:val="0"/>
        <w:autoSpaceDN w:val="0"/>
        <w:adjustRightInd w:val="0"/>
        <w:rPr>
          <w:rFonts w:ascii="Arial Unicode MS" w:eastAsia="Arial Unicode MS" w:hAnsiTheme="minorHAnsi" w:cs="Arial Unicode MS"/>
          <w:lang w:val="en-US"/>
          <w:rPrChange w:id="319" w:author="Nick Nicholas" w:date="2017-11-16T12:14:00Z">
            <w:rPr>
              <w:rFonts w:ascii="Arial Unicode MS" w:eastAsia="Arial Unicode MS" w:hAnsiTheme="minorHAnsi" w:cs="Arial Unicode MS"/>
            </w:rPr>
          </w:rPrChange>
        </w:rPr>
      </w:pPr>
    </w:p>
    <w:tbl>
      <w:tblPr>
        <w:tblStyle w:val="a5"/>
        <w:tblW w:w="0" w:type="auto"/>
        <w:tblLook w:val="04A0" w:firstRow="1" w:lastRow="0" w:firstColumn="1" w:lastColumn="0" w:noHBand="0" w:noVBand="1"/>
      </w:tblPr>
      <w:tblGrid>
        <w:gridCol w:w="2763"/>
        <w:gridCol w:w="2763"/>
        <w:gridCol w:w="2764"/>
      </w:tblGrid>
      <w:tr w:rsidR="0053672E" w14:paraId="77FF0B0B" w14:textId="77777777" w:rsidTr="0053672E">
        <w:tc>
          <w:tcPr>
            <w:tcW w:w="2763" w:type="dxa"/>
          </w:tcPr>
          <w:p w14:paraId="4557D92F" w14:textId="25C21213" w:rsidR="0053672E" w:rsidRDefault="002F75F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Standard</w:t>
            </w:r>
          </w:p>
        </w:tc>
        <w:tc>
          <w:tcPr>
            <w:tcW w:w="2763" w:type="dxa"/>
          </w:tcPr>
          <w:p w14:paraId="5633C800" w14:textId="213C17E1" w:rsidR="0053672E" w:rsidRDefault="002F75F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Covers</w:t>
            </w:r>
          </w:p>
        </w:tc>
        <w:tc>
          <w:tcPr>
            <w:tcW w:w="2764" w:type="dxa"/>
          </w:tcPr>
          <w:p w14:paraId="1B8C7F5E" w14:textId="196CD654" w:rsidR="0053672E" w:rsidRDefault="002F75F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Area</w:t>
            </w:r>
          </w:p>
        </w:tc>
      </w:tr>
      <w:tr w:rsidR="0053672E" w14:paraId="0FBD6D23" w14:textId="77777777" w:rsidTr="0053672E">
        <w:tc>
          <w:tcPr>
            <w:tcW w:w="2763" w:type="dxa"/>
          </w:tcPr>
          <w:p w14:paraId="0E57934B" w14:textId="7F6701D8" w:rsidR="0053672E" w:rsidRDefault="002F75F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Curriculum</w:t>
            </w:r>
          </w:p>
        </w:tc>
        <w:tc>
          <w:tcPr>
            <w:tcW w:w="2763" w:type="dxa"/>
          </w:tcPr>
          <w:p w14:paraId="50BA661B" w14:textId="2DBEB78D" w:rsidR="0053672E" w:rsidRDefault="002F75F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Includes</w:t>
            </w:r>
          </w:p>
        </w:tc>
        <w:tc>
          <w:tcPr>
            <w:tcW w:w="2764" w:type="dxa"/>
          </w:tcPr>
          <w:p w14:paraId="19EC0D0D" w14:textId="08946E46" w:rsidR="0053672E" w:rsidRDefault="002F75F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Area</w:t>
            </w:r>
          </w:p>
        </w:tc>
      </w:tr>
      <w:tr w:rsidR="0053672E" w14:paraId="43FBE6D7" w14:textId="77777777" w:rsidTr="0053672E">
        <w:tc>
          <w:tcPr>
            <w:tcW w:w="2763" w:type="dxa"/>
          </w:tcPr>
          <w:p w14:paraId="7110A124" w14:textId="415722EF" w:rsidR="0053672E" w:rsidRDefault="002F75F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Curriculum</w:t>
            </w:r>
          </w:p>
        </w:tc>
        <w:tc>
          <w:tcPr>
            <w:tcW w:w="2763" w:type="dxa"/>
          </w:tcPr>
          <w:p w14:paraId="2602E295" w14:textId="46E40ACF" w:rsidR="0053672E" w:rsidRDefault="002F75F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Includes</w:t>
            </w:r>
          </w:p>
        </w:tc>
        <w:tc>
          <w:tcPr>
            <w:tcW w:w="2764" w:type="dxa"/>
          </w:tcPr>
          <w:p w14:paraId="57BB3562" w14:textId="357F74D3" w:rsidR="0053672E" w:rsidRDefault="002F75F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Standard</w:t>
            </w:r>
          </w:p>
        </w:tc>
      </w:tr>
      <w:tr w:rsidR="0053672E" w14:paraId="5E16E4CD" w14:textId="77777777" w:rsidTr="0053672E">
        <w:tc>
          <w:tcPr>
            <w:tcW w:w="2763" w:type="dxa"/>
          </w:tcPr>
          <w:p w14:paraId="31D391B6" w14:textId="7A5F1D9E"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c>
          <w:tcPr>
            <w:tcW w:w="2763" w:type="dxa"/>
          </w:tcPr>
          <w:p w14:paraId="1C89B129" w14:textId="2E002D9C"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Covers</w:t>
            </w:r>
          </w:p>
        </w:tc>
        <w:tc>
          <w:tcPr>
            <w:tcW w:w="2764" w:type="dxa"/>
          </w:tcPr>
          <w:p w14:paraId="695E34A7" w14:textId="57E29336"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Area</w:t>
            </w:r>
          </w:p>
        </w:tc>
      </w:tr>
      <w:tr w:rsidR="002C47D0" w14:paraId="1B6D98A0" w14:textId="77777777" w:rsidTr="0053672E">
        <w:tc>
          <w:tcPr>
            <w:tcW w:w="2763" w:type="dxa"/>
          </w:tcPr>
          <w:p w14:paraId="168E1BB1" w14:textId="5684E5F9" w:rsidR="002C47D0" w:rsidRDefault="002C47D0"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c>
          <w:tcPr>
            <w:tcW w:w="2763" w:type="dxa"/>
          </w:tcPr>
          <w:p w14:paraId="64C90B2C" w14:textId="63FFE9A7" w:rsidR="002C47D0" w:rsidRDefault="002C47D0"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Covers (changeable)</w:t>
            </w:r>
          </w:p>
        </w:tc>
        <w:tc>
          <w:tcPr>
            <w:tcW w:w="2764" w:type="dxa"/>
          </w:tcPr>
          <w:p w14:paraId="0FBE87D4" w14:textId="01C45510" w:rsidR="002C47D0" w:rsidRDefault="002C47D0"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Standard</w:t>
            </w:r>
          </w:p>
        </w:tc>
      </w:tr>
      <w:tr w:rsidR="0053672E" w14:paraId="4405A2DE" w14:textId="77777777" w:rsidTr="0053672E">
        <w:tc>
          <w:tcPr>
            <w:tcW w:w="2763" w:type="dxa"/>
          </w:tcPr>
          <w:p w14:paraId="2F546929" w14:textId="2A365AC8"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545317D2" w14:textId="02456E2C"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Enrolled In (flexible)</w:t>
            </w:r>
          </w:p>
        </w:tc>
        <w:tc>
          <w:tcPr>
            <w:tcW w:w="2764" w:type="dxa"/>
          </w:tcPr>
          <w:p w14:paraId="12C5A989" w14:textId="3CA03459"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r>
      <w:tr w:rsidR="00590037" w14:paraId="549038C2" w14:textId="77777777" w:rsidTr="0053672E">
        <w:tc>
          <w:tcPr>
            <w:tcW w:w="2763" w:type="dxa"/>
          </w:tcPr>
          <w:p w14:paraId="38381EBC" w14:textId="0F54F6D1" w:rsidR="00590037" w:rsidRDefault="00590037"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5BFFE5B1" w14:textId="633FE04C" w:rsidR="00590037" w:rsidRDefault="00590037"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Completes</w:t>
            </w:r>
            <w:ins w:id="320" w:author="Nick Nicholas" w:date="2017-11-16T13:39:00Z">
              <w:r w:rsidR="00B7178A">
                <w:rPr>
                  <w:rFonts w:ascii="Arial Unicode MS" w:eastAsia="Arial Unicode MS" w:hAnsiTheme="minorHAnsi" w:cs="Arial Unicode MS"/>
                </w:rPr>
                <w:t xml:space="preserve"> (Attains)</w:t>
              </w:r>
            </w:ins>
          </w:p>
        </w:tc>
        <w:tc>
          <w:tcPr>
            <w:tcW w:w="2764" w:type="dxa"/>
          </w:tcPr>
          <w:p w14:paraId="031B9783" w14:textId="5213E21B" w:rsidR="00590037" w:rsidRDefault="00590037"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r>
      <w:tr w:rsidR="00900F28" w14:paraId="391D4294" w14:textId="77777777" w:rsidTr="0053672E">
        <w:tc>
          <w:tcPr>
            <w:tcW w:w="2763" w:type="dxa"/>
          </w:tcPr>
          <w:p w14:paraId="57A377C5" w14:textId="328FE821" w:rsidR="00900F28"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353697A2" w14:textId="55C914F3" w:rsidR="00900F28"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Member</w:t>
            </w:r>
          </w:p>
        </w:tc>
        <w:tc>
          <w:tcPr>
            <w:tcW w:w="2764" w:type="dxa"/>
          </w:tcPr>
          <w:p w14:paraId="0A63FE3E" w14:textId="1E359BC0" w:rsidR="00900F28"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Class</w:t>
            </w:r>
          </w:p>
        </w:tc>
      </w:tr>
      <w:tr w:rsidR="00900F28" w14:paraId="086093B9" w14:textId="77777777" w:rsidTr="0053672E">
        <w:tc>
          <w:tcPr>
            <w:tcW w:w="2763" w:type="dxa"/>
          </w:tcPr>
          <w:p w14:paraId="7F28EBDD" w14:textId="7C0FDE52" w:rsidR="00900F28"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c>
          <w:tcPr>
            <w:tcW w:w="2763" w:type="dxa"/>
          </w:tcPr>
          <w:p w14:paraId="5FED7A44" w14:textId="52C008F8" w:rsidR="00900F28"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Delivered Through</w:t>
            </w:r>
            <w:r w:rsidR="003F5DD3">
              <w:rPr>
                <w:rFonts w:ascii="Arial Unicode MS" w:eastAsia="Arial Unicode MS" w:hAnsiTheme="minorHAnsi" w:cs="Arial Unicode MS"/>
              </w:rPr>
              <w:t xml:space="preserve"> (changeable)</w:t>
            </w:r>
          </w:p>
        </w:tc>
        <w:tc>
          <w:tcPr>
            <w:tcW w:w="2764" w:type="dxa"/>
          </w:tcPr>
          <w:p w14:paraId="34785BA5" w14:textId="7329B0BF" w:rsidR="00900F28"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Class</w:t>
            </w:r>
          </w:p>
        </w:tc>
      </w:tr>
      <w:tr w:rsidR="0053672E" w14:paraId="63C2ED0B" w14:textId="77777777" w:rsidTr="0053672E">
        <w:tc>
          <w:tcPr>
            <w:tcW w:w="2763" w:type="dxa"/>
          </w:tcPr>
          <w:p w14:paraId="2745FE09" w14:textId="6905142C"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432F5B83" w14:textId="02E3C4AA"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Registers For</w:t>
            </w:r>
          </w:p>
        </w:tc>
        <w:tc>
          <w:tcPr>
            <w:tcW w:w="2764" w:type="dxa"/>
          </w:tcPr>
          <w:p w14:paraId="0AD68BEE" w14:textId="76FC57B7"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(event)</w:t>
            </w:r>
          </w:p>
        </w:tc>
      </w:tr>
      <w:tr w:rsidR="009E5AB8" w14:paraId="7FAC3E4C" w14:textId="77777777" w:rsidTr="0053672E">
        <w:tc>
          <w:tcPr>
            <w:tcW w:w="2763" w:type="dxa"/>
          </w:tcPr>
          <w:p w14:paraId="6BFE4595" w14:textId="3905019B" w:rsidR="009E5AB8" w:rsidRDefault="009E5AB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14C04557" w14:textId="101B7785" w:rsidR="009E5AB8" w:rsidRDefault="009E5AB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Attempts</w:t>
            </w:r>
          </w:p>
        </w:tc>
        <w:tc>
          <w:tcPr>
            <w:tcW w:w="2764" w:type="dxa"/>
          </w:tcPr>
          <w:p w14:paraId="2F30D6C6" w14:textId="39C4C294" w:rsidR="009E5AB8" w:rsidRDefault="009E5AB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(event)</w:t>
            </w:r>
          </w:p>
        </w:tc>
      </w:tr>
      <w:tr w:rsidR="0053672E" w14:paraId="20641EF9" w14:textId="77777777" w:rsidTr="0053672E">
        <w:tc>
          <w:tcPr>
            <w:tcW w:w="2763" w:type="dxa"/>
          </w:tcPr>
          <w:p w14:paraId="480CB90E" w14:textId="4E811E5F"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(event)</w:t>
            </w:r>
          </w:p>
        </w:tc>
        <w:tc>
          <w:tcPr>
            <w:tcW w:w="2763" w:type="dxa"/>
          </w:tcPr>
          <w:p w14:paraId="2B2423CE" w14:textId="2338DFC9"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Receives</w:t>
            </w:r>
            <w:r w:rsidR="00AE163B">
              <w:rPr>
                <w:rFonts w:ascii="Arial Unicode MS" w:eastAsia="Arial Unicode MS" w:hAnsiTheme="minorHAnsi" w:cs="Arial Unicode MS"/>
              </w:rPr>
              <w:t xml:space="preserve"> provisional</w:t>
            </w:r>
          </w:p>
        </w:tc>
        <w:tc>
          <w:tcPr>
            <w:tcW w:w="2764" w:type="dxa"/>
          </w:tcPr>
          <w:p w14:paraId="247E67E2" w14:textId="516B5DFD"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Score</w:t>
            </w:r>
          </w:p>
        </w:tc>
      </w:tr>
      <w:tr w:rsidR="00AE163B" w14:paraId="4299D979" w14:textId="77777777" w:rsidTr="0053672E">
        <w:tc>
          <w:tcPr>
            <w:tcW w:w="2763" w:type="dxa"/>
          </w:tcPr>
          <w:p w14:paraId="735BCC02" w14:textId="1BF5B5B4" w:rsidR="00AE163B" w:rsidRDefault="00AE163B"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(event)</w:t>
            </w:r>
          </w:p>
        </w:tc>
        <w:tc>
          <w:tcPr>
            <w:tcW w:w="2763" w:type="dxa"/>
          </w:tcPr>
          <w:p w14:paraId="23AE505B" w14:textId="4A993BEC" w:rsidR="00AE163B" w:rsidRDefault="00AE163B" w:rsidP="00AE163B">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Receives final</w:t>
            </w:r>
          </w:p>
        </w:tc>
        <w:tc>
          <w:tcPr>
            <w:tcW w:w="2764" w:type="dxa"/>
          </w:tcPr>
          <w:p w14:paraId="714D6EA0" w14:textId="440D13E7" w:rsidR="00AE163B" w:rsidRDefault="00AE163B"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Score</w:t>
            </w:r>
          </w:p>
        </w:tc>
      </w:tr>
      <w:tr w:rsidR="0053672E" w14:paraId="6B7735E5" w14:textId="77777777" w:rsidTr="0053672E">
        <w:tc>
          <w:tcPr>
            <w:tcW w:w="2763" w:type="dxa"/>
          </w:tcPr>
          <w:p w14:paraId="3C04F014" w14:textId="39A8FBD8"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247AFCE5" w14:textId="507A160C" w:rsidR="0053672E" w:rsidRDefault="00F95B15" w:rsidP="004C4B05">
            <w:pPr>
              <w:widowControl w:val="0"/>
              <w:autoSpaceDE w:val="0"/>
              <w:autoSpaceDN w:val="0"/>
              <w:adjustRightInd w:val="0"/>
              <w:rPr>
                <w:rFonts w:ascii="Arial Unicode MS" w:eastAsia="Arial Unicode MS" w:hAnsiTheme="minorHAnsi" w:cs="Arial Unicode MS"/>
              </w:rPr>
            </w:pPr>
            <w:del w:id="321" w:author="Nick Nicholas" w:date="2017-11-16T13:39:00Z">
              <w:r w:rsidDel="00B7178A">
                <w:rPr>
                  <w:rFonts w:ascii="Arial Unicode MS" w:eastAsia="Arial Unicode MS" w:hAnsiTheme="minorHAnsi" w:cs="Arial Unicode MS"/>
                </w:rPr>
                <w:delText>Receives</w:delText>
              </w:r>
            </w:del>
            <w:ins w:id="322" w:author="Nick Nicholas" w:date="2017-11-16T13:39:00Z">
              <w:r w:rsidR="00B7178A">
                <w:rPr>
                  <w:rFonts w:ascii="Arial Unicode MS" w:eastAsia="Arial Unicode MS" w:hAnsiTheme="minorHAnsi" w:cs="Arial Unicode MS"/>
                </w:rPr>
                <w:t>Attains</w:t>
              </w:r>
            </w:ins>
          </w:p>
        </w:tc>
        <w:tc>
          <w:tcPr>
            <w:tcW w:w="2764" w:type="dxa"/>
          </w:tcPr>
          <w:p w14:paraId="1D449790" w14:textId="3ACC7D94" w:rsidR="0053672E" w:rsidRDefault="00F95B15"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Score</w:t>
            </w:r>
          </w:p>
        </w:tc>
      </w:tr>
      <w:tr w:rsidR="0053672E" w14:paraId="0253EC9A" w14:textId="77777777" w:rsidTr="0053672E">
        <w:tc>
          <w:tcPr>
            <w:tcW w:w="2763" w:type="dxa"/>
          </w:tcPr>
          <w:p w14:paraId="575B7013" w14:textId="247B9325" w:rsidR="0053672E"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Score</w:t>
            </w:r>
          </w:p>
        </w:tc>
        <w:tc>
          <w:tcPr>
            <w:tcW w:w="2763" w:type="dxa"/>
          </w:tcPr>
          <w:p w14:paraId="69E779AB" w14:textId="0A793A52" w:rsidR="0053672E" w:rsidRDefault="00900F28" w:rsidP="00273556">
            <w:pPr>
              <w:widowControl w:val="0"/>
              <w:tabs>
                <w:tab w:val="right" w:pos="2547"/>
              </w:tabs>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Broken Down By</w:t>
            </w:r>
            <w:r w:rsidR="00273556">
              <w:rPr>
                <w:rFonts w:ascii="Arial Unicode MS" w:eastAsia="Arial Unicode MS" w:hAnsiTheme="minorHAnsi" w:cs="Arial Unicode MS"/>
              </w:rPr>
              <w:tab/>
            </w:r>
          </w:p>
        </w:tc>
        <w:tc>
          <w:tcPr>
            <w:tcW w:w="2764" w:type="dxa"/>
          </w:tcPr>
          <w:p w14:paraId="70337D1E" w14:textId="36C53530" w:rsidR="0053672E"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Standard</w:t>
            </w:r>
          </w:p>
        </w:tc>
      </w:tr>
      <w:tr w:rsidR="0053672E" w14:paraId="5DE88490" w14:textId="77777777" w:rsidTr="0053672E">
        <w:tc>
          <w:tcPr>
            <w:tcW w:w="2763" w:type="dxa"/>
          </w:tcPr>
          <w:p w14:paraId="68A8776E" w14:textId="46963439" w:rsidR="0053672E"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21FAAC9A" w14:textId="547D3AA6" w:rsidR="0053672E" w:rsidRDefault="00900F28" w:rsidP="004C4B05">
            <w:pPr>
              <w:widowControl w:val="0"/>
              <w:autoSpaceDE w:val="0"/>
              <w:autoSpaceDN w:val="0"/>
              <w:adjustRightInd w:val="0"/>
              <w:rPr>
                <w:rFonts w:ascii="Arial Unicode MS" w:eastAsia="Arial Unicode MS" w:hAnsiTheme="minorHAnsi" w:cs="Arial Unicode MS"/>
              </w:rPr>
            </w:pPr>
            <w:del w:id="323" w:author="Nick Nicholas" w:date="2017-11-16T13:39:00Z">
              <w:r w:rsidDel="00B7178A">
                <w:rPr>
                  <w:rFonts w:ascii="Arial Unicode MS" w:eastAsia="Arial Unicode MS" w:hAnsiTheme="minorHAnsi" w:cs="Arial Unicode MS"/>
                </w:rPr>
                <w:delText>Receives</w:delText>
              </w:r>
            </w:del>
            <w:ins w:id="324" w:author="Nick Nicholas" w:date="2017-11-16T13:39:00Z">
              <w:r w:rsidR="00B7178A">
                <w:rPr>
                  <w:rFonts w:ascii="Arial Unicode MS" w:eastAsia="Arial Unicode MS" w:hAnsiTheme="minorHAnsi" w:cs="Arial Unicode MS"/>
                </w:rPr>
                <w:t>Attains</w:t>
              </w:r>
            </w:ins>
          </w:p>
        </w:tc>
        <w:tc>
          <w:tcPr>
            <w:tcW w:w="2764" w:type="dxa"/>
          </w:tcPr>
          <w:p w14:paraId="28BC612B" w14:textId="69A683E9" w:rsidR="0053672E"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Grade</w:t>
            </w:r>
          </w:p>
        </w:tc>
      </w:tr>
      <w:tr w:rsidR="0053672E" w14:paraId="5B2771D8" w14:textId="77777777" w:rsidTr="0053672E">
        <w:tc>
          <w:tcPr>
            <w:tcW w:w="2763" w:type="dxa"/>
          </w:tcPr>
          <w:p w14:paraId="3C326F44" w14:textId="32889FE6" w:rsidR="0053672E"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Grade</w:t>
            </w:r>
          </w:p>
        </w:tc>
        <w:tc>
          <w:tcPr>
            <w:tcW w:w="2763" w:type="dxa"/>
          </w:tcPr>
          <w:p w14:paraId="75E34D34" w14:textId="3E6B1837" w:rsidR="0053672E" w:rsidRDefault="00900F28"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Assesses Performance Against</w:t>
            </w:r>
          </w:p>
        </w:tc>
        <w:tc>
          <w:tcPr>
            <w:tcW w:w="2764" w:type="dxa"/>
          </w:tcPr>
          <w:p w14:paraId="2C15CB5D" w14:textId="6A2FC02A" w:rsidR="0053672E" w:rsidRDefault="00AF0F1E"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Class</w:t>
            </w:r>
          </w:p>
        </w:tc>
      </w:tr>
      <w:tr w:rsidR="00AF0F1E" w14:paraId="69360FEC" w14:textId="77777777" w:rsidTr="0053672E">
        <w:tc>
          <w:tcPr>
            <w:tcW w:w="2763" w:type="dxa"/>
          </w:tcPr>
          <w:p w14:paraId="1BD4E62D" w14:textId="555192FB" w:rsidR="00AF0F1E" w:rsidRDefault="00AF0F1E"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Grade</w:t>
            </w:r>
          </w:p>
        </w:tc>
        <w:tc>
          <w:tcPr>
            <w:tcW w:w="2763" w:type="dxa"/>
          </w:tcPr>
          <w:p w14:paraId="518F0B36" w14:textId="3580928F" w:rsidR="00AF0F1E" w:rsidRDefault="00AF0F1E"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Assesses Performance Against</w:t>
            </w:r>
          </w:p>
        </w:tc>
        <w:tc>
          <w:tcPr>
            <w:tcW w:w="2764" w:type="dxa"/>
          </w:tcPr>
          <w:p w14:paraId="77ADFFAA" w14:textId="20833697" w:rsidR="00AF0F1E" w:rsidRDefault="00AF0F1E"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r>
      <w:tr w:rsidR="005A68CA" w14:paraId="06AE3105" w14:textId="77777777" w:rsidTr="0053672E">
        <w:tc>
          <w:tcPr>
            <w:tcW w:w="2763" w:type="dxa"/>
          </w:tcPr>
          <w:p w14:paraId="36C5EB11" w14:textId="639B34AD" w:rsidR="005A68CA" w:rsidRDefault="005A68CA"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lastRenderedPageBreak/>
              <w:t>Student</w:t>
            </w:r>
          </w:p>
        </w:tc>
        <w:tc>
          <w:tcPr>
            <w:tcW w:w="2763" w:type="dxa"/>
          </w:tcPr>
          <w:p w14:paraId="61D7C503" w14:textId="5440C2F6" w:rsidR="005A68CA" w:rsidRDefault="005A68CA"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Registers For</w:t>
            </w:r>
          </w:p>
        </w:tc>
        <w:tc>
          <w:tcPr>
            <w:tcW w:w="2764" w:type="dxa"/>
          </w:tcPr>
          <w:p w14:paraId="2DADFC20" w14:textId="17ADDD40" w:rsidR="005A68CA" w:rsidRDefault="005A68CA" w:rsidP="004C4B05">
            <w:pPr>
              <w:widowControl w:val="0"/>
              <w:autoSpaceDE w:val="0"/>
              <w:autoSpaceDN w:val="0"/>
              <w:adjustRightInd w:val="0"/>
              <w:rPr>
                <w:rFonts w:ascii="Arial Unicode MS" w:eastAsia="Arial Unicode MS" w:hAnsiTheme="minorHAnsi" w:cs="Arial Unicode MS"/>
              </w:rPr>
            </w:pPr>
            <w:del w:id="325" w:author="Linda Marshall" w:date="2017-11-16T11:29:00Z">
              <w:r w:rsidDel="002474FD">
                <w:rPr>
                  <w:rFonts w:ascii="Arial Unicode MS" w:eastAsia="Arial Unicode MS" w:hAnsiTheme="minorHAnsi" w:cs="Arial Unicode MS"/>
                </w:rPr>
                <w:delText>Qualification</w:delText>
              </w:r>
            </w:del>
            <w:ins w:id="326" w:author="Linda Marshall" w:date="2017-11-16T11:29:00Z">
              <w:r w:rsidR="002474FD">
                <w:rPr>
                  <w:rFonts w:ascii="Arial Unicode MS" w:eastAsia="Arial Unicode MS" w:hAnsiTheme="minorHAnsi" w:cs="Arial Unicode MS"/>
                </w:rPr>
                <w:t>Credential</w:t>
              </w:r>
            </w:ins>
          </w:p>
        </w:tc>
      </w:tr>
      <w:tr w:rsidR="00273556" w14:paraId="116EBBE2" w14:textId="77777777" w:rsidTr="0053672E">
        <w:tc>
          <w:tcPr>
            <w:tcW w:w="2763" w:type="dxa"/>
          </w:tcPr>
          <w:p w14:paraId="1E7A0998" w14:textId="602A7C61" w:rsidR="00273556" w:rsidRDefault="0027355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4ACED832" w14:textId="72997778" w:rsidR="00273556" w:rsidRDefault="00E86463" w:rsidP="004C4B05">
            <w:pPr>
              <w:widowControl w:val="0"/>
              <w:autoSpaceDE w:val="0"/>
              <w:autoSpaceDN w:val="0"/>
              <w:adjustRightInd w:val="0"/>
              <w:rPr>
                <w:rFonts w:ascii="Arial Unicode MS" w:eastAsia="Arial Unicode MS" w:hAnsiTheme="minorHAnsi" w:cs="Arial Unicode MS"/>
              </w:rPr>
            </w:pPr>
            <w:del w:id="327" w:author="Nick Nicholas" w:date="2017-11-16T13:39:00Z">
              <w:r w:rsidDel="00B201D4">
                <w:rPr>
                  <w:rFonts w:ascii="Arial Unicode MS" w:eastAsia="Arial Unicode MS" w:hAnsiTheme="minorHAnsi" w:cs="Arial Unicode MS"/>
                </w:rPr>
                <w:delText>Achieves</w:delText>
              </w:r>
            </w:del>
            <w:ins w:id="328" w:author="Nick Nicholas" w:date="2017-11-16T13:39:00Z">
              <w:r w:rsidR="00B201D4">
                <w:rPr>
                  <w:rFonts w:ascii="Arial Unicode MS" w:eastAsia="Arial Unicode MS" w:hAnsiTheme="minorHAnsi" w:cs="Arial Unicode MS"/>
                </w:rPr>
                <w:t>Attains</w:t>
              </w:r>
            </w:ins>
          </w:p>
        </w:tc>
        <w:tc>
          <w:tcPr>
            <w:tcW w:w="2764" w:type="dxa"/>
          </w:tcPr>
          <w:p w14:paraId="7C48D70B" w14:textId="0A9935F9" w:rsidR="00273556" w:rsidRDefault="00273556" w:rsidP="004C4B05">
            <w:pPr>
              <w:widowControl w:val="0"/>
              <w:autoSpaceDE w:val="0"/>
              <w:autoSpaceDN w:val="0"/>
              <w:adjustRightInd w:val="0"/>
              <w:rPr>
                <w:rFonts w:ascii="Arial Unicode MS" w:eastAsia="Arial Unicode MS" w:hAnsiTheme="minorHAnsi" w:cs="Arial Unicode MS"/>
              </w:rPr>
            </w:pPr>
            <w:del w:id="329" w:author="Linda Marshall" w:date="2017-11-16T11:29:00Z">
              <w:r w:rsidDel="002474FD">
                <w:rPr>
                  <w:rFonts w:ascii="Arial Unicode MS" w:eastAsia="Arial Unicode MS" w:hAnsiTheme="minorHAnsi" w:cs="Arial Unicode MS"/>
                </w:rPr>
                <w:delText>Qualification</w:delText>
              </w:r>
            </w:del>
            <w:ins w:id="330" w:author="Linda Marshall" w:date="2017-11-16T11:29:00Z">
              <w:r w:rsidR="002474FD">
                <w:rPr>
                  <w:rFonts w:ascii="Arial Unicode MS" w:eastAsia="Arial Unicode MS" w:hAnsiTheme="minorHAnsi" w:cs="Arial Unicode MS"/>
                </w:rPr>
                <w:t>Credential</w:t>
              </w:r>
            </w:ins>
          </w:p>
        </w:tc>
      </w:tr>
      <w:tr w:rsidR="00D95D82" w14:paraId="5061246A" w14:textId="77777777" w:rsidTr="0053672E">
        <w:trPr>
          <w:ins w:id="331" w:author="Nick Nicholas" w:date="2017-11-16T13:40:00Z"/>
        </w:trPr>
        <w:tc>
          <w:tcPr>
            <w:tcW w:w="2763" w:type="dxa"/>
          </w:tcPr>
          <w:p w14:paraId="218991C2" w14:textId="0B1227D3" w:rsidR="00D95D82" w:rsidRDefault="00D95D82" w:rsidP="004C4B05">
            <w:pPr>
              <w:widowControl w:val="0"/>
              <w:autoSpaceDE w:val="0"/>
              <w:autoSpaceDN w:val="0"/>
              <w:adjustRightInd w:val="0"/>
              <w:rPr>
                <w:ins w:id="332" w:author="Nick Nicholas" w:date="2017-11-16T13:40:00Z"/>
                <w:rFonts w:ascii="Arial Unicode MS" w:eastAsia="Arial Unicode MS" w:hAnsiTheme="minorHAnsi" w:cs="Arial Unicode MS"/>
              </w:rPr>
            </w:pPr>
            <w:ins w:id="333" w:author="Nick Nicholas" w:date="2017-11-16T13:41:00Z">
              <w:r>
                <w:rPr>
                  <w:rFonts w:ascii="Arial Unicode MS" w:eastAsia="Arial Unicode MS" w:hAnsiTheme="minorHAnsi" w:cs="Arial Unicode MS"/>
                </w:rPr>
                <w:t>Assessment Score</w:t>
              </w:r>
            </w:ins>
          </w:p>
        </w:tc>
        <w:tc>
          <w:tcPr>
            <w:tcW w:w="2763" w:type="dxa"/>
          </w:tcPr>
          <w:p w14:paraId="35A988E8" w14:textId="6F54D734" w:rsidR="00D95D82" w:rsidDel="00B201D4" w:rsidRDefault="00D95D82" w:rsidP="004C4B05">
            <w:pPr>
              <w:widowControl w:val="0"/>
              <w:autoSpaceDE w:val="0"/>
              <w:autoSpaceDN w:val="0"/>
              <w:adjustRightInd w:val="0"/>
              <w:rPr>
                <w:ins w:id="334" w:author="Nick Nicholas" w:date="2017-11-16T13:40:00Z"/>
                <w:rFonts w:ascii="Arial Unicode MS" w:eastAsia="Arial Unicode MS" w:hAnsiTheme="minorHAnsi" w:cs="Arial Unicode MS"/>
              </w:rPr>
            </w:pPr>
            <w:ins w:id="335" w:author="Nick Nicholas" w:date="2017-11-16T13:40:00Z">
              <w:r>
                <w:rPr>
                  <w:rFonts w:ascii="Arial Unicode MS" w:eastAsia="Arial Unicode MS" w:hAnsiTheme="minorHAnsi" w:cs="Arial Unicode MS"/>
                </w:rPr>
                <w:t>Is An</w:t>
              </w:r>
            </w:ins>
          </w:p>
        </w:tc>
        <w:tc>
          <w:tcPr>
            <w:tcW w:w="2764" w:type="dxa"/>
          </w:tcPr>
          <w:p w14:paraId="43F6066C" w14:textId="24D0DD8E" w:rsidR="00D95D82" w:rsidDel="002474FD" w:rsidRDefault="00D95D82" w:rsidP="004C4B05">
            <w:pPr>
              <w:widowControl w:val="0"/>
              <w:autoSpaceDE w:val="0"/>
              <w:autoSpaceDN w:val="0"/>
              <w:adjustRightInd w:val="0"/>
              <w:rPr>
                <w:ins w:id="336" w:author="Nick Nicholas" w:date="2017-11-16T13:40:00Z"/>
                <w:rFonts w:ascii="Arial Unicode MS" w:eastAsia="Arial Unicode MS" w:hAnsiTheme="minorHAnsi" w:cs="Arial Unicode MS"/>
              </w:rPr>
            </w:pPr>
            <w:ins w:id="337" w:author="Nick Nicholas" w:date="2017-11-16T13:40:00Z">
              <w:r>
                <w:rPr>
                  <w:rFonts w:ascii="Arial Unicode MS" w:eastAsia="Arial Unicode MS" w:hAnsiTheme="minorHAnsi" w:cs="Arial Unicode MS"/>
                </w:rPr>
                <w:t>Attainment</w:t>
              </w:r>
            </w:ins>
          </w:p>
        </w:tc>
      </w:tr>
      <w:tr w:rsidR="00D95D82" w14:paraId="486BEC4B" w14:textId="77777777" w:rsidTr="0053672E">
        <w:trPr>
          <w:ins w:id="338" w:author="Nick Nicholas" w:date="2017-11-16T13:40:00Z"/>
        </w:trPr>
        <w:tc>
          <w:tcPr>
            <w:tcW w:w="2763" w:type="dxa"/>
          </w:tcPr>
          <w:p w14:paraId="73CFAF76" w14:textId="528E8DD6" w:rsidR="00D95D82" w:rsidRDefault="00D95D82" w:rsidP="004C4B05">
            <w:pPr>
              <w:widowControl w:val="0"/>
              <w:autoSpaceDE w:val="0"/>
              <w:autoSpaceDN w:val="0"/>
              <w:adjustRightInd w:val="0"/>
              <w:rPr>
                <w:ins w:id="339" w:author="Nick Nicholas" w:date="2017-11-16T13:40:00Z"/>
                <w:rFonts w:ascii="Arial Unicode MS" w:eastAsia="Arial Unicode MS" w:hAnsiTheme="minorHAnsi" w:cs="Arial Unicode MS"/>
              </w:rPr>
            </w:pPr>
            <w:ins w:id="340" w:author="Nick Nicholas" w:date="2017-11-16T13:41:00Z">
              <w:r>
                <w:rPr>
                  <w:rFonts w:ascii="Arial Unicode MS" w:eastAsia="Arial Unicode MS" w:hAnsiTheme="minorHAnsi" w:cs="Arial Unicode MS"/>
                </w:rPr>
                <w:t>Grade</w:t>
              </w:r>
            </w:ins>
          </w:p>
        </w:tc>
        <w:tc>
          <w:tcPr>
            <w:tcW w:w="2763" w:type="dxa"/>
          </w:tcPr>
          <w:p w14:paraId="018B3CE7" w14:textId="52645276" w:rsidR="00D95D82" w:rsidDel="00B201D4" w:rsidRDefault="00D95D82" w:rsidP="004C4B05">
            <w:pPr>
              <w:widowControl w:val="0"/>
              <w:autoSpaceDE w:val="0"/>
              <w:autoSpaceDN w:val="0"/>
              <w:adjustRightInd w:val="0"/>
              <w:rPr>
                <w:ins w:id="341" w:author="Nick Nicholas" w:date="2017-11-16T13:40:00Z"/>
                <w:rFonts w:ascii="Arial Unicode MS" w:eastAsia="Arial Unicode MS" w:hAnsiTheme="minorHAnsi" w:cs="Arial Unicode MS"/>
              </w:rPr>
            </w:pPr>
            <w:ins w:id="342" w:author="Nick Nicholas" w:date="2017-11-16T13:41:00Z">
              <w:r>
                <w:rPr>
                  <w:rFonts w:ascii="Arial Unicode MS" w:eastAsia="Arial Unicode MS" w:hAnsiTheme="minorHAnsi" w:cs="Arial Unicode MS"/>
                </w:rPr>
                <w:t>Is An</w:t>
              </w:r>
            </w:ins>
          </w:p>
        </w:tc>
        <w:tc>
          <w:tcPr>
            <w:tcW w:w="2764" w:type="dxa"/>
          </w:tcPr>
          <w:p w14:paraId="55AC2749" w14:textId="7BD04735" w:rsidR="00D95D82" w:rsidDel="002474FD" w:rsidRDefault="00D95D82" w:rsidP="004C4B05">
            <w:pPr>
              <w:widowControl w:val="0"/>
              <w:autoSpaceDE w:val="0"/>
              <w:autoSpaceDN w:val="0"/>
              <w:adjustRightInd w:val="0"/>
              <w:rPr>
                <w:ins w:id="343" w:author="Nick Nicholas" w:date="2017-11-16T13:40:00Z"/>
                <w:rFonts w:ascii="Arial Unicode MS" w:eastAsia="Arial Unicode MS" w:hAnsiTheme="minorHAnsi" w:cs="Arial Unicode MS"/>
              </w:rPr>
            </w:pPr>
            <w:ins w:id="344" w:author="Nick Nicholas" w:date="2017-11-16T13:41:00Z">
              <w:r>
                <w:rPr>
                  <w:rFonts w:ascii="Arial Unicode MS" w:eastAsia="Arial Unicode MS" w:hAnsiTheme="minorHAnsi" w:cs="Arial Unicode MS"/>
                </w:rPr>
                <w:t>Attainment</w:t>
              </w:r>
            </w:ins>
          </w:p>
        </w:tc>
      </w:tr>
      <w:tr w:rsidR="00D95D82" w14:paraId="7484FC25" w14:textId="77777777" w:rsidTr="0053672E">
        <w:trPr>
          <w:ins w:id="345" w:author="Nick Nicholas" w:date="2017-11-16T13:41:00Z"/>
        </w:trPr>
        <w:tc>
          <w:tcPr>
            <w:tcW w:w="2763" w:type="dxa"/>
          </w:tcPr>
          <w:p w14:paraId="39E9C4DB" w14:textId="5D1CE797" w:rsidR="00D95D82" w:rsidRDefault="00D95D82" w:rsidP="004C4B05">
            <w:pPr>
              <w:widowControl w:val="0"/>
              <w:autoSpaceDE w:val="0"/>
              <w:autoSpaceDN w:val="0"/>
              <w:adjustRightInd w:val="0"/>
              <w:rPr>
                <w:ins w:id="346" w:author="Nick Nicholas" w:date="2017-11-16T13:41:00Z"/>
                <w:rFonts w:ascii="Arial Unicode MS" w:eastAsia="Arial Unicode MS" w:hAnsiTheme="minorHAnsi" w:cs="Arial Unicode MS"/>
              </w:rPr>
            </w:pPr>
            <w:ins w:id="347" w:author="Nick Nicholas" w:date="2017-11-16T13:41:00Z">
              <w:r>
                <w:rPr>
                  <w:rFonts w:ascii="Arial Unicode MS" w:eastAsia="Arial Unicode MS" w:hAnsiTheme="minorHAnsi" w:cs="Arial Unicode MS"/>
                </w:rPr>
                <w:t>Credential</w:t>
              </w:r>
            </w:ins>
          </w:p>
        </w:tc>
        <w:tc>
          <w:tcPr>
            <w:tcW w:w="2763" w:type="dxa"/>
          </w:tcPr>
          <w:p w14:paraId="5831DDE6" w14:textId="25BE7850" w:rsidR="00D95D82" w:rsidRDefault="00D95D82" w:rsidP="004C4B05">
            <w:pPr>
              <w:widowControl w:val="0"/>
              <w:autoSpaceDE w:val="0"/>
              <w:autoSpaceDN w:val="0"/>
              <w:adjustRightInd w:val="0"/>
              <w:rPr>
                <w:ins w:id="348" w:author="Nick Nicholas" w:date="2017-11-16T13:41:00Z"/>
                <w:rFonts w:ascii="Arial Unicode MS" w:eastAsia="Arial Unicode MS" w:hAnsiTheme="minorHAnsi" w:cs="Arial Unicode MS"/>
              </w:rPr>
            </w:pPr>
            <w:ins w:id="349" w:author="Nick Nicholas" w:date="2017-11-16T13:41:00Z">
              <w:r>
                <w:rPr>
                  <w:rFonts w:ascii="Arial Unicode MS" w:eastAsia="Arial Unicode MS" w:hAnsiTheme="minorHAnsi" w:cs="Arial Unicode MS"/>
                </w:rPr>
                <w:t>Is An</w:t>
              </w:r>
            </w:ins>
          </w:p>
        </w:tc>
        <w:tc>
          <w:tcPr>
            <w:tcW w:w="2764" w:type="dxa"/>
          </w:tcPr>
          <w:p w14:paraId="0C1AA051" w14:textId="5EB2C98C" w:rsidR="00D95D82" w:rsidRDefault="00D95D82" w:rsidP="004C4B05">
            <w:pPr>
              <w:widowControl w:val="0"/>
              <w:autoSpaceDE w:val="0"/>
              <w:autoSpaceDN w:val="0"/>
              <w:adjustRightInd w:val="0"/>
              <w:rPr>
                <w:ins w:id="350" w:author="Nick Nicholas" w:date="2017-11-16T13:41:00Z"/>
                <w:rFonts w:ascii="Arial Unicode MS" w:eastAsia="Arial Unicode MS" w:hAnsiTheme="minorHAnsi" w:cs="Arial Unicode MS"/>
              </w:rPr>
            </w:pPr>
            <w:ins w:id="351" w:author="Nick Nicholas" w:date="2017-11-16T13:41:00Z">
              <w:r>
                <w:rPr>
                  <w:rFonts w:ascii="Arial Unicode MS" w:eastAsia="Arial Unicode MS" w:hAnsiTheme="minorHAnsi" w:cs="Arial Unicode MS"/>
                </w:rPr>
                <w:t>Attainment</w:t>
              </w:r>
            </w:ins>
          </w:p>
        </w:tc>
      </w:tr>
      <w:tr w:rsidR="0011579B" w14:paraId="22BD9204" w14:textId="77777777" w:rsidTr="0053672E">
        <w:trPr>
          <w:ins w:id="352" w:author="Nick Nicholas" w:date="2017-11-16T14:07:00Z"/>
        </w:trPr>
        <w:tc>
          <w:tcPr>
            <w:tcW w:w="2763" w:type="dxa"/>
          </w:tcPr>
          <w:p w14:paraId="2C096ABB" w14:textId="07254FD3" w:rsidR="0011579B" w:rsidRDefault="0011579B" w:rsidP="004C4B05">
            <w:pPr>
              <w:widowControl w:val="0"/>
              <w:autoSpaceDE w:val="0"/>
              <w:autoSpaceDN w:val="0"/>
              <w:adjustRightInd w:val="0"/>
              <w:rPr>
                <w:ins w:id="353" w:author="Nick Nicholas" w:date="2017-11-16T14:07:00Z"/>
                <w:rFonts w:ascii="Arial Unicode MS" w:eastAsia="Arial Unicode MS" w:hAnsiTheme="minorHAnsi" w:cs="Arial Unicode MS"/>
              </w:rPr>
            </w:pPr>
            <w:ins w:id="354" w:author="Nick Nicholas" w:date="2017-11-16T14:07:00Z">
              <w:r>
                <w:rPr>
                  <w:rFonts w:ascii="Arial Unicode MS" w:eastAsia="Arial Unicode MS" w:hAnsiTheme="minorHAnsi" w:cs="Arial Unicode MS"/>
                </w:rPr>
                <w:t>Assessment</w:t>
              </w:r>
            </w:ins>
          </w:p>
        </w:tc>
        <w:tc>
          <w:tcPr>
            <w:tcW w:w="2763" w:type="dxa"/>
          </w:tcPr>
          <w:p w14:paraId="00504F7F" w14:textId="3D73F4B8" w:rsidR="0011579B" w:rsidRDefault="0011579B" w:rsidP="004C4B05">
            <w:pPr>
              <w:widowControl w:val="0"/>
              <w:autoSpaceDE w:val="0"/>
              <w:autoSpaceDN w:val="0"/>
              <w:adjustRightInd w:val="0"/>
              <w:rPr>
                <w:ins w:id="355" w:author="Nick Nicholas" w:date="2017-11-16T14:07:00Z"/>
                <w:rFonts w:ascii="Arial Unicode MS" w:eastAsia="Arial Unicode MS" w:hAnsiTheme="minorHAnsi" w:cs="Arial Unicode MS"/>
              </w:rPr>
            </w:pPr>
            <w:ins w:id="356" w:author="Nick Nicholas" w:date="2017-11-16T14:07:00Z">
              <w:r>
                <w:rPr>
                  <w:rFonts w:ascii="Arial Unicode MS" w:eastAsia="Arial Unicode MS" w:hAnsiTheme="minorHAnsi" w:cs="Arial Unicode MS"/>
                </w:rPr>
                <w:t>Is An</w:t>
              </w:r>
            </w:ins>
          </w:p>
        </w:tc>
        <w:tc>
          <w:tcPr>
            <w:tcW w:w="2764" w:type="dxa"/>
          </w:tcPr>
          <w:p w14:paraId="24065A29" w14:textId="3C2660B0" w:rsidR="0011579B" w:rsidRDefault="0011579B" w:rsidP="004C4B05">
            <w:pPr>
              <w:widowControl w:val="0"/>
              <w:autoSpaceDE w:val="0"/>
              <w:autoSpaceDN w:val="0"/>
              <w:adjustRightInd w:val="0"/>
              <w:rPr>
                <w:ins w:id="357" w:author="Nick Nicholas" w:date="2017-11-16T14:07:00Z"/>
                <w:rFonts w:ascii="Arial Unicode MS" w:eastAsia="Arial Unicode MS" w:hAnsiTheme="minorHAnsi" w:cs="Arial Unicode MS"/>
              </w:rPr>
            </w:pPr>
            <w:ins w:id="358" w:author="Nick Nicholas" w:date="2017-11-16T14:07:00Z">
              <w:r>
                <w:rPr>
                  <w:rFonts w:ascii="Arial Unicode MS" w:eastAsia="Arial Unicode MS" w:hAnsiTheme="minorHAnsi" w:cs="Arial Unicode MS"/>
                </w:rPr>
                <w:t>Attainment Task</w:t>
              </w:r>
            </w:ins>
          </w:p>
        </w:tc>
      </w:tr>
      <w:tr w:rsidR="0011579B" w14:paraId="00065ED0" w14:textId="77777777" w:rsidTr="0053672E">
        <w:trPr>
          <w:ins w:id="359" w:author="Nick Nicholas" w:date="2017-11-16T14:07:00Z"/>
        </w:trPr>
        <w:tc>
          <w:tcPr>
            <w:tcW w:w="2763" w:type="dxa"/>
          </w:tcPr>
          <w:p w14:paraId="552903D1" w14:textId="106A88EE" w:rsidR="0011579B" w:rsidRDefault="0011579B" w:rsidP="004C4B05">
            <w:pPr>
              <w:widowControl w:val="0"/>
              <w:autoSpaceDE w:val="0"/>
              <w:autoSpaceDN w:val="0"/>
              <w:adjustRightInd w:val="0"/>
              <w:rPr>
                <w:ins w:id="360" w:author="Nick Nicholas" w:date="2017-11-16T14:07:00Z"/>
                <w:rFonts w:ascii="Arial Unicode MS" w:eastAsia="Arial Unicode MS" w:hAnsiTheme="minorHAnsi" w:cs="Arial Unicode MS"/>
              </w:rPr>
            </w:pPr>
            <w:ins w:id="361" w:author="Nick Nicholas" w:date="2017-11-16T14:08:00Z">
              <w:r>
                <w:rPr>
                  <w:rFonts w:ascii="Arial Unicode MS" w:eastAsia="Arial Unicode MS" w:hAnsiTheme="minorHAnsi" w:cs="Arial Unicode MS"/>
                </w:rPr>
                <w:t>Class</w:t>
              </w:r>
            </w:ins>
          </w:p>
        </w:tc>
        <w:tc>
          <w:tcPr>
            <w:tcW w:w="2763" w:type="dxa"/>
          </w:tcPr>
          <w:p w14:paraId="21843FFF" w14:textId="6213CD47" w:rsidR="0011579B" w:rsidRDefault="0011579B" w:rsidP="004C4B05">
            <w:pPr>
              <w:widowControl w:val="0"/>
              <w:autoSpaceDE w:val="0"/>
              <w:autoSpaceDN w:val="0"/>
              <w:adjustRightInd w:val="0"/>
              <w:rPr>
                <w:ins w:id="362" w:author="Nick Nicholas" w:date="2017-11-16T14:07:00Z"/>
                <w:rFonts w:ascii="Arial Unicode MS" w:eastAsia="Arial Unicode MS" w:hAnsiTheme="minorHAnsi" w:cs="Arial Unicode MS"/>
              </w:rPr>
            </w:pPr>
            <w:ins w:id="363" w:author="Nick Nicholas" w:date="2017-11-16T14:08:00Z">
              <w:r>
                <w:rPr>
                  <w:rFonts w:ascii="Arial Unicode MS" w:eastAsia="Arial Unicode MS" w:hAnsiTheme="minorHAnsi" w:cs="Arial Unicode MS"/>
                </w:rPr>
                <w:t>Is An</w:t>
              </w:r>
            </w:ins>
          </w:p>
        </w:tc>
        <w:tc>
          <w:tcPr>
            <w:tcW w:w="2764" w:type="dxa"/>
          </w:tcPr>
          <w:p w14:paraId="6997CFA8" w14:textId="6CF894B2" w:rsidR="0011579B" w:rsidRDefault="0011579B" w:rsidP="004C4B05">
            <w:pPr>
              <w:widowControl w:val="0"/>
              <w:autoSpaceDE w:val="0"/>
              <w:autoSpaceDN w:val="0"/>
              <w:adjustRightInd w:val="0"/>
              <w:rPr>
                <w:ins w:id="364" w:author="Nick Nicholas" w:date="2017-11-16T14:07:00Z"/>
                <w:rFonts w:ascii="Arial Unicode MS" w:eastAsia="Arial Unicode MS" w:hAnsiTheme="minorHAnsi" w:cs="Arial Unicode MS"/>
              </w:rPr>
            </w:pPr>
            <w:ins w:id="365" w:author="Nick Nicholas" w:date="2017-11-16T14:08:00Z">
              <w:r>
                <w:rPr>
                  <w:rFonts w:ascii="Arial Unicode MS" w:eastAsia="Arial Unicode MS" w:hAnsiTheme="minorHAnsi" w:cs="Arial Unicode MS"/>
                </w:rPr>
                <w:t>Attainment Task</w:t>
              </w:r>
            </w:ins>
          </w:p>
        </w:tc>
      </w:tr>
      <w:tr w:rsidR="0011579B" w14:paraId="61AA1E36" w14:textId="77777777" w:rsidTr="0053672E">
        <w:trPr>
          <w:ins w:id="366" w:author="Nick Nicholas" w:date="2017-11-16T14:07:00Z"/>
        </w:trPr>
        <w:tc>
          <w:tcPr>
            <w:tcW w:w="2763" w:type="dxa"/>
          </w:tcPr>
          <w:p w14:paraId="18BBD714" w14:textId="5153CF2E" w:rsidR="0011579B" w:rsidRDefault="0011579B" w:rsidP="004C4B05">
            <w:pPr>
              <w:widowControl w:val="0"/>
              <w:autoSpaceDE w:val="0"/>
              <w:autoSpaceDN w:val="0"/>
              <w:adjustRightInd w:val="0"/>
              <w:rPr>
                <w:ins w:id="367" w:author="Nick Nicholas" w:date="2017-11-16T14:07:00Z"/>
                <w:rFonts w:ascii="Arial Unicode MS" w:eastAsia="Arial Unicode MS" w:hAnsiTheme="minorHAnsi" w:cs="Arial Unicode MS"/>
              </w:rPr>
            </w:pPr>
            <w:ins w:id="368" w:author="Nick Nicholas" w:date="2017-11-16T14:08:00Z">
              <w:r>
                <w:rPr>
                  <w:rFonts w:ascii="Arial Unicode MS" w:eastAsia="Arial Unicode MS" w:hAnsiTheme="minorHAnsi" w:cs="Arial Unicode MS"/>
                </w:rPr>
                <w:t>Course</w:t>
              </w:r>
            </w:ins>
          </w:p>
        </w:tc>
        <w:tc>
          <w:tcPr>
            <w:tcW w:w="2763" w:type="dxa"/>
          </w:tcPr>
          <w:p w14:paraId="7936CFB0" w14:textId="17400915" w:rsidR="0011579B" w:rsidRDefault="0011579B" w:rsidP="004C4B05">
            <w:pPr>
              <w:widowControl w:val="0"/>
              <w:autoSpaceDE w:val="0"/>
              <w:autoSpaceDN w:val="0"/>
              <w:adjustRightInd w:val="0"/>
              <w:rPr>
                <w:ins w:id="369" w:author="Nick Nicholas" w:date="2017-11-16T14:07:00Z"/>
                <w:rFonts w:ascii="Arial Unicode MS" w:eastAsia="Arial Unicode MS" w:hAnsiTheme="minorHAnsi" w:cs="Arial Unicode MS"/>
              </w:rPr>
            </w:pPr>
            <w:ins w:id="370" w:author="Nick Nicholas" w:date="2017-11-16T14:08:00Z">
              <w:r>
                <w:rPr>
                  <w:rFonts w:ascii="Arial Unicode MS" w:eastAsia="Arial Unicode MS" w:hAnsiTheme="minorHAnsi" w:cs="Arial Unicode MS"/>
                </w:rPr>
                <w:t>Is An</w:t>
              </w:r>
            </w:ins>
          </w:p>
        </w:tc>
        <w:tc>
          <w:tcPr>
            <w:tcW w:w="2764" w:type="dxa"/>
          </w:tcPr>
          <w:p w14:paraId="46CA8055" w14:textId="4E8D7A62" w:rsidR="0011579B" w:rsidRDefault="0011579B" w:rsidP="004C4B05">
            <w:pPr>
              <w:widowControl w:val="0"/>
              <w:autoSpaceDE w:val="0"/>
              <w:autoSpaceDN w:val="0"/>
              <w:adjustRightInd w:val="0"/>
              <w:rPr>
                <w:ins w:id="371" w:author="Nick Nicholas" w:date="2017-11-16T14:07:00Z"/>
                <w:rFonts w:ascii="Arial Unicode MS" w:eastAsia="Arial Unicode MS" w:hAnsiTheme="minorHAnsi" w:cs="Arial Unicode MS"/>
              </w:rPr>
            </w:pPr>
            <w:ins w:id="372" w:author="Nick Nicholas" w:date="2017-11-16T14:08:00Z">
              <w:r>
                <w:rPr>
                  <w:rFonts w:ascii="Arial Unicode MS" w:eastAsia="Arial Unicode MS" w:hAnsiTheme="minorHAnsi" w:cs="Arial Unicode MS"/>
                </w:rPr>
                <w:t>Attainment Task</w:t>
              </w:r>
            </w:ins>
          </w:p>
        </w:tc>
      </w:tr>
      <w:tr w:rsidR="00B646AC" w14:paraId="0ED7E105" w14:textId="77777777" w:rsidTr="0053672E">
        <w:trPr>
          <w:ins w:id="373" w:author="Nick Nicholas" w:date="2017-11-16T14:17:00Z"/>
        </w:trPr>
        <w:tc>
          <w:tcPr>
            <w:tcW w:w="2763" w:type="dxa"/>
          </w:tcPr>
          <w:p w14:paraId="1EA733A7" w14:textId="20E7D332" w:rsidR="00B646AC" w:rsidRDefault="00B646AC" w:rsidP="004C4B05">
            <w:pPr>
              <w:widowControl w:val="0"/>
              <w:autoSpaceDE w:val="0"/>
              <w:autoSpaceDN w:val="0"/>
              <w:adjustRightInd w:val="0"/>
              <w:rPr>
                <w:ins w:id="374" w:author="Nick Nicholas" w:date="2017-11-16T14:17:00Z"/>
                <w:rFonts w:ascii="Arial Unicode MS" w:eastAsia="Arial Unicode MS" w:hAnsiTheme="minorHAnsi" w:cs="Arial Unicode MS"/>
              </w:rPr>
            </w:pPr>
            <w:ins w:id="375" w:author="Nick Nicholas" w:date="2017-11-16T14:17:00Z">
              <w:r>
                <w:rPr>
                  <w:rFonts w:ascii="Arial Unicode MS" w:eastAsia="Arial Unicode MS" w:hAnsiTheme="minorHAnsi" w:cs="Arial Unicode MS"/>
                </w:rPr>
                <w:t>Student</w:t>
              </w:r>
            </w:ins>
          </w:p>
        </w:tc>
        <w:tc>
          <w:tcPr>
            <w:tcW w:w="2763" w:type="dxa"/>
          </w:tcPr>
          <w:p w14:paraId="0F754066" w14:textId="062A9006" w:rsidR="00B646AC" w:rsidRDefault="000921F1" w:rsidP="004C4B05">
            <w:pPr>
              <w:widowControl w:val="0"/>
              <w:autoSpaceDE w:val="0"/>
              <w:autoSpaceDN w:val="0"/>
              <w:adjustRightInd w:val="0"/>
              <w:rPr>
                <w:ins w:id="376" w:author="Nick Nicholas" w:date="2017-11-16T14:17:00Z"/>
                <w:rFonts w:ascii="Arial Unicode MS" w:eastAsia="Arial Unicode MS" w:hAnsiTheme="minorHAnsi" w:cs="Arial Unicode MS"/>
              </w:rPr>
            </w:pPr>
            <w:ins w:id="377" w:author="Nick Nicholas" w:date="2017-11-16T14:20:00Z">
              <w:r>
                <w:rPr>
                  <w:rFonts w:ascii="Arial Unicode MS" w:eastAsia="Arial Unicode MS" w:hAnsiTheme="minorHAnsi" w:cs="Arial Unicode MS"/>
                </w:rPr>
                <w:t>R</w:t>
              </w:r>
            </w:ins>
            <w:ins w:id="378" w:author="Nick Nicholas" w:date="2017-11-16T14:17:00Z">
              <w:r w:rsidR="00B646AC">
                <w:rPr>
                  <w:rFonts w:ascii="Arial Unicode MS" w:eastAsia="Arial Unicode MS" w:hAnsiTheme="minorHAnsi" w:cs="Arial Unicode MS"/>
                </w:rPr>
                <w:t>egisters for</w:t>
              </w:r>
            </w:ins>
          </w:p>
        </w:tc>
        <w:tc>
          <w:tcPr>
            <w:tcW w:w="2764" w:type="dxa"/>
          </w:tcPr>
          <w:p w14:paraId="20343B69" w14:textId="5424D0FA" w:rsidR="00B646AC" w:rsidRPr="000921F1" w:rsidRDefault="00B646AC" w:rsidP="004C4B05">
            <w:pPr>
              <w:widowControl w:val="0"/>
              <w:autoSpaceDE w:val="0"/>
              <w:autoSpaceDN w:val="0"/>
              <w:adjustRightInd w:val="0"/>
              <w:rPr>
                <w:ins w:id="379" w:author="Nick Nicholas" w:date="2017-11-16T14:17:00Z"/>
                <w:rFonts w:ascii="Arial Unicode MS" w:eastAsia="Arial Unicode MS" w:hAnsiTheme="minorHAnsi" w:cs="Arial Unicode MS"/>
                <w:lang w:val="en-US"/>
                <w:rPrChange w:id="380" w:author="Nick Nicholas" w:date="2017-11-16T14:18:00Z">
                  <w:rPr>
                    <w:ins w:id="381" w:author="Nick Nicholas" w:date="2017-11-16T14:17:00Z"/>
                    <w:rFonts w:ascii="Arial Unicode MS" w:eastAsia="Arial Unicode MS" w:hAnsiTheme="minorHAnsi" w:cs="Arial Unicode MS"/>
                  </w:rPr>
                </w:rPrChange>
              </w:rPr>
            </w:pPr>
            <w:ins w:id="382" w:author="Nick Nicholas" w:date="2017-11-16T14:17:00Z">
              <w:r>
                <w:rPr>
                  <w:rFonts w:ascii="Arial Unicode MS" w:eastAsia="Arial Unicode MS" w:hAnsiTheme="minorHAnsi" w:cs="Arial Unicode MS"/>
                </w:rPr>
                <w:t>Attainment Task</w:t>
              </w:r>
            </w:ins>
          </w:p>
        </w:tc>
      </w:tr>
      <w:tr w:rsidR="003C1CCD" w14:paraId="7DD4876D" w14:textId="77777777" w:rsidTr="0053672E">
        <w:trPr>
          <w:ins w:id="383" w:author="Nick Nicholas" w:date="2017-11-16T14:08:00Z"/>
        </w:trPr>
        <w:tc>
          <w:tcPr>
            <w:tcW w:w="2763" w:type="dxa"/>
          </w:tcPr>
          <w:p w14:paraId="426625DC" w14:textId="3B28A4F9" w:rsidR="003C1CCD" w:rsidRDefault="003C1CCD" w:rsidP="004C4B05">
            <w:pPr>
              <w:widowControl w:val="0"/>
              <w:autoSpaceDE w:val="0"/>
              <w:autoSpaceDN w:val="0"/>
              <w:adjustRightInd w:val="0"/>
              <w:rPr>
                <w:ins w:id="384" w:author="Nick Nicholas" w:date="2017-11-16T14:08:00Z"/>
                <w:rFonts w:ascii="Arial Unicode MS" w:eastAsia="Arial Unicode MS" w:hAnsiTheme="minorHAnsi" w:cs="Arial Unicode MS"/>
              </w:rPr>
            </w:pPr>
            <w:ins w:id="385" w:author="Nick Nicholas" w:date="2017-11-16T14:08:00Z">
              <w:r>
                <w:rPr>
                  <w:rFonts w:ascii="Arial Unicode MS" w:eastAsia="Arial Unicode MS" w:hAnsiTheme="minorHAnsi" w:cs="Arial Unicode MS"/>
                </w:rPr>
                <w:t>Student</w:t>
              </w:r>
            </w:ins>
          </w:p>
        </w:tc>
        <w:tc>
          <w:tcPr>
            <w:tcW w:w="2763" w:type="dxa"/>
          </w:tcPr>
          <w:p w14:paraId="63C73E57" w14:textId="5D7A0A20" w:rsidR="003C1CCD" w:rsidRDefault="000921F1" w:rsidP="004C4B05">
            <w:pPr>
              <w:widowControl w:val="0"/>
              <w:autoSpaceDE w:val="0"/>
              <w:autoSpaceDN w:val="0"/>
              <w:adjustRightInd w:val="0"/>
              <w:rPr>
                <w:ins w:id="386" w:author="Nick Nicholas" w:date="2017-11-16T14:08:00Z"/>
                <w:rFonts w:ascii="Arial Unicode MS" w:eastAsia="Arial Unicode MS" w:hAnsiTheme="minorHAnsi" w:cs="Arial Unicode MS"/>
              </w:rPr>
            </w:pPr>
            <w:ins w:id="387" w:author="Nick Nicholas" w:date="2017-11-16T14:19:00Z">
              <w:r>
                <w:rPr>
                  <w:rFonts w:ascii="Arial Unicode MS" w:eastAsia="Arial Unicode MS" w:hAnsiTheme="minorHAnsi" w:cs="Arial Unicode MS"/>
                </w:rPr>
                <w:t>A</w:t>
              </w:r>
            </w:ins>
            <w:ins w:id="388" w:author="Nick Nicholas" w:date="2017-11-16T14:08:00Z">
              <w:r w:rsidR="003C1CCD">
                <w:rPr>
                  <w:rFonts w:ascii="Arial Unicode MS" w:eastAsia="Arial Unicode MS" w:hAnsiTheme="minorHAnsi" w:cs="Arial Unicode MS"/>
                </w:rPr>
                <w:t>ttempts</w:t>
              </w:r>
            </w:ins>
          </w:p>
        </w:tc>
        <w:tc>
          <w:tcPr>
            <w:tcW w:w="2764" w:type="dxa"/>
          </w:tcPr>
          <w:p w14:paraId="6DAF6C24" w14:textId="219153A8" w:rsidR="003C1CCD" w:rsidRDefault="003C1CCD" w:rsidP="004C4B05">
            <w:pPr>
              <w:widowControl w:val="0"/>
              <w:autoSpaceDE w:val="0"/>
              <w:autoSpaceDN w:val="0"/>
              <w:adjustRightInd w:val="0"/>
              <w:rPr>
                <w:ins w:id="389" w:author="Nick Nicholas" w:date="2017-11-16T14:08:00Z"/>
                <w:rFonts w:ascii="Arial Unicode MS" w:eastAsia="Arial Unicode MS" w:hAnsiTheme="minorHAnsi" w:cs="Arial Unicode MS"/>
              </w:rPr>
            </w:pPr>
            <w:ins w:id="390" w:author="Nick Nicholas" w:date="2017-11-16T14:08:00Z">
              <w:r>
                <w:rPr>
                  <w:rFonts w:ascii="Arial Unicode MS" w:eastAsia="Arial Unicode MS" w:hAnsiTheme="minorHAnsi" w:cs="Arial Unicode MS"/>
                </w:rPr>
                <w:t>Attainment Task</w:t>
              </w:r>
            </w:ins>
          </w:p>
        </w:tc>
      </w:tr>
      <w:tr w:rsidR="003C1CCD" w:rsidRPr="000921F1" w14:paraId="741C4FF5" w14:textId="77777777" w:rsidTr="0053672E">
        <w:trPr>
          <w:ins w:id="391" w:author="Nick Nicholas" w:date="2017-11-16T14:08:00Z"/>
        </w:trPr>
        <w:tc>
          <w:tcPr>
            <w:tcW w:w="2763" w:type="dxa"/>
          </w:tcPr>
          <w:p w14:paraId="04753AEE" w14:textId="5F2BC161" w:rsidR="003C1CCD" w:rsidRDefault="003C1CCD" w:rsidP="004C4B05">
            <w:pPr>
              <w:widowControl w:val="0"/>
              <w:autoSpaceDE w:val="0"/>
              <w:autoSpaceDN w:val="0"/>
              <w:adjustRightInd w:val="0"/>
              <w:rPr>
                <w:ins w:id="392" w:author="Nick Nicholas" w:date="2017-11-16T14:08:00Z"/>
                <w:rFonts w:ascii="Arial Unicode MS" w:eastAsia="Arial Unicode MS" w:hAnsiTheme="minorHAnsi" w:cs="Arial Unicode MS"/>
              </w:rPr>
            </w:pPr>
            <w:ins w:id="393" w:author="Nick Nicholas" w:date="2017-11-16T14:08:00Z">
              <w:r>
                <w:rPr>
                  <w:rFonts w:ascii="Arial Unicode MS" w:eastAsia="Arial Unicode MS" w:hAnsiTheme="minorHAnsi" w:cs="Arial Unicode MS"/>
                </w:rPr>
                <w:t>Student</w:t>
              </w:r>
            </w:ins>
          </w:p>
        </w:tc>
        <w:tc>
          <w:tcPr>
            <w:tcW w:w="2763" w:type="dxa"/>
          </w:tcPr>
          <w:p w14:paraId="206281FF" w14:textId="118CA135" w:rsidR="003C1CCD" w:rsidRDefault="003C1CCD" w:rsidP="004C4B05">
            <w:pPr>
              <w:widowControl w:val="0"/>
              <w:autoSpaceDE w:val="0"/>
              <w:autoSpaceDN w:val="0"/>
              <w:adjustRightInd w:val="0"/>
              <w:rPr>
                <w:ins w:id="394" w:author="Nick Nicholas" w:date="2017-11-16T14:08:00Z"/>
                <w:rFonts w:ascii="Arial Unicode MS" w:eastAsia="Arial Unicode MS" w:hAnsiTheme="minorHAnsi" w:cs="Arial Unicode MS"/>
              </w:rPr>
            </w:pPr>
            <w:ins w:id="395" w:author="Nick Nicholas" w:date="2017-11-16T14:08:00Z">
              <w:r>
                <w:rPr>
                  <w:rFonts w:ascii="Arial Unicode MS" w:eastAsia="Arial Unicode MS" w:hAnsiTheme="minorHAnsi" w:cs="Arial Unicode MS"/>
                </w:rPr>
                <w:t>Attains</w:t>
              </w:r>
            </w:ins>
          </w:p>
        </w:tc>
        <w:tc>
          <w:tcPr>
            <w:tcW w:w="2764" w:type="dxa"/>
          </w:tcPr>
          <w:p w14:paraId="7E21DCB0" w14:textId="5B112001" w:rsidR="003C1CCD" w:rsidRDefault="003C1CCD" w:rsidP="004C4B05">
            <w:pPr>
              <w:widowControl w:val="0"/>
              <w:autoSpaceDE w:val="0"/>
              <w:autoSpaceDN w:val="0"/>
              <w:adjustRightInd w:val="0"/>
              <w:rPr>
                <w:ins w:id="396" w:author="Nick Nicholas" w:date="2017-11-16T14:08:00Z"/>
                <w:rFonts w:ascii="Arial Unicode MS" w:eastAsia="Arial Unicode MS" w:hAnsiTheme="minorHAnsi" w:cs="Arial Unicode MS"/>
              </w:rPr>
            </w:pPr>
            <w:ins w:id="397" w:author="Nick Nicholas" w:date="2017-11-16T14:08:00Z">
              <w:r>
                <w:rPr>
                  <w:rFonts w:ascii="Arial Unicode MS" w:eastAsia="Arial Unicode MS" w:hAnsiTheme="minorHAnsi" w:cs="Arial Unicode MS"/>
                </w:rPr>
                <w:t>Attainment</w:t>
              </w:r>
            </w:ins>
          </w:p>
        </w:tc>
      </w:tr>
      <w:tr w:rsidR="000921F1" w:rsidRPr="000921F1" w14:paraId="7D79FF1E" w14:textId="77777777" w:rsidTr="0053672E">
        <w:trPr>
          <w:ins w:id="398" w:author="Nick Nicholas" w:date="2017-11-16T14:19:00Z"/>
        </w:trPr>
        <w:tc>
          <w:tcPr>
            <w:tcW w:w="2763" w:type="dxa"/>
          </w:tcPr>
          <w:p w14:paraId="65D5D21E" w14:textId="6658F402" w:rsidR="000921F1" w:rsidRDefault="000921F1" w:rsidP="000921F1">
            <w:pPr>
              <w:widowControl w:val="0"/>
              <w:autoSpaceDE w:val="0"/>
              <w:autoSpaceDN w:val="0"/>
              <w:adjustRightInd w:val="0"/>
              <w:rPr>
                <w:ins w:id="399" w:author="Nick Nicholas" w:date="2017-11-16T14:19:00Z"/>
                <w:rFonts w:ascii="Arial Unicode MS" w:eastAsia="Arial Unicode MS" w:hAnsiTheme="minorHAnsi" w:cs="Arial Unicode MS"/>
              </w:rPr>
            </w:pPr>
            <w:ins w:id="400" w:author="Nick Nicholas" w:date="2017-11-16T14:19:00Z">
              <w:r>
                <w:rPr>
                  <w:rFonts w:ascii="Arial Unicode MS" w:eastAsia="Arial Unicode MS" w:hAnsiTheme="minorHAnsi" w:cs="Arial Unicode MS"/>
                </w:rPr>
                <w:t>Attainment</w:t>
              </w:r>
            </w:ins>
          </w:p>
        </w:tc>
        <w:tc>
          <w:tcPr>
            <w:tcW w:w="2763" w:type="dxa"/>
          </w:tcPr>
          <w:p w14:paraId="56EAB3F8" w14:textId="24DFC906" w:rsidR="000921F1" w:rsidRDefault="000921F1" w:rsidP="004C4B05">
            <w:pPr>
              <w:widowControl w:val="0"/>
              <w:autoSpaceDE w:val="0"/>
              <w:autoSpaceDN w:val="0"/>
              <w:adjustRightInd w:val="0"/>
              <w:rPr>
                <w:ins w:id="401" w:author="Nick Nicholas" w:date="2017-11-16T14:19:00Z"/>
                <w:rFonts w:ascii="Arial Unicode MS" w:eastAsia="Arial Unicode MS" w:hAnsiTheme="minorHAnsi" w:cs="Arial Unicode MS"/>
              </w:rPr>
            </w:pPr>
            <w:ins w:id="402" w:author="Nick Nicholas" w:date="2017-11-16T14:19:00Z">
              <w:r>
                <w:rPr>
                  <w:rFonts w:ascii="Arial Unicode MS" w:eastAsia="Arial Unicode MS" w:hAnsiTheme="minorHAnsi" w:cs="Arial Unicode MS"/>
                </w:rPr>
                <w:t>Assesses Performance on</w:t>
              </w:r>
            </w:ins>
          </w:p>
        </w:tc>
        <w:tc>
          <w:tcPr>
            <w:tcW w:w="2764" w:type="dxa"/>
          </w:tcPr>
          <w:p w14:paraId="05072097" w14:textId="5F58A0D8" w:rsidR="000921F1" w:rsidRDefault="000921F1" w:rsidP="004C4B05">
            <w:pPr>
              <w:widowControl w:val="0"/>
              <w:autoSpaceDE w:val="0"/>
              <w:autoSpaceDN w:val="0"/>
              <w:adjustRightInd w:val="0"/>
              <w:rPr>
                <w:ins w:id="403" w:author="Nick Nicholas" w:date="2017-11-16T14:19:00Z"/>
                <w:rFonts w:ascii="Arial Unicode MS" w:eastAsia="Arial Unicode MS" w:hAnsiTheme="minorHAnsi" w:cs="Arial Unicode MS"/>
              </w:rPr>
            </w:pPr>
            <w:ins w:id="404" w:author="Nick Nicholas" w:date="2017-11-16T14:19:00Z">
              <w:r>
                <w:rPr>
                  <w:rFonts w:ascii="Arial Unicode MS" w:eastAsia="Arial Unicode MS" w:hAnsiTheme="minorHAnsi" w:cs="Arial Unicode MS"/>
                </w:rPr>
                <w:t>Attainment Task</w:t>
              </w:r>
            </w:ins>
          </w:p>
        </w:tc>
      </w:tr>
      <w:tr w:rsidR="00D95D82" w14:paraId="63FFE71E" w14:textId="77777777" w:rsidTr="0053672E">
        <w:trPr>
          <w:ins w:id="405" w:author="Nick Nicholas" w:date="2017-11-16T13:40:00Z"/>
        </w:trPr>
        <w:tc>
          <w:tcPr>
            <w:tcW w:w="2763" w:type="dxa"/>
          </w:tcPr>
          <w:p w14:paraId="6934EE39" w14:textId="520B2CA5" w:rsidR="00D95D82" w:rsidRDefault="00D95D82" w:rsidP="004C4B05">
            <w:pPr>
              <w:widowControl w:val="0"/>
              <w:autoSpaceDE w:val="0"/>
              <w:autoSpaceDN w:val="0"/>
              <w:adjustRightInd w:val="0"/>
              <w:rPr>
                <w:ins w:id="406" w:author="Nick Nicholas" w:date="2017-11-16T13:40:00Z"/>
                <w:rFonts w:ascii="Arial Unicode MS" w:eastAsia="Arial Unicode MS" w:hAnsiTheme="minorHAnsi" w:cs="Arial Unicode MS"/>
              </w:rPr>
            </w:pPr>
            <w:ins w:id="407" w:author="Nick Nicholas" w:date="2017-11-16T13:40:00Z">
              <w:r>
                <w:rPr>
                  <w:rFonts w:ascii="Arial Unicode MS" w:eastAsia="Arial Unicode MS" w:hAnsiTheme="minorHAnsi" w:cs="Arial Unicode MS"/>
                </w:rPr>
                <w:t>Attainment</w:t>
              </w:r>
            </w:ins>
          </w:p>
        </w:tc>
        <w:tc>
          <w:tcPr>
            <w:tcW w:w="2763" w:type="dxa"/>
          </w:tcPr>
          <w:p w14:paraId="2EA3F1A0" w14:textId="1BF44199" w:rsidR="00D95D82" w:rsidDel="00B201D4" w:rsidRDefault="00D95D82" w:rsidP="004C4B05">
            <w:pPr>
              <w:widowControl w:val="0"/>
              <w:autoSpaceDE w:val="0"/>
              <w:autoSpaceDN w:val="0"/>
              <w:adjustRightInd w:val="0"/>
              <w:rPr>
                <w:ins w:id="408" w:author="Nick Nicholas" w:date="2017-11-16T13:40:00Z"/>
                <w:rFonts w:ascii="Arial Unicode MS" w:eastAsia="Arial Unicode MS" w:hAnsiTheme="minorHAnsi" w:cs="Arial Unicode MS"/>
              </w:rPr>
            </w:pPr>
            <w:ins w:id="409" w:author="Nick Nicholas" w:date="2017-11-16T13:40:00Z">
              <w:r>
                <w:rPr>
                  <w:rFonts w:ascii="Arial Unicode MS" w:eastAsia="Arial Unicode MS" w:hAnsiTheme="minorHAnsi" w:cs="Arial Unicode MS"/>
                </w:rPr>
                <w:t>Credits Towards</w:t>
              </w:r>
              <w:r>
                <w:rPr>
                  <w:rFonts w:ascii="Arial Unicode MS" w:eastAsia="Arial Unicode MS" w:hAnsiTheme="minorHAnsi" w:cs="Arial Unicode MS"/>
                </w:rPr>
                <w:tab/>
              </w:r>
            </w:ins>
          </w:p>
        </w:tc>
        <w:tc>
          <w:tcPr>
            <w:tcW w:w="2764" w:type="dxa"/>
          </w:tcPr>
          <w:p w14:paraId="627956B2" w14:textId="04855C7C" w:rsidR="00D95D82" w:rsidDel="002474FD" w:rsidRDefault="00D95D82" w:rsidP="004C4B05">
            <w:pPr>
              <w:widowControl w:val="0"/>
              <w:autoSpaceDE w:val="0"/>
              <w:autoSpaceDN w:val="0"/>
              <w:adjustRightInd w:val="0"/>
              <w:rPr>
                <w:ins w:id="410" w:author="Nick Nicholas" w:date="2017-11-16T13:40:00Z"/>
                <w:rFonts w:ascii="Arial Unicode MS" w:eastAsia="Arial Unicode MS" w:hAnsiTheme="minorHAnsi" w:cs="Arial Unicode MS"/>
              </w:rPr>
            </w:pPr>
            <w:ins w:id="411" w:author="Nick Nicholas" w:date="2017-11-16T13:40:00Z">
              <w:r>
                <w:rPr>
                  <w:rFonts w:ascii="Arial Unicode MS" w:eastAsia="Arial Unicode MS" w:hAnsiTheme="minorHAnsi" w:cs="Arial Unicode MS"/>
                </w:rPr>
                <w:t>Credential</w:t>
              </w:r>
            </w:ins>
          </w:p>
        </w:tc>
      </w:tr>
      <w:tr w:rsidR="0053672E" w14:paraId="78937925" w14:textId="77777777" w:rsidTr="0053672E">
        <w:tc>
          <w:tcPr>
            <w:tcW w:w="2763" w:type="dxa"/>
          </w:tcPr>
          <w:p w14:paraId="13475B1D" w14:textId="715A173F" w:rsidR="0053672E" w:rsidRDefault="0027355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Score</w:t>
            </w:r>
          </w:p>
        </w:tc>
        <w:tc>
          <w:tcPr>
            <w:tcW w:w="2763" w:type="dxa"/>
          </w:tcPr>
          <w:p w14:paraId="337F33BD" w14:textId="11BC97E0" w:rsidR="0053672E" w:rsidRDefault="00273556">
            <w:pPr>
              <w:widowControl w:val="0"/>
              <w:tabs>
                <w:tab w:val="right" w:pos="2547"/>
              </w:tabs>
              <w:autoSpaceDE w:val="0"/>
              <w:autoSpaceDN w:val="0"/>
              <w:adjustRightInd w:val="0"/>
              <w:rPr>
                <w:rFonts w:ascii="Arial Unicode MS" w:eastAsia="Arial Unicode MS" w:hAnsiTheme="minorHAnsi" w:cs="Arial Unicode MS"/>
              </w:rPr>
              <w:pPrChange w:id="412" w:author="Nick Nicholas" w:date="2017-11-16T13:40:00Z">
                <w:pPr>
                  <w:widowControl w:val="0"/>
                  <w:autoSpaceDE w:val="0"/>
                  <w:autoSpaceDN w:val="0"/>
                  <w:adjustRightInd w:val="0"/>
                </w:pPr>
              </w:pPrChange>
            </w:pPr>
            <w:r>
              <w:rPr>
                <w:rFonts w:ascii="Arial Unicode MS" w:eastAsia="Arial Unicode MS" w:hAnsiTheme="minorHAnsi" w:cs="Arial Unicode MS"/>
              </w:rPr>
              <w:t>Credits Towards</w:t>
            </w:r>
            <w:ins w:id="413" w:author="Nick Nicholas" w:date="2017-11-16T13:40:00Z">
              <w:r w:rsidR="00D95D82">
                <w:rPr>
                  <w:rFonts w:ascii="Arial Unicode MS" w:eastAsia="Arial Unicode MS" w:hAnsiTheme="minorHAnsi" w:cs="Arial Unicode MS"/>
                </w:rPr>
                <w:tab/>
              </w:r>
            </w:ins>
          </w:p>
        </w:tc>
        <w:tc>
          <w:tcPr>
            <w:tcW w:w="2764" w:type="dxa"/>
          </w:tcPr>
          <w:p w14:paraId="31F0A916" w14:textId="16A1A328" w:rsidR="0053672E" w:rsidRDefault="00273556" w:rsidP="004C4B05">
            <w:pPr>
              <w:widowControl w:val="0"/>
              <w:autoSpaceDE w:val="0"/>
              <w:autoSpaceDN w:val="0"/>
              <w:adjustRightInd w:val="0"/>
              <w:rPr>
                <w:rFonts w:ascii="Arial Unicode MS" w:eastAsia="Arial Unicode MS" w:hAnsiTheme="minorHAnsi" w:cs="Arial Unicode MS"/>
              </w:rPr>
            </w:pPr>
            <w:del w:id="414" w:author="Linda Marshall" w:date="2017-11-16T11:29:00Z">
              <w:r w:rsidDel="002474FD">
                <w:rPr>
                  <w:rFonts w:ascii="Arial Unicode MS" w:eastAsia="Arial Unicode MS" w:hAnsiTheme="minorHAnsi" w:cs="Arial Unicode MS"/>
                </w:rPr>
                <w:delText>Qualification</w:delText>
              </w:r>
            </w:del>
            <w:ins w:id="415" w:author="Linda Marshall" w:date="2017-11-16T11:29:00Z">
              <w:r w:rsidR="002474FD">
                <w:rPr>
                  <w:rFonts w:ascii="Arial Unicode MS" w:eastAsia="Arial Unicode MS" w:hAnsiTheme="minorHAnsi" w:cs="Arial Unicode MS"/>
                </w:rPr>
                <w:t>Credential</w:t>
              </w:r>
            </w:ins>
          </w:p>
        </w:tc>
      </w:tr>
      <w:tr w:rsidR="005A68CA" w:rsidDel="00D95D82" w14:paraId="540A4764" w14:textId="435164F0" w:rsidTr="0053672E">
        <w:trPr>
          <w:del w:id="416" w:author="Nick Nicholas" w:date="2017-11-16T13:41:00Z"/>
        </w:trPr>
        <w:tc>
          <w:tcPr>
            <w:tcW w:w="2763" w:type="dxa"/>
          </w:tcPr>
          <w:p w14:paraId="2F9FE7A1" w14:textId="0BEAF4C0" w:rsidR="005A68CA" w:rsidDel="00D95D82" w:rsidRDefault="005A68CA" w:rsidP="004C4B05">
            <w:pPr>
              <w:widowControl w:val="0"/>
              <w:autoSpaceDE w:val="0"/>
              <w:autoSpaceDN w:val="0"/>
              <w:adjustRightInd w:val="0"/>
              <w:rPr>
                <w:del w:id="417" w:author="Nick Nicholas" w:date="2017-11-16T13:41:00Z"/>
                <w:rFonts w:ascii="Arial Unicode MS" w:eastAsia="Arial Unicode MS" w:hAnsiTheme="minorHAnsi" w:cs="Arial Unicode MS"/>
              </w:rPr>
            </w:pPr>
            <w:del w:id="418" w:author="Nick Nicholas" w:date="2017-11-16T13:41:00Z">
              <w:r w:rsidDel="00D95D82">
                <w:rPr>
                  <w:rFonts w:ascii="Arial Unicode MS" w:eastAsia="Arial Unicode MS" w:hAnsiTheme="minorHAnsi" w:cs="Arial Unicode MS"/>
                </w:rPr>
                <w:delText>Grade</w:delText>
              </w:r>
            </w:del>
          </w:p>
        </w:tc>
        <w:tc>
          <w:tcPr>
            <w:tcW w:w="2763" w:type="dxa"/>
          </w:tcPr>
          <w:p w14:paraId="2485E5A1" w14:textId="04FD6D4D" w:rsidR="005A68CA" w:rsidDel="00D95D82" w:rsidRDefault="005A68CA" w:rsidP="000D0E67">
            <w:pPr>
              <w:widowControl w:val="0"/>
              <w:tabs>
                <w:tab w:val="right" w:pos="2547"/>
              </w:tabs>
              <w:autoSpaceDE w:val="0"/>
              <w:autoSpaceDN w:val="0"/>
              <w:adjustRightInd w:val="0"/>
              <w:rPr>
                <w:del w:id="419" w:author="Nick Nicholas" w:date="2017-11-16T13:41:00Z"/>
                <w:rFonts w:ascii="Arial Unicode MS" w:eastAsia="Arial Unicode MS" w:hAnsiTheme="minorHAnsi" w:cs="Arial Unicode MS"/>
              </w:rPr>
            </w:pPr>
            <w:del w:id="420" w:author="Nick Nicholas" w:date="2017-11-16T13:41:00Z">
              <w:r w:rsidDel="00D95D82">
                <w:rPr>
                  <w:rFonts w:ascii="Arial Unicode MS" w:eastAsia="Arial Unicode MS" w:hAnsiTheme="minorHAnsi" w:cs="Arial Unicode MS"/>
                </w:rPr>
                <w:delText>Credits Towards</w:delText>
              </w:r>
              <w:r w:rsidR="000D0E67" w:rsidDel="00D95D82">
                <w:rPr>
                  <w:rFonts w:ascii="Arial Unicode MS" w:eastAsia="Arial Unicode MS" w:hAnsiTheme="minorHAnsi" w:cs="Arial Unicode MS"/>
                </w:rPr>
                <w:tab/>
              </w:r>
            </w:del>
          </w:p>
        </w:tc>
        <w:tc>
          <w:tcPr>
            <w:tcW w:w="2764" w:type="dxa"/>
          </w:tcPr>
          <w:p w14:paraId="3FC718AC" w14:textId="769EC0A5" w:rsidR="005A68CA" w:rsidDel="00D95D82" w:rsidRDefault="005A68CA" w:rsidP="004C4B05">
            <w:pPr>
              <w:widowControl w:val="0"/>
              <w:autoSpaceDE w:val="0"/>
              <w:autoSpaceDN w:val="0"/>
              <w:adjustRightInd w:val="0"/>
              <w:rPr>
                <w:del w:id="421" w:author="Nick Nicholas" w:date="2017-11-16T13:41:00Z"/>
                <w:rFonts w:ascii="Arial Unicode MS" w:eastAsia="Arial Unicode MS" w:hAnsiTheme="minorHAnsi" w:cs="Arial Unicode MS"/>
              </w:rPr>
            </w:pPr>
            <w:del w:id="422" w:author="Nick Nicholas" w:date="2017-11-16T13:41:00Z">
              <w:r w:rsidDel="00D95D82">
                <w:rPr>
                  <w:rFonts w:ascii="Arial Unicode MS" w:eastAsia="Arial Unicode MS" w:hAnsiTheme="minorHAnsi" w:cs="Arial Unicode MS"/>
                </w:rPr>
                <w:delText>Qualification</w:delText>
              </w:r>
            </w:del>
            <w:ins w:id="423" w:author="Linda Marshall" w:date="2017-11-16T11:29:00Z">
              <w:del w:id="424" w:author="Nick Nicholas" w:date="2017-11-16T13:41:00Z">
                <w:r w:rsidR="002474FD" w:rsidDel="00D95D82">
                  <w:rPr>
                    <w:rFonts w:ascii="Arial Unicode MS" w:eastAsia="Arial Unicode MS" w:hAnsiTheme="minorHAnsi" w:cs="Arial Unicode MS"/>
                  </w:rPr>
                  <w:delText>Credential</w:delText>
                </w:r>
              </w:del>
            </w:ins>
          </w:p>
        </w:tc>
      </w:tr>
      <w:tr w:rsidR="000D0E67" w:rsidDel="00D95D82" w14:paraId="27D0F6E0" w14:textId="534E9A26" w:rsidTr="00961591">
        <w:trPr>
          <w:del w:id="425" w:author="Nick Nicholas" w:date="2017-11-16T13:41:00Z"/>
        </w:trPr>
        <w:tc>
          <w:tcPr>
            <w:tcW w:w="2763" w:type="dxa"/>
          </w:tcPr>
          <w:p w14:paraId="49ED1B5D" w14:textId="249A33B7" w:rsidR="000D0E67" w:rsidDel="00D95D82" w:rsidRDefault="000D0E67" w:rsidP="00961591">
            <w:pPr>
              <w:widowControl w:val="0"/>
              <w:autoSpaceDE w:val="0"/>
              <w:autoSpaceDN w:val="0"/>
              <w:adjustRightInd w:val="0"/>
              <w:rPr>
                <w:del w:id="426" w:author="Nick Nicholas" w:date="2017-11-16T13:41:00Z"/>
                <w:rFonts w:ascii="Arial Unicode MS" w:eastAsia="Arial Unicode MS" w:hAnsiTheme="minorHAnsi" w:cs="Arial Unicode MS"/>
              </w:rPr>
            </w:pPr>
            <w:del w:id="427" w:author="Nick Nicholas" w:date="2017-11-16T13:41:00Z">
              <w:r w:rsidDel="00D95D82">
                <w:rPr>
                  <w:rFonts w:ascii="Arial Unicode MS" w:eastAsia="Arial Unicode MS" w:hAnsiTheme="minorHAnsi" w:cs="Arial Unicode MS"/>
                </w:rPr>
                <w:delText>Course</w:delText>
              </w:r>
            </w:del>
          </w:p>
        </w:tc>
        <w:tc>
          <w:tcPr>
            <w:tcW w:w="2763" w:type="dxa"/>
          </w:tcPr>
          <w:p w14:paraId="283F95A1" w14:textId="4ABEB5DE" w:rsidR="000D0E67" w:rsidDel="00D95D82" w:rsidRDefault="000D0E67" w:rsidP="00961591">
            <w:pPr>
              <w:widowControl w:val="0"/>
              <w:tabs>
                <w:tab w:val="right" w:pos="2547"/>
              </w:tabs>
              <w:autoSpaceDE w:val="0"/>
              <w:autoSpaceDN w:val="0"/>
              <w:adjustRightInd w:val="0"/>
              <w:rPr>
                <w:del w:id="428" w:author="Nick Nicholas" w:date="2017-11-16T13:41:00Z"/>
                <w:rFonts w:ascii="Arial Unicode MS" w:eastAsia="Arial Unicode MS" w:hAnsiTheme="minorHAnsi" w:cs="Arial Unicode MS"/>
              </w:rPr>
            </w:pPr>
            <w:del w:id="429" w:author="Nick Nicholas" w:date="2017-11-16T13:41:00Z">
              <w:r w:rsidDel="00D95D82">
                <w:rPr>
                  <w:rFonts w:ascii="Arial Unicode MS" w:eastAsia="Arial Unicode MS" w:hAnsiTheme="minorHAnsi" w:cs="Arial Unicode MS"/>
                </w:rPr>
                <w:delText>Credits Towards</w:delText>
              </w:r>
              <w:r w:rsidDel="00D95D82">
                <w:rPr>
                  <w:rFonts w:ascii="Arial Unicode MS" w:eastAsia="Arial Unicode MS" w:hAnsiTheme="minorHAnsi" w:cs="Arial Unicode MS"/>
                </w:rPr>
                <w:tab/>
              </w:r>
            </w:del>
          </w:p>
        </w:tc>
        <w:tc>
          <w:tcPr>
            <w:tcW w:w="2764" w:type="dxa"/>
          </w:tcPr>
          <w:p w14:paraId="2A5C08F9" w14:textId="66973EBC" w:rsidR="000D0E67" w:rsidDel="00D95D82" w:rsidRDefault="000D0E67" w:rsidP="00961591">
            <w:pPr>
              <w:widowControl w:val="0"/>
              <w:autoSpaceDE w:val="0"/>
              <w:autoSpaceDN w:val="0"/>
              <w:adjustRightInd w:val="0"/>
              <w:rPr>
                <w:del w:id="430" w:author="Nick Nicholas" w:date="2017-11-16T13:41:00Z"/>
                <w:rFonts w:ascii="Arial Unicode MS" w:eastAsia="Arial Unicode MS" w:hAnsiTheme="minorHAnsi" w:cs="Arial Unicode MS"/>
              </w:rPr>
            </w:pPr>
            <w:del w:id="431" w:author="Nick Nicholas" w:date="2017-11-16T13:41:00Z">
              <w:r w:rsidDel="00D95D82">
                <w:rPr>
                  <w:rFonts w:ascii="Arial Unicode MS" w:eastAsia="Arial Unicode MS" w:hAnsiTheme="minorHAnsi" w:cs="Arial Unicode MS"/>
                </w:rPr>
                <w:delText>Qualification</w:delText>
              </w:r>
            </w:del>
            <w:ins w:id="432" w:author="Linda Marshall" w:date="2017-11-16T11:29:00Z">
              <w:del w:id="433" w:author="Nick Nicholas" w:date="2017-11-16T13:41:00Z">
                <w:r w:rsidR="002474FD" w:rsidDel="00D95D82">
                  <w:rPr>
                    <w:rFonts w:ascii="Arial Unicode MS" w:eastAsia="Arial Unicode MS" w:hAnsiTheme="minorHAnsi" w:cs="Arial Unicode MS"/>
                  </w:rPr>
                  <w:delText>Credential</w:delText>
                </w:r>
              </w:del>
            </w:ins>
          </w:p>
        </w:tc>
      </w:tr>
      <w:tr w:rsidR="0053672E" w:rsidDel="00D95D82" w14:paraId="4F8B7467" w14:textId="79CDB994" w:rsidTr="0053672E">
        <w:trPr>
          <w:del w:id="434" w:author="Nick Nicholas" w:date="2017-11-16T13:41:00Z"/>
        </w:trPr>
        <w:tc>
          <w:tcPr>
            <w:tcW w:w="2763" w:type="dxa"/>
          </w:tcPr>
          <w:p w14:paraId="1200DAAF" w14:textId="73341E45" w:rsidR="0053672E" w:rsidDel="00D95D82" w:rsidRDefault="00273556" w:rsidP="00AE41CA">
            <w:pPr>
              <w:widowControl w:val="0"/>
              <w:tabs>
                <w:tab w:val="right" w:pos="2547"/>
              </w:tabs>
              <w:autoSpaceDE w:val="0"/>
              <w:autoSpaceDN w:val="0"/>
              <w:adjustRightInd w:val="0"/>
              <w:rPr>
                <w:del w:id="435" w:author="Nick Nicholas" w:date="2017-11-16T13:41:00Z"/>
                <w:rFonts w:ascii="Arial Unicode MS" w:eastAsia="Arial Unicode MS" w:hAnsiTheme="minorHAnsi" w:cs="Arial Unicode MS"/>
              </w:rPr>
            </w:pPr>
            <w:del w:id="436" w:author="Nick Nicholas" w:date="2017-11-16T13:41:00Z">
              <w:r w:rsidDel="00D95D82">
                <w:rPr>
                  <w:rFonts w:ascii="Arial Unicode MS" w:eastAsia="Arial Unicode MS" w:hAnsiTheme="minorHAnsi" w:cs="Arial Unicode MS"/>
                </w:rPr>
                <w:delText>Qualification</w:delText>
              </w:r>
            </w:del>
            <w:ins w:id="437" w:author="Linda Marshall" w:date="2017-11-16T11:29:00Z">
              <w:del w:id="438" w:author="Nick Nicholas" w:date="2017-11-16T13:41:00Z">
                <w:r w:rsidR="002474FD" w:rsidDel="00D95D82">
                  <w:rPr>
                    <w:rFonts w:ascii="Arial Unicode MS" w:eastAsia="Arial Unicode MS" w:hAnsiTheme="minorHAnsi" w:cs="Arial Unicode MS"/>
                  </w:rPr>
                  <w:delText>Credential</w:delText>
                </w:r>
              </w:del>
            </w:ins>
            <w:del w:id="439" w:author="Nick Nicholas" w:date="2017-11-16T13:41:00Z">
              <w:r w:rsidR="00AE41CA" w:rsidDel="00D95D82">
                <w:rPr>
                  <w:rFonts w:ascii="Arial Unicode MS" w:eastAsia="Arial Unicode MS" w:hAnsiTheme="minorHAnsi" w:cs="Arial Unicode MS"/>
                </w:rPr>
                <w:tab/>
              </w:r>
            </w:del>
          </w:p>
        </w:tc>
        <w:tc>
          <w:tcPr>
            <w:tcW w:w="2763" w:type="dxa"/>
          </w:tcPr>
          <w:p w14:paraId="45D23155" w14:textId="3AB2849F" w:rsidR="0053672E" w:rsidDel="00D95D82" w:rsidRDefault="00EC7CD2" w:rsidP="004C4B05">
            <w:pPr>
              <w:widowControl w:val="0"/>
              <w:autoSpaceDE w:val="0"/>
              <w:autoSpaceDN w:val="0"/>
              <w:adjustRightInd w:val="0"/>
              <w:rPr>
                <w:del w:id="440" w:author="Nick Nicholas" w:date="2017-11-16T13:41:00Z"/>
                <w:rFonts w:ascii="Arial Unicode MS" w:eastAsia="Arial Unicode MS" w:hAnsiTheme="minorHAnsi" w:cs="Arial Unicode MS"/>
              </w:rPr>
            </w:pPr>
            <w:del w:id="441" w:author="Nick Nicholas" w:date="2017-11-16T13:41:00Z">
              <w:r w:rsidDel="00D95D82">
                <w:rPr>
                  <w:rFonts w:ascii="Arial Unicode MS" w:eastAsia="Arial Unicode MS" w:hAnsiTheme="minorHAnsi" w:cs="Arial Unicode MS"/>
                </w:rPr>
                <w:delText>Credits Towards</w:delText>
              </w:r>
            </w:del>
          </w:p>
        </w:tc>
        <w:tc>
          <w:tcPr>
            <w:tcW w:w="2764" w:type="dxa"/>
          </w:tcPr>
          <w:p w14:paraId="2BBB67D7" w14:textId="1E4936F3" w:rsidR="0053672E" w:rsidDel="00D95D82" w:rsidRDefault="00273556" w:rsidP="004C4B05">
            <w:pPr>
              <w:widowControl w:val="0"/>
              <w:autoSpaceDE w:val="0"/>
              <w:autoSpaceDN w:val="0"/>
              <w:adjustRightInd w:val="0"/>
              <w:rPr>
                <w:del w:id="442" w:author="Nick Nicholas" w:date="2017-11-16T13:41:00Z"/>
                <w:rFonts w:ascii="Arial Unicode MS" w:eastAsia="Arial Unicode MS" w:hAnsiTheme="minorHAnsi" w:cs="Arial Unicode MS"/>
              </w:rPr>
            </w:pPr>
            <w:del w:id="443" w:author="Nick Nicholas" w:date="2017-11-16T13:41:00Z">
              <w:r w:rsidDel="00D95D82">
                <w:rPr>
                  <w:rFonts w:ascii="Arial Unicode MS" w:eastAsia="Arial Unicode MS" w:hAnsiTheme="minorHAnsi" w:cs="Arial Unicode MS"/>
                </w:rPr>
                <w:delText>Qualification</w:delText>
              </w:r>
            </w:del>
            <w:ins w:id="444" w:author="Linda Marshall" w:date="2017-11-16T11:29:00Z">
              <w:del w:id="445" w:author="Nick Nicholas" w:date="2017-11-16T13:41:00Z">
                <w:r w:rsidR="002474FD" w:rsidDel="00D95D82">
                  <w:rPr>
                    <w:rFonts w:ascii="Arial Unicode MS" w:eastAsia="Arial Unicode MS" w:hAnsiTheme="minorHAnsi" w:cs="Arial Unicode MS"/>
                  </w:rPr>
                  <w:delText>Credential</w:delText>
                </w:r>
              </w:del>
            </w:ins>
          </w:p>
        </w:tc>
      </w:tr>
      <w:tr w:rsidR="0053672E" w14:paraId="0AF433AC" w14:textId="77777777" w:rsidTr="0053672E">
        <w:tc>
          <w:tcPr>
            <w:tcW w:w="2763" w:type="dxa"/>
          </w:tcPr>
          <w:p w14:paraId="12328DB6" w14:textId="4A95C21A" w:rsidR="0053672E" w:rsidRDefault="00273556"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c>
          <w:tcPr>
            <w:tcW w:w="2763" w:type="dxa"/>
          </w:tcPr>
          <w:p w14:paraId="38734A45" w14:textId="1CD8D1B2" w:rsidR="0053672E" w:rsidRDefault="000D0E67" w:rsidP="004C4B05">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Results in</w:t>
            </w:r>
          </w:p>
        </w:tc>
        <w:tc>
          <w:tcPr>
            <w:tcW w:w="2764" w:type="dxa"/>
          </w:tcPr>
          <w:p w14:paraId="39F51A06" w14:textId="13F4C119" w:rsidR="0053672E" w:rsidRDefault="00273556" w:rsidP="004C4B05">
            <w:pPr>
              <w:widowControl w:val="0"/>
              <w:autoSpaceDE w:val="0"/>
              <w:autoSpaceDN w:val="0"/>
              <w:adjustRightInd w:val="0"/>
              <w:rPr>
                <w:rFonts w:ascii="Arial Unicode MS" w:eastAsia="Arial Unicode MS" w:hAnsiTheme="minorHAnsi" w:cs="Arial Unicode MS"/>
              </w:rPr>
            </w:pPr>
            <w:del w:id="446" w:author="Linda Marshall" w:date="2017-11-16T11:29:00Z">
              <w:r w:rsidDel="002474FD">
                <w:rPr>
                  <w:rFonts w:ascii="Arial Unicode MS" w:eastAsia="Arial Unicode MS" w:hAnsiTheme="minorHAnsi" w:cs="Arial Unicode MS"/>
                </w:rPr>
                <w:delText>Qualification</w:delText>
              </w:r>
            </w:del>
            <w:ins w:id="447" w:author="Linda Marshall" w:date="2017-11-16T11:29:00Z">
              <w:r w:rsidR="002474FD">
                <w:rPr>
                  <w:rFonts w:ascii="Arial Unicode MS" w:eastAsia="Arial Unicode MS" w:hAnsiTheme="minorHAnsi" w:cs="Arial Unicode MS"/>
                </w:rPr>
                <w:t>Credential</w:t>
              </w:r>
            </w:ins>
          </w:p>
        </w:tc>
      </w:tr>
      <w:tr w:rsidR="007D45D0" w14:paraId="57289BDE" w14:textId="77777777" w:rsidTr="0053672E">
        <w:tc>
          <w:tcPr>
            <w:tcW w:w="2763" w:type="dxa"/>
          </w:tcPr>
          <w:p w14:paraId="753A8A4B" w14:textId="2F90E55B" w:rsidR="007D45D0" w:rsidRDefault="007D45D0" w:rsidP="00AE41CA">
            <w:pPr>
              <w:widowControl w:val="0"/>
              <w:tabs>
                <w:tab w:val="right" w:pos="2547"/>
              </w:tabs>
              <w:autoSpaceDE w:val="0"/>
              <w:autoSpaceDN w:val="0"/>
              <w:adjustRightInd w:val="0"/>
              <w:rPr>
                <w:rFonts w:ascii="Arial Unicode MS" w:eastAsia="Arial Unicode MS" w:hAnsiTheme="minorHAnsi" w:cs="Arial Unicode MS"/>
              </w:rPr>
            </w:pPr>
            <w:del w:id="448" w:author="Linda Marshall" w:date="2017-11-16T11:29:00Z">
              <w:r w:rsidRPr="00AE41CA" w:rsidDel="002474FD">
                <w:rPr>
                  <w:rFonts w:ascii="Arial Unicode MS" w:eastAsia="Arial Unicode MS" w:hAnsiTheme="minorHAnsi" w:cs="Arial Unicode MS"/>
                </w:rPr>
                <w:delText>Qualification</w:delText>
              </w:r>
            </w:del>
            <w:ins w:id="449" w:author="Linda Marshall" w:date="2017-11-16T11:29:00Z">
              <w:r w:rsidR="002474FD">
                <w:rPr>
                  <w:rFonts w:ascii="Arial Unicode MS" w:eastAsia="Arial Unicode MS" w:hAnsiTheme="minorHAnsi" w:cs="Arial Unicode MS"/>
                </w:rPr>
                <w:t>Credential</w:t>
              </w:r>
            </w:ins>
          </w:p>
        </w:tc>
        <w:tc>
          <w:tcPr>
            <w:tcW w:w="2763" w:type="dxa"/>
          </w:tcPr>
          <w:p w14:paraId="61D85C3A" w14:textId="72D8B1C7" w:rsidR="007D45D0" w:rsidRDefault="007D45D0" w:rsidP="00AE41CA">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Has contributions measured in</w:t>
            </w:r>
          </w:p>
        </w:tc>
        <w:tc>
          <w:tcPr>
            <w:tcW w:w="2764" w:type="dxa"/>
          </w:tcPr>
          <w:p w14:paraId="4456F603" w14:textId="7E29057E" w:rsidR="007D45D0" w:rsidRDefault="007D45D0" w:rsidP="00AE41CA">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Credits</w:t>
            </w:r>
          </w:p>
        </w:tc>
      </w:tr>
      <w:tr w:rsidR="00D95D82" w14:paraId="07BE7753" w14:textId="77777777" w:rsidTr="0053672E">
        <w:trPr>
          <w:ins w:id="450" w:author="Nick Nicholas" w:date="2017-11-16T13:41:00Z"/>
        </w:trPr>
        <w:tc>
          <w:tcPr>
            <w:tcW w:w="2763" w:type="dxa"/>
          </w:tcPr>
          <w:p w14:paraId="7D2886B6" w14:textId="30F450FE" w:rsidR="00D95D82" w:rsidRPr="00AE41CA" w:rsidDel="002474FD" w:rsidRDefault="00D95D82" w:rsidP="00AE41CA">
            <w:pPr>
              <w:widowControl w:val="0"/>
              <w:tabs>
                <w:tab w:val="right" w:pos="2547"/>
              </w:tabs>
              <w:autoSpaceDE w:val="0"/>
              <w:autoSpaceDN w:val="0"/>
              <w:adjustRightInd w:val="0"/>
              <w:rPr>
                <w:ins w:id="451" w:author="Nick Nicholas" w:date="2017-11-16T13:41:00Z"/>
                <w:rFonts w:ascii="Arial Unicode MS" w:eastAsia="Arial Unicode MS" w:hAnsiTheme="minorHAnsi" w:cs="Arial Unicode MS"/>
              </w:rPr>
            </w:pPr>
            <w:ins w:id="452" w:author="Nick Nicholas" w:date="2017-11-16T13:42:00Z">
              <w:r>
                <w:rPr>
                  <w:rFonts w:ascii="Arial Unicode MS" w:eastAsia="Arial Unicode MS" w:hAnsiTheme="minorHAnsi" w:cs="Arial Unicode MS"/>
                </w:rPr>
                <w:t>Credits</w:t>
              </w:r>
            </w:ins>
          </w:p>
        </w:tc>
        <w:tc>
          <w:tcPr>
            <w:tcW w:w="2763" w:type="dxa"/>
          </w:tcPr>
          <w:p w14:paraId="16C4FC6A" w14:textId="4866FE06" w:rsidR="00D95D82" w:rsidRPr="00AE41CA" w:rsidRDefault="00D95D82" w:rsidP="00AE41CA">
            <w:pPr>
              <w:widowControl w:val="0"/>
              <w:tabs>
                <w:tab w:val="right" w:pos="2547"/>
              </w:tabs>
              <w:autoSpaceDE w:val="0"/>
              <w:autoSpaceDN w:val="0"/>
              <w:adjustRightInd w:val="0"/>
              <w:rPr>
                <w:ins w:id="453" w:author="Nick Nicholas" w:date="2017-11-16T13:41:00Z"/>
                <w:rFonts w:ascii="Arial Unicode MS" w:eastAsia="Arial Unicode MS" w:hAnsiTheme="minorHAnsi" w:cs="Arial Unicode MS"/>
              </w:rPr>
            </w:pPr>
            <w:ins w:id="454" w:author="Nick Nicholas" w:date="2017-11-16T13:42:00Z">
              <w:r>
                <w:rPr>
                  <w:rFonts w:ascii="Arial Unicode MS" w:eastAsia="Arial Unicode MS" w:hAnsiTheme="minorHAnsi" w:cs="Arial Unicode MS"/>
                </w:rPr>
                <w:t>Are awarded against</w:t>
              </w:r>
            </w:ins>
          </w:p>
        </w:tc>
        <w:tc>
          <w:tcPr>
            <w:tcW w:w="2764" w:type="dxa"/>
          </w:tcPr>
          <w:p w14:paraId="1E143192" w14:textId="71E41B49" w:rsidR="00D95D82" w:rsidRPr="00AE41CA" w:rsidRDefault="00D95D82" w:rsidP="00AE41CA">
            <w:pPr>
              <w:widowControl w:val="0"/>
              <w:tabs>
                <w:tab w:val="right" w:pos="2547"/>
              </w:tabs>
              <w:autoSpaceDE w:val="0"/>
              <w:autoSpaceDN w:val="0"/>
              <w:adjustRightInd w:val="0"/>
              <w:rPr>
                <w:ins w:id="455" w:author="Nick Nicholas" w:date="2017-11-16T13:41:00Z"/>
                <w:rFonts w:ascii="Arial Unicode MS" w:eastAsia="Arial Unicode MS" w:hAnsiTheme="minorHAnsi" w:cs="Arial Unicode MS"/>
              </w:rPr>
            </w:pPr>
            <w:ins w:id="456" w:author="Nick Nicholas" w:date="2017-11-16T13:42:00Z">
              <w:r>
                <w:rPr>
                  <w:rFonts w:ascii="Arial Unicode MS" w:eastAsia="Arial Unicode MS" w:hAnsiTheme="minorHAnsi" w:cs="Arial Unicode MS"/>
                </w:rPr>
                <w:t>Attainments</w:t>
              </w:r>
            </w:ins>
          </w:p>
        </w:tc>
      </w:tr>
      <w:tr w:rsidR="007D45D0" w14:paraId="32B6DF63" w14:textId="77777777" w:rsidTr="0053672E">
        <w:tc>
          <w:tcPr>
            <w:tcW w:w="2763" w:type="dxa"/>
          </w:tcPr>
          <w:p w14:paraId="15C483D6" w14:textId="06C4A9B0" w:rsidR="007D45D0" w:rsidRDefault="007D45D0" w:rsidP="00AE41CA">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Credits</w:t>
            </w:r>
          </w:p>
        </w:tc>
        <w:tc>
          <w:tcPr>
            <w:tcW w:w="2763" w:type="dxa"/>
          </w:tcPr>
          <w:p w14:paraId="2F027326" w14:textId="41AE829B" w:rsidR="007D45D0" w:rsidRDefault="007D45D0" w:rsidP="00AE41CA">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Are broken down by</w:t>
            </w:r>
          </w:p>
        </w:tc>
        <w:tc>
          <w:tcPr>
            <w:tcW w:w="2764" w:type="dxa"/>
          </w:tcPr>
          <w:p w14:paraId="0C083A72" w14:textId="5ED53A97" w:rsidR="007D45D0" w:rsidRDefault="007D45D0" w:rsidP="00AE41CA">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Learning Standard</w:t>
            </w:r>
          </w:p>
        </w:tc>
      </w:tr>
      <w:tr w:rsidR="008400C3" w14:paraId="23E5BD3E" w14:textId="77777777" w:rsidTr="0053672E">
        <w:tc>
          <w:tcPr>
            <w:tcW w:w="2763" w:type="dxa"/>
          </w:tcPr>
          <w:p w14:paraId="6A5C5328" w14:textId="3CB8DD99" w:rsidR="008400C3" w:rsidRPr="00AE41CA" w:rsidRDefault="001058C1" w:rsidP="00AE41CA">
            <w:pPr>
              <w:widowControl w:val="0"/>
              <w:tabs>
                <w:tab w:val="right" w:pos="2547"/>
              </w:tabs>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Grade</w:t>
            </w:r>
          </w:p>
        </w:tc>
        <w:tc>
          <w:tcPr>
            <w:tcW w:w="2763" w:type="dxa"/>
          </w:tcPr>
          <w:p w14:paraId="72EF025D" w14:textId="4FDAB03C" w:rsidR="008400C3" w:rsidRPr="00AE41CA" w:rsidRDefault="001058C1" w:rsidP="00AE41CA">
            <w:pPr>
              <w:widowControl w:val="0"/>
              <w:tabs>
                <w:tab w:val="right" w:pos="2547"/>
              </w:tabs>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Is</w:t>
            </w:r>
            <w:r w:rsidRPr="00AE41CA">
              <w:rPr>
                <w:rFonts w:ascii="Arial Unicode MS" w:eastAsia="Arial Unicode MS" w:hAnsiTheme="minorHAnsi" w:cs="Arial Unicode MS"/>
              </w:rPr>
              <w:t xml:space="preserve"> broken down by</w:t>
            </w:r>
          </w:p>
        </w:tc>
        <w:tc>
          <w:tcPr>
            <w:tcW w:w="2764" w:type="dxa"/>
          </w:tcPr>
          <w:p w14:paraId="563AAC02" w14:textId="0507A076" w:rsidR="008400C3" w:rsidRPr="00AE41CA" w:rsidRDefault="001058C1" w:rsidP="00AE41CA">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Learning Standard</w:t>
            </w:r>
          </w:p>
        </w:tc>
      </w:tr>
      <w:tr w:rsidR="008400C3" w14:paraId="0C3DBAEE" w14:textId="77777777" w:rsidTr="0053672E">
        <w:tc>
          <w:tcPr>
            <w:tcW w:w="2763" w:type="dxa"/>
          </w:tcPr>
          <w:p w14:paraId="3D81DD71" w14:textId="77777777" w:rsidR="008400C3" w:rsidRPr="00AE41CA" w:rsidRDefault="008400C3" w:rsidP="00AE41CA">
            <w:pPr>
              <w:widowControl w:val="0"/>
              <w:tabs>
                <w:tab w:val="right" w:pos="2547"/>
              </w:tabs>
              <w:autoSpaceDE w:val="0"/>
              <w:autoSpaceDN w:val="0"/>
              <w:adjustRightInd w:val="0"/>
              <w:rPr>
                <w:rFonts w:ascii="Arial Unicode MS" w:eastAsia="Arial Unicode MS" w:hAnsiTheme="minorHAnsi" w:cs="Arial Unicode MS"/>
              </w:rPr>
            </w:pPr>
          </w:p>
        </w:tc>
        <w:tc>
          <w:tcPr>
            <w:tcW w:w="2763" w:type="dxa"/>
          </w:tcPr>
          <w:p w14:paraId="3A18FBF0" w14:textId="77777777" w:rsidR="008400C3" w:rsidRPr="00AE41CA" w:rsidRDefault="008400C3" w:rsidP="00AE41CA">
            <w:pPr>
              <w:widowControl w:val="0"/>
              <w:tabs>
                <w:tab w:val="right" w:pos="2547"/>
              </w:tabs>
              <w:autoSpaceDE w:val="0"/>
              <w:autoSpaceDN w:val="0"/>
              <w:adjustRightInd w:val="0"/>
              <w:rPr>
                <w:rFonts w:ascii="Arial Unicode MS" w:eastAsia="Arial Unicode MS" w:hAnsiTheme="minorHAnsi" w:cs="Arial Unicode MS"/>
              </w:rPr>
            </w:pPr>
          </w:p>
        </w:tc>
        <w:tc>
          <w:tcPr>
            <w:tcW w:w="2764" w:type="dxa"/>
          </w:tcPr>
          <w:p w14:paraId="6B85EF64" w14:textId="77777777" w:rsidR="008400C3" w:rsidRPr="00AE41CA" w:rsidRDefault="008400C3" w:rsidP="00AE41CA">
            <w:pPr>
              <w:widowControl w:val="0"/>
              <w:tabs>
                <w:tab w:val="right" w:pos="2547"/>
              </w:tabs>
              <w:autoSpaceDE w:val="0"/>
              <w:autoSpaceDN w:val="0"/>
              <w:adjustRightInd w:val="0"/>
              <w:rPr>
                <w:rFonts w:ascii="Arial Unicode MS" w:eastAsia="Arial Unicode MS" w:hAnsiTheme="minorHAnsi" w:cs="Arial Unicode MS"/>
              </w:rPr>
            </w:pPr>
          </w:p>
        </w:tc>
      </w:tr>
    </w:tbl>
    <w:p w14:paraId="628EF5A6" w14:textId="77777777" w:rsidR="009800C0" w:rsidRDefault="009800C0" w:rsidP="004C4B05">
      <w:pPr>
        <w:widowControl w:val="0"/>
        <w:autoSpaceDE w:val="0"/>
        <w:autoSpaceDN w:val="0"/>
        <w:adjustRightInd w:val="0"/>
        <w:rPr>
          <w:rFonts w:ascii="Arial Unicode MS" w:eastAsia="Arial Unicode MS" w:hAnsiTheme="minorHAnsi" w:cs="Arial Unicode MS"/>
        </w:rPr>
      </w:pPr>
    </w:p>
    <w:p w14:paraId="2172BBF8" w14:textId="77E944ED" w:rsidR="009800C0" w:rsidDel="00293B84" w:rsidRDefault="009800C0" w:rsidP="004C4B05">
      <w:pPr>
        <w:widowControl w:val="0"/>
        <w:autoSpaceDE w:val="0"/>
        <w:autoSpaceDN w:val="0"/>
        <w:adjustRightInd w:val="0"/>
        <w:rPr>
          <w:del w:id="457" w:author="Nick Nicholas" w:date="2017-10-31T16:18:00Z"/>
          <w:rFonts w:ascii="Arial Unicode MS" w:eastAsia="Arial Unicode MS" w:hAnsiTheme="minorHAnsi" w:cs="Arial Unicode MS"/>
        </w:rPr>
      </w:pPr>
    </w:p>
    <w:p w14:paraId="21BB8E68" w14:textId="03F53B91" w:rsidR="007248D2" w:rsidRPr="00AC13A6" w:rsidRDefault="00D27AE9" w:rsidP="004C4B05">
      <w:pPr>
        <w:widowControl w:val="0"/>
        <w:autoSpaceDE w:val="0"/>
        <w:autoSpaceDN w:val="0"/>
        <w:adjustRightInd w:val="0"/>
        <w:rPr>
          <w:highlight w:val="yellow"/>
          <w:lang w:val="en-US"/>
          <w:rPrChange w:id="458" w:author="Nick Nicholas" w:date="2017-11-16T12:14:00Z">
            <w:rPr>
              <w:highlight w:val="yellow"/>
            </w:rPr>
          </w:rPrChange>
        </w:rPr>
      </w:pPr>
      <w:r w:rsidRPr="00AC13A6">
        <w:rPr>
          <w:highlight w:val="yellow"/>
          <w:lang w:val="en-US"/>
          <w:rPrChange w:id="459" w:author="Nick Nicholas" w:date="2017-11-16T12:14:00Z">
            <w:rPr>
              <w:highlight w:val="yellow"/>
            </w:rPr>
          </w:rPrChange>
        </w:rPr>
        <w:t xml:space="preserve">The relation of </w:t>
      </w:r>
      <w:del w:id="460" w:author="Linda Marshall" w:date="2017-11-16T11:29:00Z">
        <w:r w:rsidR="00870E69" w:rsidRPr="00AC13A6" w:rsidDel="002474FD">
          <w:rPr>
            <w:highlight w:val="yellow"/>
            <w:lang w:val="en-US"/>
            <w:rPrChange w:id="461" w:author="Nick Nicholas" w:date="2017-11-16T12:14:00Z">
              <w:rPr>
                <w:highlight w:val="yellow"/>
              </w:rPr>
            </w:rPrChange>
          </w:rPr>
          <w:delText>qualification</w:delText>
        </w:r>
      </w:del>
      <w:ins w:id="462" w:author="Linda Marshall" w:date="2017-11-16T11:29:00Z">
        <w:r w:rsidR="002474FD" w:rsidRPr="00AC13A6">
          <w:rPr>
            <w:highlight w:val="yellow"/>
            <w:lang w:val="en-US"/>
            <w:rPrChange w:id="463" w:author="Nick Nicholas" w:date="2017-11-16T12:14:00Z">
              <w:rPr>
                <w:highlight w:val="yellow"/>
              </w:rPr>
            </w:rPrChange>
          </w:rPr>
          <w:t>Credential</w:t>
        </w:r>
      </w:ins>
      <w:r w:rsidR="00870E69" w:rsidRPr="00AC13A6">
        <w:rPr>
          <w:highlight w:val="yellow"/>
          <w:lang w:val="en-US"/>
          <w:rPrChange w:id="464" w:author="Nick Nicholas" w:date="2017-11-16T12:14:00Z">
            <w:rPr>
              <w:highlight w:val="yellow"/>
            </w:rPr>
          </w:rPrChange>
        </w:rPr>
        <w:t xml:space="preserve">s to </w:t>
      </w:r>
      <w:ins w:id="465" w:author="Nick Nicholas" w:date="2017-11-16T13:42:00Z">
        <w:r w:rsidR="00882B5D">
          <w:rPr>
            <w:highlight w:val="yellow"/>
            <w:lang w:val="en-US"/>
          </w:rPr>
          <w:t>Attainment</w:t>
        </w:r>
      </w:ins>
      <w:ins w:id="466" w:author="Nick Nicholas" w:date="2017-11-16T14:08:00Z">
        <w:r w:rsidR="00F34D3F">
          <w:rPr>
            <w:highlight w:val="yellow"/>
            <w:lang w:val="en-US"/>
          </w:rPr>
          <w:t xml:space="preserve"> Task</w:t>
        </w:r>
      </w:ins>
      <w:ins w:id="467" w:author="Nick Nicholas" w:date="2017-11-16T13:42:00Z">
        <w:r w:rsidR="00882B5D">
          <w:rPr>
            <w:highlight w:val="yellow"/>
            <w:lang w:val="en-US"/>
          </w:rPr>
          <w:t xml:space="preserve">s </w:t>
        </w:r>
      </w:ins>
      <w:ins w:id="468" w:author="Nick Nicholas" w:date="2017-11-16T13:43:00Z">
        <w:r w:rsidR="00882B5D">
          <w:rPr>
            <w:highlight w:val="yellow"/>
            <w:lang w:val="en-US"/>
          </w:rPr>
          <w:t>(</w:t>
        </w:r>
      </w:ins>
      <w:r w:rsidR="00D0278E" w:rsidRPr="00AC13A6">
        <w:rPr>
          <w:highlight w:val="yellow"/>
          <w:lang w:val="en-US"/>
          <w:rPrChange w:id="469" w:author="Nick Nicholas" w:date="2017-11-16T12:14:00Z">
            <w:rPr>
              <w:highlight w:val="yellow"/>
            </w:rPr>
          </w:rPrChange>
        </w:rPr>
        <w:t xml:space="preserve">classes, courses, </w:t>
      </w:r>
      <w:del w:id="470" w:author="Nick Nicholas" w:date="2017-11-16T14:09:00Z">
        <w:r w:rsidR="00D0278E" w:rsidRPr="00AC13A6" w:rsidDel="00F34D3F">
          <w:rPr>
            <w:highlight w:val="yellow"/>
            <w:lang w:val="en-US"/>
            <w:rPrChange w:id="471" w:author="Nick Nicholas" w:date="2017-11-16T12:14:00Z">
              <w:rPr>
                <w:highlight w:val="yellow"/>
              </w:rPr>
            </w:rPrChange>
          </w:rPr>
          <w:delText xml:space="preserve">learning standards </w:delText>
        </w:r>
        <w:r w:rsidRPr="00AC13A6" w:rsidDel="00F34D3F">
          <w:rPr>
            <w:highlight w:val="yellow"/>
            <w:lang w:val="en-US"/>
            <w:rPrChange w:id="472" w:author="Nick Nicholas" w:date="2017-11-16T12:14:00Z">
              <w:rPr>
                <w:highlight w:val="yellow"/>
              </w:rPr>
            </w:rPrChange>
          </w:rPr>
          <w:delText xml:space="preserve">and </w:delText>
        </w:r>
      </w:del>
      <w:r w:rsidRPr="00AC13A6">
        <w:rPr>
          <w:highlight w:val="yellow"/>
          <w:lang w:val="en-US"/>
          <w:rPrChange w:id="473" w:author="Nick Nicholas" w:date="2017-11-16T12:14:00Z">
            <w:rPr>
              <w:highlight w:val="yellow"/>
            </w:rPr>
          </w:rPrChange>
        </w:rPr>
        <w:t>assessments</w:t>
      </w:r>
      <w:ins w:id="474" w:author="Nick Nicholas" w:date="2017-11-16T13:43:00Z">
        <w:r w:rsidR="00882B5D">
          <w:rPr>
            <w:highlight w:val="yellow"/>
            <w:lang w:val="en-US"/>
          </w:rPr>
          <w:t>)</w:t>
        </w:r>
      </w:ins>
      <w:ins w:id="475" w:author="Nick Nicholas" w:date="2017-11-16T14:09:00Z">
        <w:r w:rsidR="00F34D3F">
          <w:rPr>
            <w:highlight w:val="yellow"/>
            <w:lang w:val="en-US"/>
          </w:rPr>
          <w:t xml:space="preserve"> and Learning Standards</w:t>
        </w:r>
      </w:ins>
      <w:r w:rsidRPr="00AC13A6">
        <w:rPr>
          <w:highlight w:val="yellow"/>
          <w:lang w:val="en-US"/>
          <w:rPrChange w:id="476" w:author="Nick Nicholas" w:date="2017-11-16T12:14:00Z">
            <w:rPr>
              <w:highlight w:val="yellow"/>
            </w:rPr>
          </w:rPrChange>
        </w:rPr>
        <w:t xml:space="preserve"> is </w:t>
      </w:r>
      <w:r w:rsidR="007248D2" w:rsidRPr="00AC13A6">
        <w:rPr>
          <w:highlight w:val="yellow"/>
          <w:lang w:val="en-US"/>
          <w:rPrChange w:id="477" w:author="Nick Nicholas" w:date="2017-11-16T12:14:00Z">
            <w:rPr>
              <w:highlight w:val="yellow"/>
            </w:rPr>
          </w:rPrChange>
        </w:rPr>
        <w:t>i</w:t>
      </w:r>
      <w:r w:rsidR="00D0278E" w:rsidRPr="00AC13A6">
        <w:rPr>
          <w:highlight w:val="yellow"/>
          <w:lang w:val="en-US"/>
          <w:rPrChange w:id="478" w:author="Nick Nicholas" w:date="2017-11-16T12:14:00Z">
            <w:rPr>
              <w:highlight w:val="yellow"/>
            </w:rPr>
          </w:rPrChange>
        </w:rPr>
        <w:t>ncreasingly loosely coupled</w:t>
      </w:r>
      <w:r w:rsidR="007248D2" w:rsidRPr="00AC13A6">
        <w:rPr>
          <w:highlight w:val="yellow"/>
          <w:lang w:val="en-US"/>
          <w:rPrChange w:id="479" w:author="Nick Nicholas" w:date="2017-11-16T12:14:00Z">
            <w:rPr>
              <w:highlight w:val="yellow"/>
            </w:rPr>
          </w:rPrChange>
        </w:rPr>
        <w:t>, but it will change over years rather than days or months</w:t>
      </w:r>
      <w:r w:rsidR="00D0278E" w:rsidRPr="00AC13A6">
        <w:rPr>
          <w:highlight w:val="yellow"/>
          <w:lang w:val="en-US"/>
          <w:rPrChange w:id="480" w:author="Nick Nicholas" w:date="2017-11-16T12:14:00Z">
            <w:rPr>
              <w:highlight w:val="yellow"/>
            </w:rPr>
          </w:rPrChange>
        </w:rPr>
        <w:t>.</w:t>
      </w:r>
      <w:r w:rsidR="007248D2" w:rsidRPr="00AC13A6">
        <w:rPr>
          <w:highlight w:val="yellow"/>
          <w:lang w:val="en-US"/>
          <w:rPrChange w:id="481" w:author="Nick Nicholas" w:date="2017-11-16T12:14:00Z">
            <w:rPr>
              <w:highlight w:val="yellow"/>
            </w:rPr>
          </w:rPrChange>
        </w:rPr>
        <w:t xml:space="preserve"> This is addressed by republishing </w:t>
      </w:r>
      <w:del w:id="482" w:author="Nick Nicholas" w:date="2017-10-31T16:18:00Z">
        <w:r w:rsidR="007248D2" w:rsidRPr="00AC13A6" w:rsidDel="00293B84">
          <w:rPr>
            <w:highlight w:val="yellow"/>
            <w:lang w:val="en-US"/>
            <w:rPrChange w:id="483" w:author="Nick Nicholas" w:date="2017-11-16T12:14:00Z">
              <w:rPr>
                <w:highlight w:val="yellow"/>
              </w:rPr>
            </w:rPrChange>
          </w:rPr>
          <w:delText xml:space="preserve">the </w:delText>
        </w:r>
      </w:del>
      <w:ins w:id="484" w:author="Nick Nicholas" w:date="2017-10-31T16:18:00Z">
        <w:r w:rsidR="00293B84" w:rsidRPr="00AC13A6">
          <w:rPr>
            <w:highlight w:val="yellow"/>
            <w:lang w:val="en-US"/>
            <w:rPrChange w:id="485" w:author="Nick Nicholas" w:date="2017-11-16T12:14:00Z">
              <w:rPr>
                <w:highlight w:val="yellow"/>
              </w:rPr>
            </w:rPrChange>
          </w:rPr>
          <w:t xml:space="preserve">any </w:t>
        </w:r>
        <w:del w:id="486" w:author="Linda Marshall" w:date="2017-11-16T11:29:00Z">
          <w:r w:rsidR="00293B84" w:rsidRPr="00AC13A6" w:rsidDel="002474FD">
            <w:rPr>
              <w:highlight w:val="yellow"/>
              <w:lang w:val="en-US"/>
              <w:rPrChange w:id="487" w:author="Nick Nicholas" w:date="2017-11-16T12:14:00Z">
                <w:rPr>
                  <w:highlight w:val="yellow"/>
                </w:rPr>
              </w:rPrChange>
            </w:rPr>
            <w:delText>qualification</w:delText>
          </w:r>
        </w:del>
      </w:ins>
      <w:ins w:id="488" w:author="Linda Marshall" w:date="2017-11-16T11:29:00Z">
        <w:r w:rsidR="002474FD" w:rsidRPr="00AC13A6">
          <w:rPr>
            <w:highlight w:val="yellow"/>
            <w:lang w:val="en-US"/>
            <w:rPrChange w:id="489" w:author="Nick Nicholas" w:date="2017-11-16T12:14:00Z">
              <w:rPr>
                <w:highlight w:val="yellow"/>
              </w:rPr>
            </w:rPrChange>
          </w:rPr>
          <w:t>Credential</w:t>
        </w:r>
      </w:ins>
      <w:ins w:id="490" w:author="Nick Nicholas" w:date="2017-10-31T16:18:00Z">
        <w:r w:rsidR="00293B84" w:rsidRPr="00AC13A6">
          <w:rPr>
            <w:highlight w:val="yellow"/>
            <w:lang w:val="en-US"/>
            <w:rPrChange w:id="491" w:author="Nick Nicholas" w:date="2017-11-16T12:14:00Z">
              <w:rPr>
                <w:highlight w:val="yellow"/>
              </w:rPr>
            </w:rPrChange>
          </w:rPr>
          <w:t xml:space="preserve"> </w:t>
        </w:r>
      </w:ins>
      <w:r w:rsidR="007248D2" w:rsidRPr="00AC13A6">
        <w:rPr>
          <w:highlight w:val="yellow"/>
          <w:lang w:val="en-US"/>
          <w:rPrChange w:id="492" w:author="Nick Nicholas" w:date="2017-11-16T12:14:00Z">
            <w:rPr>
              <w:highlight w:val="yellow"/>
            </w:rPr>
          </w:rPrChange>
        </w:rPr>
        <w:t>objects</w:t>
      </w:r>
      <w:ins w:id="493" w:author="Nick Nicholas" w:date="2017-10-31T16:18:00Z">
        <w:r w:rsidR="00293B84" w:rsidRPr="00AC13A6">
          <w:rPr>
            <w:highlight w:val="yellow"/>
            <w:lang w:val="en-US"/>
            <w:rPrChange w:id="494" w:author="Nick Nicholas" w:date="2017-11-16T12:14:00Z">
              <w:rPr>
                <w:highlight w:val="yellow"/>
              </w:rPr>
            </w:rPrChange>
          </w:rPr>
          <w:t xml:space="preserve"> linking to classes, courses, learning standards and assessments,</w:t>
        </w:r>
      </w:ins>
      <w:r w:rsidR="007248D2" w:rsidRPr="00AC13A6">
        <w:rPr>
          <w:highlight w:val="yellow"/>
          <w:lang w:val="en-US"/>
          <w:rPrChange w:id="495" w:author="Nick Nicholas" w:date="2017-11-16T12:14:00Z">
            <w:rPr>
              <w:highlight w:val="yellow"/>
            </w:rPr>
          </w:rPrChange>
        </w:rPr>
        <w:t xml:space="preserve"> as the relations change.</w:t>
      </w:r>
    </w:p>
    <w:p w14:paraId="0EB8C83A" w14:textId="77777777" w:rsidR="007248D2" w:rsidRPr="00AC13A6" w:rsidRDefault="007248D2" w:rsidP="004C4B05">
      <w:pPr>
        <w:widowControl w:val="0"/>
        <w:autoSpaceDE w:val="0"/>
        <w:autoSpaceDN w:val="0"/>
        <w:adjustRightInd w:val="0"/>
        <w:rPr>
          <w:highlight w:val="yellow"/>
          <w:lang w:val="en-US"/>
          <w:rPrChange w:id="496" w:author="Nick Nicholas" w:date="2017-11-16T12:14:00Z">
            <w:rPr>
              <w:highlight w:val="yellow"/>
            </w:rPr>
          </w:rPrChange>
        </w:rPr>
      </w:pPr>
    </w:p>
    <w:p w14:paraId="219D5ACD" w14:textId="5201D6F6" w:rsidR="007248D2" w:rsidRPr="00AC13A6" w:rsidRDefault="007248D2" w:rsidP="004C4B05">
      <w:pPr>
        <w:widowControl w:val="0"/>
        <w:autoSpaceDE w:val="0"/>
        <w:autoSpaceDN w:val="0"/>
        <w:adjustRightInd w:val="0"/>
        <w:rPr>
          <w:highlight w:val="yellow"/>
          <w:lang w:val="en-US"/>
          <w:rPrChange w:id="497" w:author="Nick Nicholas" w:date="2017-11-16T12:14:00Z">
            <w:rPr>
              <w:highlight w:val="yellow"/>
            </w:rPr>
          </w:rPrChange>
        </w:rPr>
      </w:pPr>
      <w:r w:rsidRPr="00AC13A6">
        <w:rPr>
          <w:highlight w:val="yellow"/>
          <w:lang w:val="en-US"/>
          <w:rPrChange w:id="498" w:author="Nick Nicholas" w:date="2017-11-16T12:14:00Z">
            <w:rPr>
              <w:highlight w:val="yellow"/>
            </w:rPr>
          </w:rPrChange>
        </w:rPr>
        <w:t xml:space="preserve">The relation of students to </w:t>
      </w:r>
      <w:del w:id="499" w:author="Nick Nicholas" w:date="2017-11-16T13:50:00Z">
        <w:r w:rsidRPr="00AC13A6" w:rsidDel="00773F89">
          <w:rPr>
            <w:highlight w:val="yellow"/>
            <w:lang w:val="en-US"/>
            <w:rPrChange w:id="500" w:author="Nick Nicholas" w:date="2017-11-16T12:14:00Z">
              <w:rPr>
                <w:highlight w:val="yellow"/>
              </w:rPr>
            </w:rPrChange>
          </w:rPr>
          <w:delText>classes, courses, learning standards</w:delText>
        </w:r>
        <w:r w:rsidR="00145C02" w:rsidRPr="00AC13A6" w:rsidDel="00773F89">
          <w:rPr>
            <w:highlight w:val="yellow"/>
            <w:lang w:val="en-US"/>
            <w:rPrChange w:id="501" w:author="Nick Nicholas" w:date="2017-11-16T12:14:00Z">
              <w:rPr>
                <w:highlight w:val="yellow"/>
              </w:rPr>
            </w:rPrChange>
          </w:rPr>
          <w:delText>,</w:delText>
        </w:r>
        <w:r w:rsidRPr="00AC13A6" w:rsidDel="00773F89">
          <w:rPr>
            <w:highlight w:val="yellow"/>
            <w:lang w:val="en-US"/>
            <w:rPrChange w:id="502" w:author="Nick Nicholas" w:date="2017-11-16T12:14:00Z">
              <w:rPr>
                <w:highlight w:val="yellow"/>
              </w:rPr>
            </w:rPrChange>
          </w:rPr>
          <w:delText xml:space="preserve"> assessments</w:delText>
        </w:r>
        <w:r w:rsidR="00145C02" w:rsidRPr="00AC13A6" w:rsidDel="00773F89">
          <w:rPr>
            <w:highlight w:val="yellow"/>
            <w:lang w:val="en-US"/>
            <w:rPrChange w:id="503" w:author="Nick Nicholas" w:date="2017-11-16T12:14:00Z">
              <w:rPr>
                <w:highlight w:val="yellow"/>
              </w:rPr>
            </w:rPrChange>
          </w:rPr>
          <w:delText>,</w:delText>
        </w:r>
      </w:del>
      <w:ins w:id="504" w:author="Nick Nicholas" w:date="2017-11-16T13:50:00Z">
        <w:r w:rsidR="00773F89">
          <w:rPr>
            <w:highlight w:val="yellow"/>
            <w:lang w:val="en-US"/>
          </w:rPr>
          <w:t>Attainment</w:t>
        </w:r>
      </w:ins>
      <w:ins w:id="505" w:author="Nick Nicholas" w:date="2017-11-16T14:09:00Z">
        <w:r w:rsidR="002E6CBB">
          <w:rPr>
            <w:highlight w:val="yellow"/>
            <w:lang w:val="en-US"/>
          </w:rPr>
          <w:t xml:space="preserve"> Task</w:t>
        </w:r>
      </w:ins>
      <w:ins w:id="506" w:author="Nick Nicholas" w:date="2017-11-16T13:50:00Z">
        <w:r w:rsidR="00773F89">
          <w:rPr>
            <w:highlight w:val="yellow"/>
            <w:lang w:val="en-US"/>
          </w:rPr>
          <w:t>s</w:t>
        </w:r>
      </w:ins>
      <w:r w:rsidR="00145C02" w:rsidRPr="00AC13A6">
        <w:rPr>
          <w:highlight w:val="yellow"/>
          <w:lang w:val="en-US"/>
          <w:rPrChange w:id="507" w:author="Nick Nicholas" w:date="2017-11-16T12:14:00Z">
            <w:rPr>
              <w:highlight w:val="yellow"/>
            </w:rPr>
          </w:rPrChange>
        </w:rPr>
        <w:t xml:space="preserve"> </w:t>
      </w:r>
      <w:ins w:id="508" w:author="Nick Nicholas" w:date="2017-11-16T14:09:00Z">
        <w:r w:rsidR="00920BC6">
          <w:rPr>
            <w:highlight w:val="yellow"/>
            <w:lang w:val="en-US"/>
          </w:rPr>
          <w:t xml:space="preserve">and </w:t>
        </w:r>
        <w:r w:rsidR="00920BC6" w:rsidRPr="005F573B">
          <w:rPr>
            <w:highlight w:val="yellow"/>
            <w:lang w:val="en-US"/>
          </w:rPr>
          <w:t>Credentials</w:t>
        </w:r>
        <w:r w:rsidR="00920BC6">
          <w:rPr>
            <w:highlight w:val="yellow"/>
            <w:lang w:val="en-US"/>
          </w:rPr>
          <w:t xml:space="preserve"> that</w:t>
        </w:r>
        <w:r w:rsidR="00920BC6" w:rsidRPr="005F573B">
          <w:rPr>
            <w:highlight w:val="yellow"/>
            <w:lang w:val="en-US"/>
          </w:rPr>
          <w:t xml:space="preserve"> </w:t>
        </w:r>
        <w:r w:rsidR="00920BC6">
          <w:rPr>
            <w:highlight w:val="yellow"/>
            <w:lang w:val="en-US"/>
          </w:rPr>
          <w:t xml:space="preserve">they register for </w:t>
        </w:r>
      </w:ins>
      <w:del w:id="509" w:author="Nick Nicholas" w:date="2017-11-16T14:09:00Z">
        <w:r w:rsidR="00145C02" w:rsidRPr="00AC13A6" w:rsidDel="00920BC6">
          <w:rPr>
            <w:highlight w:val="yellow"/>
            <w:lang w:val="en-US"/>
            <w:rPrChange w:id="510" w:author="Nick Nicholas" w:date="2017-11-16T12:14:00Z">
              <w:rPr>
                <w:highlight w:val="yellow"/>
              </w:rPr>
            </w:rPrChange>
          </w:rPr>
          <w:delText xml:space="preserve">and </w:delText>
        </w:r>
      </w:del>
      <w:del w:id="511" w:author="Linda Marshall" w:date="2017-11-16T11:29:00Z">
        <w:r w:rsidR="00145C02" w:rsidRPr="00AC13A6" w:rsidDel="002474FD">
          <w:rPr>
            <w:highlight w:val="yellow"/>
            <w:lang w:val="en-US"/>
            <w:rPrChange w:id="512" w:author="Nick Nicholas" w:date="2017-11-16T12:14:00Z">
              <w:rPr>
                <w:highlight w:val="yellow"/>
              </w:rPr>
            </w:rPrChange>
          </w:rPr>
          <w:delText>qualification</w:delText>
        </w:r>
      </w:del>
      <w:ins w:id="513" w:author="Linda Marshall" w:date="2017-11-16T11:29:00Z">
        <w:del w:id="514" w:author="Nick Nicholas" w:date="2017-11-16T14:09:00Z">
          <w:r w:rsidR="002474FD" w:rsidRPr="00AC13A6" w:rsidDel="00920BC6">
            <w:rPr>
              <w:highlight w:val="yellow"/>
              <w:lang w:val="en-US"/>
              <w:rPrChange w:id="515" w:author="Nick Nicholas" w:date="2017-11-16T12:14:00Z">
                <w:rPr>
                  <w:highlight w:val="yellow"/>
                </w:rPr>
              </w:rPrChange>
            </w:rPr>
            <w:delText>Credential</w:delText>
          </w:r>
        </w:del>
      </w:ins>
      <w:del w:id="516" w:author="Nick Nicholas" w:date="2017-11-16T14:09:00Z">
        <w:r w:rsidR="00145C02" w:rsidRPr="00AC13A6" w:rsidDel="00920BC6">
          <w:rPr>
            <w:highlight w:val="yellow"/>
            <w:lang w:val="en-US"/>
            <w:rPrChange w:id="517" w:author="Nick Nicholas" w:date="2017-11-16T12:14:00Z">
              <w:rPr>
                <w:highlight w:val="yellow"/>
              </w:rPr>
            </w:rPrChange>
          </w:rPr>
          <w:delText>s</w:delText>
        </w:r>
        <w:r w:rsidRPr="00AC13A6" w:rsidDel="00920BC6">
          <w:rPr>
            <w:highlight w:val="yellow"/>
            <w:lang w:val="en-US"/>
            <w:rPrChange w:id="518" w:author="Nick Nicholas" w:date="2017-11-16T12:14:00Z">
              <w:rPr>
                <w:highlight w:val="yellow"/>
              </w:rPr>
            </w:rPrChange>
          </w:rPr>
          <w:delText xml:space="preserve"> </w:delText>
        </w:r>
      </w:del>
      <w:r w:rsidRPr="00AC13A6">
        <w:rPr>
          <w:highlight w:val="yellow"/>
          <w:lang w:val="en-US"/>
          <w:rPrChange w:id="519" w:author="Nick Nicholas" w:date="2017-11-16T12:14:00Z">
            <w:rPr>
              <w:highlight w:val="yellow"/>
            </w:rPr>
          </w:rPrChange>
        </w:rPr>
        <w:t xml:space="preserve">is unstable, and can change in a matter of days. That requires join objects </w:t>
      </w:r>
      <w:r w:rsidR="00F47661" w:rsidRPr="00AC13A6">
        <w:rPr>
          <w:highlight w:val="yellow"/>
          <w:lang w:val="en-US"/>
          <w:rPrChange w:id="520" w:author="Nick Nicholas" w:date="2017-11-16T12:14:00Z">
            <w:rPr>
              <w:highlight w:val="yellow"/>
            </w:rPr>
          </w:rPrChange>
        </w:rPr>
        <w:t xml:space="preserve">for internal representation, </w:t>
      </w:r>
      <w:r w:rsidRPr="00AC13A6">
        <w:rPr>
          <w:highlight w:val="yellow"/>
          <w:lang w:val="en-US"/>
          <w:rPrChange w:id="521" w:author="Nick Nicholas" w:date="2017-11-16T12:14:00Z">
            <w:rPr>
              <w:highlight w:val="yellow"/>
            </w:rPr>
          </w:rPrChange>
        </w:rPr>
        <w:t>rather than embedding</w:t>
      </w:r>
      <w:r w:rsidR="00F47661" w:rsidRPr="00AC13A6">
        <w:rPr>
          <w:highlight w:val="yellow"/>
          <w:lang w:val="en-US"/>
          <w:rPrChange w:id="522" w:author="Nick Nicholas" w:date="2017-11-16T12:14:00Z">
            <w:rPr>
              <w:highlight w:val="yellow"/>
            </w:rPr>
          </w:rPrChange>
        </w:rPr>
        <w:t xml:space="preserve"> them in </w:t>
      </w:r>
      <w:r w:rsidR="00282F51" w:rsidRPr="00AC13A6">
        <w:rPr>
          <w:highlight w:val="yellow"/>
          <w:lang w:val="en-US"/>
          <w:rPrChange w:id="523" w:author="Nick Nicholas" w:date="2017-11-16T12:14:00Z">
            <w:rPr>
              <w:highlight w:val="yellow"/>
            </w:rPr>
          </w:rPrChange>
        </w:rPr>
        <w:t>a snapshot transcript object. A</w:t>
      </w:r>
      <w:r w:rsidRPr="00AC13A6">
        <w:rPr>
          <w:highlight w:val="yellow"/>
          <w:lang w:val="en-US"/>
          <w:rPrChange w:id="524" w:author="Nick Nicholas" w:date="2017-11-16T12:14:00Z">
            <w:rPr>
              <w:highlight w:val="yellow"/>
            </w:rPr>
          </w:rPrChange>
        </w:rPr>
        <w:t xml:space="preserve"> </w:t>
      </w:r>
      <w:r w:rsidR="00F47661" w:rsidRPr="00AC13A6">
        <w:rPr>
          <w:highlight w:val="yellow"/>
          <w:lang w:val="en-US"/>
          <w:rPrChange w:id="525" w:author="Nick Nicholas" w:date="2017-11-16T12:14:00Z">
            <w:rPr>
              <w:highlight w:val="yellow"/>
            </w:rPr>
          </w:rPrChange>
        </w:rPr>
        <w:t xml:space="preserve">snapshot transcript is appropriate, however, for </w:t>
      </w:r>
      <w:r w:rsidR="00DD212C" w:rsidRPr="00AC13A6">
        <w:rPr>
          <w:highlight w:val="yellow"/>
          <w:lang w:val="en-US"/>
          <w:rPrChange w:id="526" w:author="Nick Nicholas" w:date="2017-11-16T12:14:00Z">
            <w:rPr>
              <w:highlight w:val="yellow"/>
            </w:rPr>
          </w:rPrChange>
        </w:rPr>
        <w:t>presentation of a student’s progress to date on student transfer.</w:t>
      </w:r>
    </w:p>
    <w:p w14:paraId="3FD2B3AF" w14:textId="77777777" w:rsidR="00D0278E" w:rsidRPr="00AC13A6" w:rsidRDefault="00D0278E" w:rsidP="004C4B05">
      <w:pPr>
        <w:widowControl w:val="0"/>
        <w:autoSpaceDE w:val="0"/>
        <w:autoSpaceDN w:val="0"/>
        <w:adjustRightInd w:val="0"/>
        <w:rPr>
          <w:rFonts w:ascii="Arial Unicode MS" w:eastAsia="Arial Unicode MS" w:hAnsiTheme="minorHAnsi" w:cs="Arial Unicode MS"/>
          <w:lang w:val="en-US"/>
          <w:rPrChange w:id="527" w:author="Nick Nicholas" w:date="2017-11-16T12:14:00Z">
            <w:rPr>
              <w:rFonts w:ascii="Arial Unicode MS" w:eastAsia="Arial Unicode MS" w:hAnsiTheme="minorHAnsi" w:cs="Arial Unicode MS"/>
            </w:rPr>
          </w:rPrChange>
        </w:rPr>
      </w:pPr>
    </w:p>
    <w:p w14:paraId="79819B22" w14:textId="77777777" w:rsidR="00B503ED" w:rsidRDefault="00B503ED" w:rsidP="00B503ED">
      <w:pPr>
        <w:pStyle w:val="2"/>
        <w:rPr>
          <w:ins w:id="528" w:author="Nick Nicholas" w:date="2017-11-20T15:36:00Z"/>
        </w:rPr>
      </w:pPr>
      <w:bookmarkStart w:id="529" w:name="_Toc497142430"/>
      <w:bookmarkStart w:id="530" w:name="_Toc498607923"/>
      <w:r>
        <w:t>Logical Model</w:t>
      </w:r>
      <w:bookmarkEnd w:id="529"/>
      <w:bookmarkEnd w:id="530"/>
    </w:p>
    <w:p w14:paraId="0DE9BDE0" w14:textId="57C9A563" w:rsidR="000A47EB" w:rsidRPr="009A77C4" w:rsidRDefault="000A47EB">
      <w:pPr>
        <w:pStyle w:val="a3"/>
        <w:numPr>
          <w:ilvl w:val="0"/>
          <w:numId w:val="27"/>
        </w:numPr>
        <w:rPr>
          <w:ins w:id="531" w:author="Nick Nicholas" w:date="2017-11-20T15:36:00Z"/>
          <w:rPrChange w:id="532" w:author="Nick Nicholas" w:date="2017-11-20T15:40:00Z">
            <w:rPr>
              <w:ins w:id="533" w:author="Nick Nicholas" w:date="2017-11-20T15:36:00Z"/>
            </w:rPr>
          </w:rPrChange>
        </w:rPr>
        <w:pPrChange w:id="534" w:author="Nick Nicholas" w:date="2017-11-20T15:40:00Z">
          <w:pPr>
            <w:pStyle w:val="2"/>
          </w:pPr>
        </w:pPrChange>
      </w:pPr>
      <w:ins w:id="535" w:author="Nick Nicholas" w:date="2017-11-20T15:36:00Z">
        <w:r w:rsidRPr="009A77C4">
          <w:rPr>
            <w:rPrChange w:id="536" w:author="Nick Nicholas" w:date="2017-11-20T15:40:00Z">
              <w:rPr/>
            </w:rPrChange>
          </w:rPr>
          <w:t>There is a preexisting object for StudentPersonal.</w:t>
        </w:r>
      </w:ins>
    </w:p>
    <w:p w14:paraId="2798D520" w14:textId="49A38798" w:rsidR="004E72C9" w:rsidRDefault="004E72C9">
      <w:pPr>
        <w:pStyle w:val="a3"/>
        <w:numPr>
          <w:ilvl w:val="0"/>
          <w:numId w:val="27"/>
        </w:numPr>
        <w:rPr>
          <w:ins w:id="537" w:author="Nick Nicholas" w:date="2017-11-20T15:47:00Z"/>
        </w:rPr>
        <w:pPrChange w:id="538" w:author="Nick Nicholas" w:date="2017-11-20T15:40:00Z">
          <w:pPr/>
        </w:pPrChange>
      </w:pPr>
      <w:ins w:id="539" w:author="Nick Nicholas" w:date="2017-11-20T15:39:00Z">
        <w:r w:rsidRPr="009A77C4">
          <w:rPr>
            <w:rPrChange w:id="540" w:author="Nick Nicholas" w:date="2017-11-20T15:40:00Z">
              <w:rPr/>
            </w:rPrChange>
          </w:rPr>
          <w:t xml:space="preserve">There is a new object called Attainment, which associates successful </w:t>
        </w:r>
        <w:r w:rsidR="00733BD9" w:rsidRPr="009A77C4">
          <w:rPr>
            <w:rPrChange w:id="541" w:author="Nick Nicholas" w:date="2017-11-20T15:40:00Z">
              <w:rPr/>
            </w:rPrChange>
          </w:rPr>
          <w:t xml:space="preserve">performance </w:t>
        </w:r>
        <w:r w:rsidR="004664B5" w:rsidRPr="009A77C4">
          <w:rPr>
            <w:rPrChange w:id="542" w:author="Nick Nicholas" w:date="2017-11-20T15:40:00Z">
              <w:rPr/>
            </w:rPrChange>
          </w:rPr>
          <w:t xml:space="preserve">by a Student against a Task. </w:t>
        </w:r>
      </w:ins>
      <w:ins w:id="543" w:author="Nick Nicholas" w:date="2017-11-20T15:40:00Z">
        <w:r w:rsidR="00846698" w:rsidRPr="009A77C4">
          <w:rPr>
            <w:rPrChange w:id="544" w:author="Nick Nicholas" w:date="2017-11-20T15:40:00Z">
              <w:rPr/>
            </w:rPrChange>
          </w:rPr>
          <w:t>(</w:t>
        </w:r>
      </w:ins>
      <w:ins w:id="545" w:author="Nick Nicholas" w:date="2017-11-20T15:39:00Z">
        <w:r w:rsidR="00846698" w:rsidRPr="009A77C4">
          <w:rPr>
            <w:rPrChange w:id="546" w:author="Nick Nicholas" w:date="2017-11-20T15:40:00Z">
              <w:rPr/>
            </w:rPrChange>
          </w:rPr>
          <w:t xml:space="preserve">The </w:t>
        </w:r>
      </w:ins>
      <w:ins w:id="547" w:author="Nick Nicholas" w:date="2017-11-20T15:40:00Z">
        <w:r w:rsidR="00846698" w:rsidRPr="009A77C4">
          <w:rPr>
            <w:rPrChange w:id="548" w:author="Nick Nicholas" w:date="2017-11-20T15:40:00Z">
              <w:rPr/>
            </w:rPrChange>
          </w:rPr>
          <w:t xml:space="preserve">Task can be an Exam-style Assessment, an Assignment, </w:t>
        </w:r>
        <w:r w:rsidR="00AB7F65" w:rsidRPr="009A77C4">
          <w:rPr>
            <w:rPrChange w:id="549" w:author="Nick Nicholas" w:date="2017-11-20T15:40:00Z">
              <w:rPr/>
            </w:rPrChange>
          </w:rPr>
          <w:t>a Course Unit, a Course of Study, or a Credential.)</w:t>
        </w:r>
        <w:r w:rsidR="00C861A9" w:rsidRPr="009A77C4">
          <w:rPr>
            <w:rPrChange w:id="550" w:author="Nick Nicholas" w:date="2017-11-20T15:40:00Z">
              <w:rPr/>
            </w:rPrChange>
          </w:rPr>
          <w:t xml:space="preserve"> The Attainment links to the Student and to the </w:t>
        </w:r>
      </w:ins>
      <w:ins w:id="551" w:author="Nick Nicholas" w:date="2017-11-20T15:41:00Z">
        <w:r w:rsidR="00124B61">
          <w:t>Task. It further contains a score</w:t>
        </w:r>
        <w:r w:rsidR="002B6F0E">
          <w:t xml:space="preserve"> measuring student progress, a credit</w:t>
        </w:r>
        <w:r w:rsidR="00711319">
          <w:t xml:space="preserve">s measure quantifying their progress for the purpose of Credentials (see below), and </w:t>
        </w:r>
      </w:ins>
      <w:ins w:id="552" w:author="Nick Nicholas" w:date="2017-11-20T15:44:00Z">
        <w:r w:rsidR="0011688A">
          <w:t xml:space="preserve">learning standards which the </w:t>
        </w:r>
      </w:ins>
      <w:ins w:id="553" w:author="Nick Nicholas" w:date="2017-11-20T15:46:00Z">
        <w:r w:rsidR="00FB0361">
          <w:t>student has demonstrated competency in.</w:t>
        </w:r>
      </w:ins>
    </w:p>
    <w:p w14:paraId="33BE924D" w14:textId="29CD0BE6" w:rsidR="00CB1379" w:rsidRPr="009A77C4" w:rsidRDefault="00CB1379">
      <w:pPr>
        <w:pStyle w:val="a3"/>
        <w:numPr>
          <w:ilvl w:val="1"/>
          <w:numId w:val="27"/>
        </w:numPr>
        <w:rPr>
          <w:ins w:id="554" w:author="Nick Nicholas" w:date="2017-11-20T15:39:00Z"/>
          <w:rPrChange w:id="555" w:author="Nick Nicholas" w:date="2017-11-20T15:40:00Z">
            <w:rPr>
              <w:ins w:id="556" w:author="Nick Nicholas" w:date="2017-11-20T15:39:00Z"/>
            </w:rPr>
          </w:rPrChange>
        </w:rPr>
        <w:pPrChange w:id="557" w:author="Nick Nicholas" w:date="2017-11-20T15:47:00Z">
          <w:pPr/>
        </w:pPrChange>
      </w:pPr>
      <w:ins w:id="558" w:author="Nick Nicholas" w:date="2017-11-20T15:47:00Z">
        <w:r>
          <w:t>The Attainment of an Exam-style Assessment only gives the overall score. For breakdown of indiv</w:t>
        </w:r>
        <w:r w:rsidR="003C5316">
          <w:t>idual resp</w:t>
        </w:r>
        <w:r>
          <w:t xml:space="preserve">onses, </w:t>
        </w:r>
        <w:r w:rsidR="003C5316">
          <w:t>psychometrics, and more specifics on the exam response, a distinct object is required.</w:t>
        </w:r>
      </w:ins>
    </w:p>
    <w:p w14:paraId="27479F64" w14:textId="77777777" w:rsidR="00733BD9" w:rsidRPr="009A77C4" w:rsidRDefault="00733BD9">
      <w:pPr>
        <w:pStyle w:val="a3"/>
        <w:numPr>
          <w:ilvl w:val="0"/>
          <w:numId w:val="27"/>
        </w:numPr>
        <w:rPr>
          <w:ins w:id="559" w:author="Nick Nicholas" w:date="2017-11-20T15:39:00Z"/>
          <w:rPrChange w:id="560" w:author="Nick Nicholas" w:date="2017-11-20T15:40:00Z">
            <w:rPr>
              <w:ins w:id="561" w:author="Nick Nicholas" w:date="2017-11-20T15:39:00Z"/>
            </w:rPr>
          </w:rPrChange>
        </w:rPr>
        <w:pPrChange w:id="562" w:author="Nick Nicholas" w:date="2017-11-20T15:40:00Z">
          <w:pPr/>
        </w:pPrChange>
      </w:pPr>
      <w:ins w:id="563" w:author="Nick Nicholas" w:date="2017-11-20T15:39:00Z">
        <w:r w:rsidRPr="009A77C4">
          <w:rPr>
            <w:rPrChange w:id="564" w:author="Nick Nicholas" w:date="2017-11-20T15:40:00Z">
              <w:rPr/>
            </w:rPrChange>
          </w:rPr>
          <w:t>There is a new object describing Credentials, which students can register for, work towards, and achieve.</w:t>
        </w:r>
      </w:ins>
    </w:p>
    <w:p w14:paraId="112AB61C" w14:textId="3EE1B094" w:rsidR="00B86CA0" w:rsidRDefault="00B86CA0">
      <w:pPr>
        <w:pStyle w:val="a3"/>
        <w:numPr>
          <w:ilvl w:val="0"/>
          <w:numId w:val="27"/>
        </w:numPr>
        <w:rPr>
          <w:ins w:id="565" w:author="Nick Nicholas" w:date="2017-11-20T15:48:00Z"/>
        </w:rPr>
        <w:pPrChange w:id="566" w:author="Nick Nicholas" w:date="2017-11-20T15:40:00Z">
          <w:pPr>
            <w:pStyle w:val="2"/>
          </w:pPr>
        </w:pPrChange>
      </w:pPr>
      <w:ins w:id="567" w:author="Nick Nicholas" w:date="2017-11-20T15:37:00Z">
        <w:r w:rsidRPr="009A77C4">
          <w:rPr>
            <w:rPrChange w:id="568" w:author="Nick Nicholas" w:date="2017-11-20T15:40:00Z">
              <w:rPr/>
            </w:rPrChange>
          </w:rPr>
          <w:t xml:space="preserve">There is a new object describing the progress a student has made towards achieving a Credential: the StudentAttainmentAchievement. </w:t>
        </w:r>
      </w:ins>
      <w:ins w:id="569" w:author="Nick Nicholas" w:date="2017-11-20T15:38:00Z">
        <w:r w:rsidR="00BB44C1" w:rsidRPr="009A77C4">
          <w:rPr>
            <w:rPrChange w:id="570" w:author="Nick Nicholas" w:date="2017-11-20T15:40:00Z">
              <w:rPr/>
            </w:rPrChange>
          </w:rPr>
          <w:t xml:space="preserve">This object links to the Student and the Credential. It also links to </w:t>
        </w:r>
        <w:r w:rsidR="00BB44C1" w:rsidRPr="009A77C4">
          <w:rPr>
            <w:rPrChange w:id="571" w:author="Nick Nicholas" w:date="2017-11-20T15:40:00Z">
              <w:rPr/>
            </w:rPrChange>
          </w:rPr>
          <w:lastRenderedPageBreak/>
          <w:t xml:space="preserve">one or more Attainments, as </w:t>
        </w:r>
        <w:r w:rsidR="00F63B08" w:rsidRPr="009A77C4">
          <w:rPr>
            <w:rPrChange w:id="572" w:author="Nick Nicholas" w:date="2017-11-20T15:40:00Z">
              <w:rPr/>
            </w:rPrChange>
          </w:rPr>
          <w:t>evidence of progress or justification of the Achievement.</w:t>
        </w:r>
      </w:ins>
      <w:ins w:id="573" w:author="Nick Nicholas" w:date="2017-11-20T15:47:00Z">
        <w:r w:rsidR="0003222B">
          <w:t xml:space="preserve"> (Note that Attainments can be consumed as objects independently.)</w:t>
        </w:r>
      </w:ins>
    </w:p>
    <w:p w14:paraId="09CF172F" w14:textId="68B91CFF" w:rsidR="000017B4" w:rsidRPr="009A77C4" w:rsidRDefault="000017B4">
      <w:pPr>
        <w:pStyle w:val="a3"/>
        <w:numPr>
          <w:ilvl w:val="0"/>
          <w:numId w:val="27"/>
        </w:numPr>
        <w:rPr>
          <w:ins w:id="574" w:author="Nick Nicholas" w:date="2017-11-20T15:39:00Z"/>
          <w:rPrChange w:id="575" w:author="Nick Nicholas" w:date="2017-11-20T15:40:00Z">
            <w:rPr>
              <w:ins w:id="576" w:author="Nick Nicholas" w:date="2017-11-20T15:39:00Z"/>
            </w:rPr>
          </w:rPrChange>
        </w:rPr>
        <w:pPrChange w:id="577" w:author="Nick Nicholas" w:date="2017-11-20T15:40:00Z">
          <w:pPr>
            <w:pStyle w:val="2"/>
          </w:pPr>
        </w:pPrChange>
      </w:pPr>
      <w:ins w:id="578" w:author="Nick Nicholas" w:date="2017-11-20T15:48:00Z">
        <w:r>
          <w:t>A listing of Attainments can be consumed, without information about a Credential, as a Student Transcript.</w:t>
        </w:r>
      </w:ins>
    </w:p>
    <w:p w14:paraId="11875A3C" w14:textId="77777777" w:rsidR="00324584" w:rsidRPr="00D14E7F" w:rsidRDefault="00324584">
      <w:pPr>
        <w:rPr>
          <w:ins w:id="579" w:author="Nick Nicholas" w:date="2017-11-20T15:23:00Z"/>
          <w:lang w:val="en-US"/>
          <w:rPrChange w:id="580" w:author="Nick Nicholas" w:date="2017-11-21T11:43:00Z">
            <w:rPr>
              <w:ins w:id="581" w:author="Nick Nicholas" w:date="2017-11-20T15:23:00Z"/>
            </w:rPr>
          </w:rPrChange>
        </w:rPr>
        <w:pPrChange w:id="582" w:author="Nick Nicholas" w:date="2017-11-20T15:23:00Z">
          <w:pPr>
            <w:pStyle w:val="2"/>
          </w:pPr>
        </w:pPrChange>
      </w:pPr>
    </w:p>
    <w:p w14:paraId="109D715D" w14:textId="45886C3A" w:rsidR="00324584" w:rsidRPr="00324584" w:rsidRDefault="00D14E7F">
      <w:pPr>
        <w:rPr>
          <w:rPrChange w:id="583" w:author="Nick Nicholas" w:date="2017-11-20T15:23:00Z">
            <w:rPr/>
          </w:rPrChange>
        </w:rPr>
        <w:pPrChange w:id="584" w:author="Nick Nicholas" w:date="2017-11-20T15:23:00Z">
          <w:pPr>
            <w:pStyle w:val="2"/>
          </w:pPr>
        </w:pPrChange>
      </w:pPr>
      <w:ins w:id="585" w:author="Nick Nicholas" w:date="2017-11-21T12:26:00Z">
        <w:r w:rsidRPr="00D14E7F">
          <w:drawing>
            <wp:inline distT="0" distB="0" distL="0" distR="0" wp14:anchorId="1DACB6F4" wp14:editId="04374054">
              <wp:extent cx="6642100" cy="4371975"/>
              <wp:effectExtent l="0" t="0" r="1270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4371975"/>
                      </a:xfrm>
                      <a:prstGeom prst="rect">
                        <a:avLst/>
                      </a:prstGeom>
                    </pic:spPr>
                  </pic:pic>
                </a:graphicData>
              </a:graphic>
            </wp:inline>
          </w:drawing>
        </w:r>
      </w:ins>
      <w:bookmarkStart w:id="586" w:name="_GoBack"/>
      <w:bookmarkEnd w:id="586"/>
    </w:p>
    <w:p w14:paraId="7C295E42" w14:textId="77777777" w:rsidR="00B503ED" w:rsidRDefault="00B503ED" w:rsidP="00B503ED"/>
    <w:tbl>
      <w:tblPr>
        <w:tblStyle w:val="a5"/>
        <w:tblW w:w="0" w:type="auto"/>
        <w:tblLook w:val="04A0" w:firstRow="1" w:lastRow="0" w:firstColumn="1" w:lastColumn="0" w:noHBand="0" w:noVBand="1"/>
        <w:tblPrChange w:id="587" w:author="Nick Nicholas" w:date="2017-11-16T13:51:00Z">
          <w:tblPr>
            <w:tblStyle w:val="a5"/>
            <w:tblW w:w="0" w:type="auto"/>
            <w:tblLook w:val="04A0" w:firstRow="1" w:lastRow="0" w:firstColumn="1" w:lastColumn="0" w:noHBand="0" w:noVBand="1"/>
          </w:tblPr>
        </w:tblPrChange>
      </w:tblPr>
      <w:tblGrid>
        <w:gridCol w:w="3899"/>
        <w:gridCol w:w="6551"/>
        <w:tblGridChange w:id="588">
          <w:tblGrid>
            <w:gridCol w:w="3899"/>
            <w:gridCol w:w="1815"/>
            <w:gridCol w:w="2936"/>
            <w:gridCol w:w="1800"/>
          </w:tblGrid>
        </w:tblGridChange>
      </w:tblGrid>
      <w:tr w:rsidR="00B503ED" w:rsidRPr="00021024" w14:paraId="733FA1FD" w14:textId="77777777" w:rsidTr="00773F89">
        <w:trPr>
          <w:trPrChange w:id="589" w:author="Nick Nicholas" w:date="2017-11-16T13:51:00Z">
            <w:trPr>
              <w:gridAfter w:val="0"/>
            </w:trPr>
          </w:trPrChange>
        </w:trPr>
        <w:tc>
          <w:tcPr>
            <w:tcW w:w="0" w:type="auto"/>
            <w:tcPrChange w:id="590" w:author="Nick Nicholas" w:date="2017-11-16T13:51:00Z">
              <w:tcPr>
                <w:tcW w:w="5714" w:type="dxa"/>
                <w:gridSpan w:val="2"/>
              </w:tcPr>
            </w:tcPrChange>
          </w:tcPr>
          <w:p w14:paraId="5A12145E" w14:textId="77777777" w:rsidR="00B503ED" w:rsidRPr="00021024" w:rsidRDefault="00B503ED" w:rsidP="00961591">
            <w:pPr>
              <w:rPr>
                <w:i/>
              </w:rPr>
            </w:pPr>
            <w:r w:rsidRPr="00021024">
              <w:rPr>
                <w:i/>
              </w:rPr>
              <w:t>Conceptual object</w:t>
            </w:r>
          </w:p>
        </w:tc>
        <w:tc>
          <w:tcPr>
            <w:tcW w:w="0" w:type="auto"/>
            <w:tcPrChange w:id="591" w:author="Nick Nicholas" w:date="2017-11-16T13:51:00Z">
              <w:tcPr>
                <w:tcW w:w="2576" w:type="dxa"/>
              </w:tcPr>
            </w:tcPrChange>
          </w:tcPr>
          <w:p w14:paraId="02A446E0" w14:textId="77777777" w:rsidR="00B503ED" w:rsidRPr="00021024" w:rsidRDefault="00B503ED" w:rsidP="00961591">
            <w:pPr>
              <w:rPr>
                <w:i/>
              </w:rPr>
            </w:pPr>
            <w:r>
              <w:rPr>
                <w:i/>
              </w:rPr>
              <w:t>Logical realisation</w:t>
            </w:r>
          </w:p>
        </w:tc>
      </w:tr>
      <w:tr w:rsidR="007744F9" w:rsidRPr="00D14E7F" w14:paraId="01C26B05" w14:textId="77777777" w:rsidTr="00773F89">
        <w:tc>
          <w:tcPr>
            <w:tcW w:w="0" w:type="auto"/>
          </w:tcPr>
          <w:p w14:paraId="1934049C" w14:textId="651946A8" w:rsidR="008D3AA1" w:rsidRPr="007744F9" w:rsidRDefault="008D3AA1" w:rsidP="00961591">
            <w:r w:rsidRPr="007744F9">
              <w:rPr>
                <w:rPrChange w:id="592" w:author="Nick Nicholas" w:date="2017-11-20T15:57:00Z">
                  <w:rPr>
                    <w:rFonts w:ascii="Arial Unicode MS" w:eastAsia="Arial Unicode MS" w:hAnsiTheme="minorHAnsi" w:cs="Arial Unicode MS"/>
                  </w:rPr>
                </w:rPrChange>
              </w:rPr>
              <w:t>Assessment (event)</w:t>
            </w:r>
          </w:p>
        </w:tc>
        <w:tc>
          <w:tcPr>
            <w:tcW w:w="0" w:type="auto"/>
          </w:tcPr>
          <w:p w14:paraId="7BA19AF4" w14:textId="73443412" w:rsidR="008D3AA1" w:rsidRPr="00F243C5" w:rsidRDefault="00645890" w:rsidP="00961591">
            <w:pPr>
              <w:rPr>
                <w:lang w:val="en-US"/>
                <w:rPrChange w:id="593" w:author="Nick Nicholas" w:date="2017-11-20T16:55:00Z">
                  <w:rPr/>
                </w:rPrChange>
              </w:rPr>
            </w:pPr>
            <w:r w:rsidRPr="00F243C5">
              <w:rPr>
                <w:lang w:val="en-US"/>
                <w:rPrChange w:id="594" w:author="Nick Nicholas" w:date="2017-11-20T16:55:00Z">
                  <w:rPr/>
                </w:rPrChange>
              </w:rPr>
              <w:t>Currently GradingAssignment but more complicated summative Assessment realisations still happening</w:t>
            </w:r>
            <w:ins w:id="595" w:author="Nick Nicholas" w:date="2017-11-20T15:33:00Z">
              <w:r w:rsidR="006B0F42" w:rsidRPr="00F243C5">
                <w:rPr>
                  <w:lang w:val="en-US"/>
                </w:rPr>
                <w:t xml:space="preserve"> (e.g. Assessment)</w:t>
              </w:r>
            </w:ins>
            <w:r w:rsidRPr="00F243C5">
              <w:rPr>
                <w:lang w:val="en-US"/>
                <w:rPrChange w:id="596" w:author="Nick Nicholas" w:date="2017-11-20T16:55:00Z">
                  <w:rPr/>
                </w:rPrChange>
              </w:rPr>
              <w:t>.</w:t>
            </w:r>
          </w:p>
        </w:tc>
      </w:tr>
      <w:tr w:rsidR="007744F9" w:rsidRPr="00D14E7F" w14:paraId="2D2AEDA4" w14:textId="77777777" w:rsidTr="00773F89">
        <w:tc>
          <w:tcPr>
            <w:tcW w:w="0" w:type="auto"/>
          </w:tcPr>
          <w:p w14:paraId="7DD53919" w14:textId="15B88AE7" w:rsidR="008D3AA1" w:rsidRPr="007744F9" w:rsidRDefault="008D3AA1" w:rsidP="00961591">
            <w:r w:rsidRPr="007744F9">
              <w:rPr>
                <w:rPrChange w:id="597" w:author="Nick Nicholas" w:date="2017-11-20T15:57:00Z">
                  <w:rPr>
                    <w:rFonts w:ascii="Arial Unicode MS" w:eastAsia="Arial Unicode MS" w:hAnsiTheme="minorHAnsi" w:cs="Arial Unicode MS"/>
                  </w:rPr>
                </w:rPrChange>
              </w:rPr>
              <w:t>Assessment Score</w:t>
            </w:r>
          </w:p>
        </w:tc>
        <w:tc>
          <w:tcPr>
            <w:tcW w:w="0" w:type="auto"/>
          </w:tcPr>
          <w:p w14:paraId="77FC8298" w14:textId="4471C791" w:rsidR="008D3AA1" w:rsidRPr="00F243C5" w:rsidRDefault="00645890">
            <w:pPr>
              <w:rPr>
                <w:lang w:val="en-US"/>
                <w:rPrChange w:id="598" w:author="Nick Nicholas" w:date="2017-11-20T16:55:00Z">
                  <w:rPr/>
                </w:rPrChange>
              </w:rPr>
            </w:pPr>
            <w:r w:rsidRPr="00F243C5">
              <w:rPr>
                <w:lang w:val="en-US"/>
                <w:rPrChange w:id="599" w:author="Nick Nicholas" w:date="2017-11-20T16:55:00Z">
                  <w:rPr/>
                </w:rPrChange>
              </w:rPr>
              <w:t>Currently GradingAssignmentScore but more complicated summative Assessment realisations still happening</w:t>
            </w:r>
            <w:ins w:id="600" w:author="Nick Nicholas" w:date="2017-11-20T15:34:00Z">
              <w:r w:rsidR="006B0F42" w:rsidRPr="00F243C5">
                <w:rPr>
                  <w:lang w:val="en-US"/>
                </w:rPr>
                <w:t xml:space="preserve"> (e.g. AssessmentResults).</w:t>
              </w:r>
            </w:ins>
            <w:del w:id="601" w:author="Nick Nicholas" w:date="2017-11-20T15:34:00Z">
              <w:r w:rsidRPr="00F243C5" w:rsidDel="006B0F42">
                <w:rPr>
                  <w:lang w:val="en-US"/>
                  <w:rPrChange w:id="602" w:author="Nick Nicholas" w:date="2017-11-20T16:55:00Z">
                    <w:rPr/>
                  </w:rPrChange>
                </w:rPr>
                <w:delText>.</w:delText>
              </w:r>
            </w:del>
          </w:p>
        </w:tc>
      </w:tr>
      <w:tr w:rsidR="007744F9" w:rsidRPr="007744F9" w14:paraId="03CE4DEF" w14:textId="77777777" w:rsidTr="00773F89">
        <w:tc>
          <w:tcPr>
            <w:tcW w:w="0" w:type="auto"/>
          </w:tcPr>
          <w:p w14:paraId="14B85713" w14:textId="63B57AA9" w:rsidR="008D3AA1" w:rsidRPr="007744F9" w:rsidRDefault="008D3AA1" w:rsidP="00961591">
            <w:r w:rsidRPr="007744F9">
              <w:rPr>
                <w:rPrChange w:id="603" w:author="Nick Nicholas" w:date="2017-11-20T15:57:00Z">
                  <w:rPr>
                    <w:rFonts w:ascii="Arial Unicode MS" w:eastAsia="Arial Unicode MS" w:hAnsiTheme="minorHAnsi" w:cs="Arial Unicode MS"/>
                  </w:rPr>
                </w:rPrChange>
              </w:rPr>
              <w:t>Course</w:t>
            </w:r>
          </w:p>
        </w:tc>
        <w:tc>
          <w:tcPr>
            <w:tcW w:w="0" w:type="auto"/>
          </w:tcPr>
          <w:p w14:paraId="7EF122BB" w14:textId="761B43E5" w:rsidR="008D3AA1" w:rsidRPr="007744F9" w:rsidRDefault="008E65D1" w:rsidP="00961591">
            <w:r w:rsidRPr="007744F9">
              <w:t>School</w:t>
            </w:r>
            <w:r w:rsidR="00703119" w:rsidRPr="007744F9">
              <w:t>CourseInfo</w:t>
            </w:r>
          </w:p>
        </w:tc>
      </w:tr>
      <w:tr w:rsidR="007744F9" w:rsidRPr="007744F9" w14:paraId="058F1B47" w14:textId="77777777" w:rsidTr="00773F89">
        <w:trPr>
          <w:gridAfter w:val="1"/>
        </w:trPr>
        <w:tc>
          <w:tcPr>
            <w:tcW w:w="0" w:type="auto"/>
          </w:tcPr>
          <w:p w14:paraId="780744ED" w14:textId="5FC15FC2" w:rsidR="00190E10" w:rsidRPr="007744F9" w:rsidRDefault="00190E10" w:rsidP="00961591">
            <w:pPr>
              <w:rPr>
                <w:rPrChange w:id="604" w:author="Nick Nicholas" w:date="2017-11-20T15:57:00Z">
                  <w:rPr>
                    <w:rFonts w:ascii="Arial Unicode MS" w:eastAsia="Arial Unicode MS" w:hAnsiTheme="minorHAnsi" w:cs="Arial Unicode MS"/>
                  </w:rPr>
                </w:rPrChange>
              </w:rPr>
            </w:pPr>
            <w:r w:rsidRPr="007744F9">
              <w:rPr>
                <w:rPrChange w:id="605" w:author="Nick Nicholas" w:date="2017-11-20T15:57:00Z">
                  <w:rPr>
                    <w:rFonts w:ascii="Arial Unicode MS" w:eastAsia="Arial Unicode MS" w:hAnsiTheme="minorHAnsi" w:cs="Arial Unicode MS"/>
                  </w:rPr>
                </w:rPrChange>
              </w:rPr>
              <w:t>“ourseInfoessmentR</w:t>
            </w:r>
            <w:r w:rsidRPr="007744F9">
              <w:t>SectionInfo, TeachingGroup</w:t>
            </w:r>
          </w:p>
        </w:tc>
      </w:tr>
      <w:tr w:rsidR="007744F9" w:rsidRPr="007744F9" w14:paraId="1D999FD8" w14:textId="77777777" w:rsidTr="00773F89">
        <w:tc>
          <w:tcPr>
            <w:tcW w:w="0" w:type="auto"/>
          </w:tcPr>
          <w:p w14:paraId="5FA877B2" w14:textId="6F86D791" w:rsidR="008D3AA1" w:rsidRPr="007744F9" w:rsidRDefault="008D3AA1" w:rsidP="00961591">
            <w:r w:rsidRPr="007744F9">
              <w:rPr>
                <w:rPrChange w:id="606" w:author="Nick Nicholas" w:date="2017-11-20T15:57:00Z">
                  <w:rPr>
                    <w:rFonts w:ascii="Arial Unicode MS" w:eastAsia="Arial Unicode MS" w:hAnsiTheme="minorHAnsi" w:cs="Arial Unicode MS"/>
                  </w:rPr>
                </w:rPrChange>
              </w:rPr>
              <w:t>Curriculum</w:t>
            </w:r>
          </w:p>
        </w:tc>
        <w:tc>
          <w:tcPr>
            <w:tcW w:w="0" w:type="auto"/>
          </w:tcPr>
          <w:p w14:paraId="5D04D62F" w14:textId="680951F4" w:rsidR="008D3AA1" w:rsidRPr="007744F9" w:rsidRDefault="0058606C" w:rsidP="00961591">
            <w:r w:rsidRPr="007744F9">
              <w:t>LearningStandardDocument</w:t>
            </w:r>
          </w:p>
        </w:tc>
      </w:tr>
      <w:tr w:rsidR="00A05335" w:rsidRPr="00D14E7F" w14:paraId="4DE7DEE9" w14:textId="77777777" w:rsidTr="00773F89">
        <w:tc>
          <w:tcPr>
            <w:tcW w:w="0" w:type="auto"/>
          </w:tcPr>
          <w:p w14:paraId="0B00BECA" w14:textId="2308C83E" w:rsidR="008D3AA1" w:rsidRPr="007744F9" w:rsidRDefault="008D3AA1" w:rsidP="00961591">
            <w:r w:rsidRPr="007744F9">
              <w:rPr>
                <w:rPrChange w:id="607" w:author="Nick Nicholas" w:date="2017-11-20T15:57:00Z">
                  <w:rPr>
                    <w:rFonts w:ascii="Arial Unicode MS" w:eastAsia="Arial Unicode MS" w:hAnsiTheme="minorHAnsi" w:cs="Arial Unicode MS"/>
                  </w:rPr>
                </w:rPrChange>
              </w:rPr>
              <w:t>Grade</w:t>
            </w:r>
          </w:p>
        </w:tc>
        <w:tc>
          <w:tcPr>
            <w:tcW w:w="0" w:type="auto"/>
          </w:tcPr>
          <w:p w14:paraId="36A40886" w14:textId="37FA442A" w:rsidR="008D3AA1" w:rsidRPr="00F243C5" w:rsidRDefault="0058606C">
            <w:pPr>
              <w:rPr>
                <w:lang w:val="en-US"/>
                <w:rPrChange w:id="608" w:author="Nick Nicholas" w:date="2017-11-20T16:55:00Z">
                  <w:rPr/>
                </w:rPrChange>
              </w:rPr>
            </w:pPr>
            <w:r w:rsidRPr="00F243C5">
              <w:rPr>
                <w:lang w:val="en-US"/>
                <w:rPrChange w:id="609" w:author="Nick Nicholas" w:date="2017-11-20T16:55:00Z">
                  <w:rPr/>
                </w:rPrChange>
              </w:rPr>
              <w:t>StudentGrade</w:t>
            </w:r>
            <w:ins w:id="610" w:author="Nick Nicholas" w:date="2017-11-20T15:49:00Z">
              <w:r w:rsidR="00A05335" w:rsidRPr="00F243C5">
                <w:rPr>
                  <w:lang w:val="en-US"/>
                  <w:rPrChange w:id="611" w:author="Nick Nicholas" w:date="2017-11-20T16:55:00Z">
                    <w:rPr/>
                  </w:rPrChange>
                </w:rPr>
                <w:t>, Attainment/Score (in the context of Attainments and Achievements)</w:t>
              </w:r>
            </w:ins>
          </w:p>
        </w:tc>
      </w:tr>
      <w:tr w:rsidR="007744F9" w:rsidRPr="007744F9" w14:paraId="609DC0FB" w14:textId="77777777" w:rsidTr="00773F89">
        <w:tc>
          <w:tcPr>
            <w:tcW w:w="0" w:type="auto"/>
          </w:tcPr>
          <w:p w14:paraId="4EB44F77" w14:textId="22F6C206" w:rsidR="008D3AA1" w:rsidRPr="007744F9" w:rsidRDefault="008D3AA1" w:rsidP="00961591">
            <w:r w:rsidRPr="007744F9">
              <w:rPr>
                <w:rPrChange w:id="612" w:author="Nick Nicholas" w:date="2017-11-20T15:57:00Z">
                  <w:rPr>
                    <w:rFonts w:ascii="Arial Unicode MS" w:eastAsia="Arial Unicode MS" w:hAnsiTheme="minorHAnsi" w:cs="Arial Unicode MS"/>
                  </w:rPr>
                </w:rPrChange>
              </w:rPr>
              <w:t>Learning Standard</w:t>
            </w:r>
          </w:p>
        </w:tc>
        <w:tc>
          <w:tcPr>
            <w:tcW w:w="0" w:type="auto"/>
          </w:tcPr>
          <w:p w14:paraId="76597300" w14:textId="1F47744A" w:rsidR="008D3AA1" w:rsidRPr="007744F9" w:rsidRDefault="008B3093" w:rsidP="00961591">
            <w:r w:rsidRPr="007744F9">
              <w:t>*/LearningStandardType</w:t>
            </w:r>
          </w:p>
        </w:tc>
      </w:tr>
      <w:tr w:rsidR="007744F9" w:rsidRPr="00D14E7F" w14:paraId="0B16B9B8" w14:textId="77777777" w:rsidTr="00773F89">
        <w:tc>
          <w:tcPr>
            <w:tcW w:w="0" w:type="auto"/>
          </w:tcPr>
          <w:p w14:paraId="4639B33F" w14:textId="4EE9880B" w:rsidR="008D3AA1" w:rsidRPr="007744F9" w:rsidRDefault="008D3AA1" w:rsidP="00961591">
            <w:del w:id="613" w:author="Linda Marshall" w:date="2017-11-16T11:29:00Z">
              <w:r w:rsidRPr="007744F9" w:rsidDel="002474FD">
                <w:rPr>
                  <w:rPrChange w:id="614" w:author="Nick Nicholas" w:date="2017-11-20T15:57:00Z">
                    <w:rPr>
                      <w:rFonts w:ascii="Arial Unicode MS" w:eastAsia="Arial Unicode MS" w:hAnsiTheme="minorHAnsi" w:cs="Arial Unicode MS"/>
                    </w:rPr>
                  </w:rPrChange>
                </w:rPr>
                <w:delText>Qualification</w:delText>
              </w:r>
            </w:del>
            <w:ins w:id="615" w:author="Linda Marshall" w:date="2017-11-16T11:29:00Z">
              <w:r w:rsidR="002474FD" w:rsidRPr="007744F9">
                <w:rPr>
                  <w:rPrChange w:id="616" w:author="Nick Nicholas" w:date="2017-11-20T15:57:00Z">
                    <w:rPr>
                      <w:rFonts w:ascii="Arial Unicode MS" w:eastAsia="Arial Unicode MS" w:hAnsiTheme="minorHAnsi" w:cs="Arial Unicode MS"/>
                    </w:rPr>
                  </w:rPrChange>
                </w:rPr>
                <w:t>Credential</w:t>
              </w:r>
            </w:ins>
            <w:r w:rsidRPr="007744F9">
              <w:rPr>
                <w:rPrChange w:id="617" w:author="Nick Nicholas" w:date="2017-11-20T15:57:00Z">
                  <w:rPr>
                    <w:rFonts w:ascii="Arial Unicode MS" w:eastAsia="Arial Unicode MS" w:hAnsiTheme="minorHAnsi" w:cs="Arial Unicode MS"/>
                  </w:rPr>
                </w:rPrChange>
              </w:rPr>
              <w:tab/>
            </w:r>
          </w:p>
        </w:tc>
        <w:tc>
          <w:tcPr>
            <w:tcW w:w="0" w:type="auto"/>
          </w:tcPr>
          <w:p w14:paraId="2E9E545A" w14:textId="4E696111" w:rsidR="008D3AA1" w:rsidRPr="00F243C5" w:rsidRDefault="00261FF5" w:rsidP="00EF30A1">
            <w:pPr>
              <w:rPr>
                <w:lang w:val="en-US"/>
                <w:rPrChange w:id="618" w:author="Nick Nicholas" w:date="2017-11-20T16:55:00Z">
                  <w:rPr/>
                </w:rPrChange>
              </w:rPr>
            </w:pPr>
            <w:r w:rsidRPr="00F243C5">
              <w:rPr>
                <w:lang w:val="en-US"/>
                <w:rPrChange w:id="619" w:author="Nick Nicholas" w:date="2017-11-20T16:55:00Z">
                  <w:rPr/>
                </w:rPrChange>
              </w:rPr>
              <w:t>Credential</w:t>
            </w:r>
            <w:r w:rsidR="00645890" w:rsidRPr="00F243C5">
              <w:rPr>
                <w:lang w:val="en-US"/>
                <w:rPrChange w:id="620" w:author="Nick Nicholas" w:date="2017-11-20T16:55:00Z">
                  <w:rPr/>
                </w:rPrChange>
              </w:rPr>
              <w:t xml:space="preserve"> (initial starting point CEDS</w:t>
            </w:r>
            <w:r w:rsidR="00EF30A1" w:rsidRPr="00F243C5">
              <w:rPr>
                <w:lang w:val="en-US"/>
                <w:rPrChange w:id="621" w:author="Nick Nicholas" w:date="2017-11-20T16:55:00Z">
                  <w:rPr/>
                </w:rPrChange>
              </w:rPr>
              <w:t>)</w:t>
            </w:r>
          </w:p>
        </w:tc>
      </w:tr>
      <w:tr w:rsidR="007744F9" w:rsidRPr="007744F9" w14:paraId="24E9C859" w14:textId="77777777" w:rsidTr="00773F89">
        <w:tc>
          <w:tcPr>
            <w:tcW w:w="0" w:type="auto"/>
          </w:tcPr>
          <w:p w14:paraId="291961DC" w14:textId="56E995FB" w:rsidR="008D3AA1" w:rsidRPr="007744F9" w:rsidRDefault="008D3AA1" w:rsidP="00961591">
            <w:r w:rsidRPr="007744F9">
              <w:rPr>
                <w:rPrChange w:id="622" w:author="Nick Nicholas" w:date="2017-11-20T15:57:00Z">
                  <w:rPr>
                    <w:rFonts w:ascii="Arial Unicode MS" w:eastAsia="Arial Unicode MS" w:hAnsiTheme="minorHAnsi" w:cs="Arial Unicode MS"/>
                  </w:rPr>
                </w:rPrChange>
              </w:rPr>
              <w:t>Student</w:t>
            </w:r>
          </w:p>
        </w:tc>
        <w:tc>
          <w:tcPr>
            <w:tcW w:w="0" w:type="auto"/>
          </w:tcPr>
          <w:p w14:paraId="4DCBF7AF" w14:textId="4BA8A51C" w:rsidR="008D3AA1" w:rsidRPr="007744F9" w:rsidRDefault="009F0837" w:rsidP="00961591">
            <w:r w:rsidRPr="007744F9">
              <w:t>StudentPersonal</w:t>
            </w:r>
          </w:p>
        </w:tc>
      </w:tr>
      <w:tr w:rsidR="007744F9" w:rsidRPr="007744F9" w14:paraId="7D0768CD" w14:textId="77777777" w:rsidTr="00773F89">
        <w:tc>
          <w:tcPr>
            <w:tcW w:w="0" w:type="auto"/>
          </w:tcPr>
          <w:p w14:paraId="251A5C13" w14:textId="204C8A6B" w:rsidR="009F0837" w:rsidRPr="007744F9" w:rsidRDefault="009F0837" w:rsidP="00961591">
            <w:pPr>
              <w:rPr>
                <w:rPrChange w:id="623" w:author="Nick Nicholas" w:date="2017-11-20T15:57:00Z">
                  <w:rPr>
                    <w:rFonts w:ascii="Arial Unicode MS" w:eastAsia="Arial Unicode MS" w:hAnsiTheme="minorHAnsi" w:cs="Arial Unicode MS"/>
                  </w:rPr>
                </w:rPrChange>
              </w:rPr>
            </w:pPr>
            <w:r w:rsidRPr="007744F9">
              <w:rPr>
                <w:rPrChange w:id="624" w:author="Nick Nicholas" w:date="2017-11-20T15:57:00Z">
                  <w:rPr>
                    <w:rFonts w:ascii="Arial Unicode MS" w:eastAsia="Arial Unicode MS" w:hAnsiTheme="minorHAnsi" w:cs="Arial Unicode MS"/>
                  </w:rPr>
                </w:rPrChange>
              </w:rPr>
              <w:t>Staff</w:t>
            </w:r>
          </w:p>
        </w:tc>
        <w:tc>
          <w:tcPr>
            <w:tcW w:w="0" w:type="auto"/>
          </w:tcPr>
          <w:p w14:paraId="7F4B0B8F" w14:textId="01D10B3C" w:rsidR="009F0837" w:rsidRPr="007744F9" w:rsidRDefault="009F0837" w:rsidP="00961591">
            <w:r w:rsidRPr="007744F9">
              <w:t>StaffPersonal</w:t>
            </w:r>
          </w:p>
        </w:tc>
      </w:tr>
      <w:tr w:rsidR="007744F9" w:rsidRPr="007744F9" w14:paraId="07C672CE" w14:textId="77777777" w:rsidTr="00773F89">
        <w:tc>
          <w:tcPr>
            <w:tcW w:w="0" w:type="auto"/>
          </w:tcPr>
          <w:p w14:paraId="1FDD7DF1" w14:textId="632F018E" w:rsidR="00BE5909" w:rsidRPr="007744F9" w:rsidRDefault="00BE5909" w:rsidP="00961591">
            <w:pPr>
              <w:rPr>
                <w:rPrChange w:id="625" w:author="Nick Nicholas" w:date="2017-11-20T15:57:00Z">
                  <w:rPr>
                    <w:rFonts w:ascii="Arial Unicode MS" w:eastAsia="Arial Unicode MS" w:hAnsiTheme="minorHAnsi" w:cs="Arial Unicode MS"/>
                  </w:rPr>
                </w:rPrChange>
              </w:rPr>
            </w:pPr>
            <w:r w:rsidRPr="007744F9">
              <w:rPr>
                <w:rPrChange w:id="626" w:author="Nick Nicholas" w:date="2017-11-20T15:57:00Z">
                  <w:rPr>
                    <w:rFonts w:ascii="Arial Unicode MS" w:eastAsia="Arial Unicode MS" w:hAnsiTheme="minorHAnsi" w:cs="Arial Unicode MS"/>
                  </w:rPr>
                </w:rPrChange>
              </w:rPr>
              <w:t>WellbeingCharacteristic</w:t>
            </w:r>
          </w:p>
        </w:tc>
        <w:tc>
          <w:tcPr>
            <w:tcW w:w="0" w:type="auto"/>
          </w:tcPr>
          <w:p w14:paraId="0F353888" w14:textId="05A736E0" w:rsidR="00BE5909" w:rsidRPr="007744F9" w:rsidRDefault="002F4B7B" w:rsidP="00961591">
            <w:r w:rsidRPr="007744F9">
              <w:t>WellbeingCharacteristic</w:t>
            </w:r>
          </w:p>
        </w:tc>
      </w:tr>
    </w:tbl>
    <w:p w14:paraId="4267CB79" w14:textId="77777777" w:rsidR="00E53122" w:rsidRDefault="00E53122"/>
    <w:tbl>
      <w:tblPr>
        <w:tblStyle w:val="a5"/>
        <w:tblW w:w="0" w:type="auto"/>
        <w:tblLook w:val="04A0" w:firstRow="1" w:lastRow="0" w:firstColumn="1" w:lastColumn="0" w:noHBand="0" w:noVBand="1"/>
        <w:tblPrChange w:id="627" w:author="Nick Nicholas" w:date="2017-11-20T15:59:00Z">
          <w:tblPr>
            <w:tblStyle w:val="a5"/>
            <w:tblW w:w="0" w:type="auto"/>
            <w:tblLook w:val="04A0" w:firstRow="1" w:lastRow="0" w:firstColumn="1" w:lastColumn="0" w:noHBand="0" w:noVBand="1"/>
          </w:tblPr>
        </w:tblPrChange>
      </w:tblPr>
      <w:tblGrid>
        <w:gridCol w:w="1446"/>
        <w:gridCol w:w="5294"/>
        <w:gridCol w:w="3710"/>
        <w:tblGridChange w:id="628">
          <w:tblGrid>
            <w:gridCol w:w="1446"/>
            <w:gridCol w:w="34"/>
            <w:gridCol w:w="5260"/>
            <w:gridCol w:w="126"/>
            <w:gridCol w:w="3584"/>
          </w:tblGrid>
        </w:tblGridChange>
      </w:tblGrid>
      <w:tr w:rsidR="000C3DF5" w:rsidRPr="00B503ED" w14:paraId="369A21C4" w14:textId="77777777" w:rsidTr="003161C5">
        <w:tc>
          <w:tcPr>
            <w:tcW w:w="1446" w:type="dxa"/>
            <w:tcPrChange w:id="629" w:author="Nick Nicholas" w:date="2017-11-20T15:59:00Z">
              <w:tcPr>
                <w:tcW w:w="1409" w:type="dxa"/>
                <w:gridSpan w:val="2"/>
              </w:tcPr>
            </w:tcPrChange>
          </w:tcPr>
          <w:p w14:paraId="3494592C" w14:textId="29878281" w:rsidR="00ED6245" w:rsidRPr="007744F9" w:rsidRDefault="00ED6245" w:rsidP="00961591">
            <w:r w:rsidRPr="007744F9">
              <w:t>Student Member Class</w:t>
            </w:r>
          </w:p>
        </w:tc>
        <w:tc>
          <w:tcPr>
            <w:tcW w:w="5294" w:type="dxa"/>
            <w:tcPrChange w:id="630" w:author="Nick Nicholas" w:date="2017-11-20T15:59:00Z">
              <w:tcPr>
                <w:tcW w:w="5457" w:type="dxa"/>
                <w:gridSpan w:val="2"/>
              </w:tcPr>
            </w:tcPrChange>
          </w:tcPr>
          <w:p w14:paraId="3869BDDF" w14:textId="3D530284" w:rsidR="00ED6245" w:rsidRPr="007744F9" w:rsidRDefault="00ED6245" w:rsidP="00961591">
            <w:pPr>
              <w:rPr>
                <w:rPrChange w:id="631" w:author="Nick Nicholas" w:date="2017-11-20T15:57:00Z">
                  <w:rPr>
                    <w:rFonts w:ascii="Arial Unicode MS" w:eastAsia="Arial Unicode MS" w:hAnsiTheme="minorHAnsi" w:cs="Arial Unicode MS"/>
                  </w:rPr>
                </w:rPrChange>
              </w:rPr>
            </w:pPr>
            <w:r w:rsidRPr="007744F9">
              <w:t>StudentClassEnrollment</w:t>
            </w:r>
          </w:p>
        </w:tc>
        <w:tc>
          <w:tcPr>
            <w:tcW w:w="0" w:type="auto"/>
            <w:tcPrChange w:id="632" w:author="Nick Nicholas" w:date="2017-11-20T15:59:00Z">
              <w:tcPr>
                <w:tcW w:w="0" w:type="auto"/>
              </w:tcPr>
            </w:tcPrChange>
          </w:tcPr>
          <w:p w14:paraId="4BA5E6F5" w14:textId="49870CD7" w:rsidR="00ED6245" w:rsidRPr="00B503ED" w:rsidRDefault="00ED6245" w:rsidP="00961591">
            <w:r>
              <w:t>TeachingGroup, SectionInfo</w:t>
            </w:r>
          </w:p>
        </w:tc>
      </w:tr>
      <w:tr w:rsidR="000C3DF5" w:rsidRPr="00D14E7F" w14:paraId="445BA529" w14:textId="77777777" w:rsidTr="003161C5">
        <w:tc>
          <w:tcPr>
            <w:tcW w:w="1446" w:type="dxa"/>
            <w:tcPrChange w:id="633" w:author="Nick Nicholas" w:date="2017-11-20T15:59:00Z">
              <w:tcPr>
                <w:tcW w:w="1409" w:type="dxa"/>
                <w:gridSpan w:val="2"/>
              </w:tcPr>
            </w:tcPrChange>
          </w:tcPr>
          <w:p w14:paraId="05EA0417" w14:textId="7AE5B19D" w:rsidR="00ED6245" w:rsidRPr="007744F9" w:rsidRDefault="00DA055A" w:rsidP="00961591">
            <w:r w:rsidRPr="007744F9">
              <w:lastRenderedPageBreak/>
              <w:t>Student Enrolled in Course</w:t>
            </w:r>
          </w:p>
        </w:tc>
        <w:tc>
          <w:tcPr>
            <w:tcW w:w="5294" w:type="dxa"/>
            <w:tcPrChange w:id="634" w:author="Nick Nicholas" w:date="2017-11-20T15:59:00Z">
              <w:tcPr>
                <w:tcW w:w="5457" w:type="dxa"/>
                <w:gridSpan w:val="2"/>
              </w:tcPr>
            </w:tcPrChange>
          </w:tcPr>
          <w:p w14:paraId="4418A7FC" w14:textId="4F6FE72B" w:rsidR="00ED6245" w:rsidRPr="007744F9" w:rsidRDefault="005662F2" w:rsidP="00961591">
            <w:ins w:id="635" w:author="Nick Nicholas" w:date="2017-11-20T15:54:00Z">
              <w:r w:rsidRPr="007744F9">
                <w:t>(</w:t>
              </w:r>
            </w:ins>
            <w:r w:rsidR="00ED6245" w:rsidRPr="007744F9">
              <w:t>StudentCourseEnrollment</w:t>
            </w:r>
            <w:ins w:id="636" w:author="Nick Nicholas" w:date="2017-11-20T15:54:00Z">
              <w:r w:rsidRPr="007744F9">
                <w:t>)</w:t>
              </w:r>
            </w:ins>
          </w:p>
        </w:tc>
        <w:tc>
          <w:tcPr>
            <w:tcW w:w="0" w:type="auto"/>
            <w:tcPrChange w:id="637" w:author="Nick Nicholas" w:date="2017-11-20T15:59:00Z">
              <w:tcPr>
                <w:tcW w:w="0" w:type="auto"/>
              </w:tcPr>
            </w:tcPrChange>
          </w:tcPr>
          <w:p w14:paraId="00F14E76" w14:textId="25A1B667" w:rsidR="00ED6245" w:rsidRPr="00AC13A6" w:rsidRDefault="0007074E" w:rsidP="00961591">
            <w:pPr>
              <w:rPr>
                <w:lang w:val="en-US"/>
                <w:rPrChange w:id="638" w:author="Nick Nicholas" w:date="2017-11-16T12:14:00Z">
                  <w:rPr/>
                </w:rPrChange>
              </w:rPr>
            </w:pPr>
            <w:r w:rsidRPr="00AC13A6">
              <w:rPr>
                <w:lang w:val="en-US"/>
                <w:rPrChange w:id="639" w:author="Nick Nicholas" w:date="2017-11-16T12:14:00Z">
                  <w:rPr/>
                </w:rPrChange>
              </w:rPr>
              <w:t>(new object? But not necessary for data exchange)</w:t>
            </w:r>
          </w:p>
        </w:tc>
      </w:tr>
      <w:tr w:rsidR="000C3DF5" w:rsidRPr="00D14E7F" w14:paraId="6F155452" w14:textId="77777777" w:rsidTr="003161C5">
        <w:tc>
          <w:tcPr>
            <w:tcW w:w="1446" w:type="dxa"/>
            <w:tcPrChange w:id="640" w:author="Nick Nicholas" w:date="2017-11-20T15:59:00Z">
              <w:tcPr>
                <w:tcW w:w="1409" w:type="dxa"/>
                <w:gridSpan w:val="2"/>
              </w:tcPr>
            </w:tcPrChange>
          </w:tcPr>
          <w:p w14:paraId="3D447A84" w14:textId="49AFFCFC" w:rsidR="00ED6245" w:rsidRPr="007744F9" w:rsidRDefault="009E0E02" w:rsidP="00961591">
            <w:pPr>
              <w:rPr>
                <w:rPrChange w:id="641" w:author="Nick Nicholas" w:date="2017-11-20T15:57:00Z">
                  <w:rPr>
                    <w:rFonts w:ascii="Arial Unicode MS" w:eastAsia="Arial Unicode MS" w:hAnsiTheme="minorHAnsi" w:cs="Arial Unicode MS"/>
                  </w:rPr>
                </w:rPrChange>
              </w:rPr>
            </w:pPr>
            <w:ins w:id="642" w:author="Nick Nicholas" w:date="2017-11-20T15:55:00Z">
              <w:r w:rsidRPr="007744F9">
                <w:rPr>
                  <w:rPrChange w:id="643" w:author="Nick Nicholas" w:date="2017-11-20T15:57:00Z">
                    <w:rPr>
                      <w:rFonts w:ascii="Arial Unicode MS" w:eastAsia="Arial Unicode MS" w:hAnsiTheme="minorHAnsi" w:cs="Arial Unicode MS"/>
                    </w:rPr>
                  </w:rPrChange>
                </w:rPr>
                <w:t>(Class/ LearningStandards)</w:t>
              </w:r>
            </w:ins>
          </w:p>
        </w:tc>
        <w:tc>
          <w:tcPr>
            <w:tcW w:w="5294" w:type="dxa"/>
            <w:tcPrChange w:id="644" w:author="Nick Nicholas" w:date="2017-11-20T15:59:00Z">
              <w:tcPr>
                <w:tcW w:w="5457" w:type="dxa"/>
                <w:gridSpan w:val="2"/>
              </w:tcPr>
            </w:tcPrChange>
          </w:tcPr>
          <w:p w14:paraId="5BF0CDBA" w14:textId="3031BE25" w:rsidR="00ED6245" w:rsidRPr="007744F9" w:rsidRDefault="00ED6245" w:rsidP="00961591">
            <w:pPr>
              <w:rPr>
                <w:rPrChange w:id="645" w:author="Nick Nicholas" w:date="2017-11-20T15:57:00Z">
                  <w:rPr>
                    <w:rFonts w:ascii="Arial Unicode MS" w:eastAsia="Arial Unicode MS" w:hAnsiTheme="minorHAnsi" w:cs="Arial Unicode MS"/>
                  </w:rPr>
                </w:rPrChange>
              </w:rPr>
            </w:pPr>
            <w:del w:id="646" w:author="Nick Nicholas" w:date="2017-11-20T15:55:00Z">
              <w:r w:rsidRPr="007744F9" w:rsidDel="009E0E02">
                <w:rPr>
                  <w:rPrChange w:id="647" w:author="Nick Nicholas" w:date="2017-11-20T15:57:00Z">
                    <w:rPr>
                      <w:rFonts w:ascii="Arial Unicode MS" w:eastAsia="Arial Unicode MS" w:hAnsiTheme="minorHAnsi" w:cs="Arial Unicode MS"/>
                    </w:rPr>
                  </w:rPrChange>
                </w:rPr>
                <w:delText>Class/LearningStandards</w:delText>
              </w:r>
            </w:del>
          </w:p>
        </w:tc>
        <w:tc>
          <w:tcPr>
            <w:tcW w:w="0" w:type="auto"/>
            <w:tcPrChange w:id="648" w:author="Nick Nicholas" w:date="2017-11-20T15:59:00Z">
              <w:tcPr>
                <w:tcW w:w="0" w:type="auto"/>
              </w:tcPr>
            </w:tcPrChange>
          </w:tcPr>
          <w:p w14:paraId="4011346F" w14:textId="0DFAAE97" w:rsidR="00ED6245" w:rsidRPr="00AC13A6" w:rsidRDefault="00ED6245" w:rsidP="00EB7E80">
            <w:pPr>
              <w:rPr>
                <w:lang w:val="en-US"/>
                <w:rPrChange w:id="649" w:author="Nick Nicholas" w:date="2017-11-16T12:14:00Z">
                  <w:rPr/>
                </w:rPrChange>
              </w:rPr>
            </w:pPr>
            <w:r w:rsidRPr="00AC13A6">
              <w:rPr>
                <w:lang w:val="en-US"/>
                <w:rPrChange w:id="650" w:author="Nick Nicholas" w:date="2017-11-16T12:14:00Z">
                  <w:rPr/>
                </w:rPrChange>
              </w:rPr>
              <w:t>SIF has to date treated this only as metadata of SectionInfo</w:t>
            </w:r>
          </w:p>
        </w:tc>
      </w:tr>
      <w:tr w:rsidR="000C3DF5" w:rsidRPr="00B503ED" w14:paraId="7824E25E" w14:textId="77777777" w:rsidTr="003161C5">
        <w:tc>
          <w:tcPr>
            <w:tcW w:w="1446" w:type="dxa"/>
            <w:tcPrChange w:id="651" w:author="Nick Nicholas" w:date="2017-11-20T15:59:00Z">
              <w:tcPr>
                <w:tcW w:w="1409" w:type="dxa"/>
                <w:gridSpan w:val="2"/>
              </w:tcPr>
            </w:tcPrChange>
          </w:tcPr>
          <w:p w14:paraId="7985A9A9" w14:textId="3E049E86" w:rsidR="00ED6245" w:rsidRPr="00F243C5" w:rsidRDefault="00117C24" w:rsidP="00961591">
            <w:pPr>
              <w:rPr>
                <w:lang w:val="en-US"/>
                <w:rPrChange w:id="652" w:author="Nick Nicholas" w:date="2017-11-20T16:55:00Z">
                  <w:rPr>
                    <w:rFonts w:ascii="Arial Unicode MS" w:eastAsia="Arial Unicode MS" w:hAnsiTheme="minorHAnsi" w:cs="Arial Unicode MS"/>
                  </w:rPr>
                </w:rPrChange>
              </w:rPr>
            </w:pPr>
            <w:r w:rsidRPr="00F243C5">
              <w:rPr>
                <w:lang w:val="en-US"/>
                <w:rPrChange w:id="653" w:author="Nick Nicholas" w:date="2017-11-20T16:55:00Z">
                  <w:rPr>
                    <w:rFonts w:ascii="Arial Unicode MS" w:eastAsia="Arial Unicode MS" w:hAnsiTheme="minorHAnsi" w:cs="Arial Unicode MS"/>
                  </w:rPr>
                </w:rPrChange>
              </w:rPr>
              <w:t>Grade is Broken Down by Learning Standard</w:t>
            </w:r>
          </w:p>
        </w:tc>
        <w:tc>
          <w:tcPr>
            <w:tcW w:w="5294" w:type="dxa"/>
            <w:tcPrChange w:id="654" w:author="Nick Nicholas" w:date="2017-11-20T15:59:00Z">
              <w:tcPr>
                <w:tcW w:w="5457" w:type="dxa"/>
                <w:gridSpan w:val="2"/>
              </w:tcPr>
            </w:tcPrChange>
          </w:tcPr>
          <w:p w14:paraId="1521B4AD" w14:textId="3FED95B4" w:rsidR="00ED6245" w:rsidRPr="007744F9" w:rsidRDefault="00ED6245" w:rsidP="00961591">
            <w:pPr>
              <w:rPr>
                <w:rPrChange w:id="655" w:author="Nick Nicholas" w:date="2017-11-20T15:57:00Z">
                  <w:rPr>
                    <w:rFonts w:ascii="Arial Unicode MS" w:eastAsia="Arial Unicode MS" w:hAnsiTheme="minorHAnsi" w:cs="Arial Unicode MS"/>
                  </w:rPr>
                </w:rPrChange>
              </w:rPr>
            </w:pPr>
            <w:r w:rsidRPr="007744F9">
              <w:rPr>
                <w:rPrChange w:id="656" w:author="Nick Nicholas" w:date="2017-11-20T15:57:00Z">
                  <w:rPr>
                    <w:rFonts w:ascii="Arial Unicode MS" w:eastAsia="Arial Unicode MS" w:hAnsiTheme="minorHAnsi" w:cs="Arial Unicode MS"/>
                  </w:rPr>
                </w:rPrChange>
              </w:rPr>
              <w:t>Grade/</w:t>
            </w:r>
            <w:r w:rsidR="00117C24" w:rsidRPr="007744F9">
              <w:rPr>
                <w:rPrChange w:id="657" w:author="Nick Nicholas" w:date="2017-11-20T15:57:00Z">
                  <w:rPr>
                    <w:rFonts w:ascii="Arial Unicode MS" w:eastAsia="Arial Unicode MS" w:hAnsiTheme="minorHAnsi" w:cs="Arial Unicode MS"/>
                  </w:rPr>
                </w:rPrChange>
              </w:rPr>
              <w:t xml:space="preserve"> </w:t>
            </w:r>
            <w:r w:rsidRPr="007744F9">
              <w:rPr>
                <w:rPrChange w:id="658" w:author="Nick Nicholas" w:date="2017-11-20T15:57:00Z">
                  <w:rPr>
                    <w:rFonts w:ascii="Arial Unicode MS" w:eastAsia="Arial Unicode MS" w:hAnsiTheme="minorHAnsi" w:cs="Arial Unicode MS"/>
                  </w:rPr>
                </w:rPrChange>
              </w:rPr>
              <w:t>LearningStandardsBreakdown</w:t>
            </w:r>
          </w:p>
        </w:tc>
        <w:tc>
          <w:tcPr>
            <w:tcW w:w="0" w:type="auto"/>
            <w:tcPrChange w:id="659" w:author="Nick Nicholas" w:date="2017-11-20T15:59:00Z">
              <w:tcPr>
                <w:tcW w:w="0" w:type="auto"/>
              </w:tcPr>
            </w:tcPrChange>
          </w:tcPr>
          <w:p w14:paraId="491CFD0E" w14:textId="77777777" w:rsidR="00ED6245" w:rsidRPr="00B503ED" w:rsidRDefault="00ED6245" w:rsidP="00961591"/>
        </w:tc>
      </w:tr>
      <w:tr w:rsidR="000C3DF5" w:rsidRPr="00D14E7F" w14:paraId="0FAE6BE5" w14:textId="77777777" w:rsidTr="003161C5">
        <w:tc>
          <w:tcPr>
            <w:tcW w:w="1446" w:type="dxa"/>
            <w:tcPrChange w:id="660" w:author="Nick Nicholas" w:date="2017-11-20T15:59:00Z">
              <w:tcPr>
                <w:tcW w:w="1409" w:type="dxa"/>
                <w:gridSpan w:val="2"/>
              </w:tcPr>
            </w:tcPrChange>
          </w:tcPr>
          <w:p w14:paraId="56AB5C3E" w14:textId="2C85DCCB" w:rsidR="00ED6245" w:rsidRPr="007744F9" w:rsidRDefault="006D1603" w:rsidP="00961591">
            <w:pPr>
              <w:rPr>
                <w:rPrChange w:id="661" w:author="Nick Nicholas" w:date="2017-11-20T15:57:00Z">
                  <w:rPr>
                    <w:rFonts w:ascii="Arial Unicode MS" w:eastAsia="Arial Unicode MS" w:hAnsiTheme="minorHAnsi" w:cs="Arial Unicode MS"/>
                  </w:rPr>
                </w:rPrChange>
              </w:rPr>
            </w:pPr>
            <w:ins w:id="662" w:author="Nick Nicholas" w:date="2017-11-20T15:56:00Z">
              <w:r w:rsidRPr="007744F9">
                <w:rPr>
                  <w:rPrChange w:id="663" w:author="Nick Nicholas" w:date="2017-11-20T15:57:00Z">
                    <w:rPr>
                      <w:rFonts w:ascii="Arial Unicode MS" w:eastAsia="Arial Unicode MS" w:hAnsiTheme="minorHAnsi" w:cs="Arial Unicode MS"/>
                    </w:rPr>
                  </w:rPrChange>
                </w:rPr>
                <w:t>(</w:t>
              </w:r>
            </w:ins>
            <w:ins w:id="664" w:author="Nick Nicholas" w:date="2017-11-20T15:55:00Z">
              <w:r w:rsidR="009E0E02" w:rsidRPr="007744F9">
                <w:rPr>
                  <w:rPrChange w:id="665" w:author="Nick Nicholas" w:date="2017-11-20T15:57:00Z">
                    <w:rPr>
                      <w:rFonts w:ascii="Arial Unicode MS" w:eastAsia="Arial Unicode MS" w:hAnsiTheme="minorHAnsi" w:cs="Arial Unicode MS"/>
                    </w:rPr>
                  </w:rPrChange>
                </w:rPr>
                <w:t>Course/ LearningStandards</w:t>
              </w:r>
            </w:ins>
            <w:ins w:id="666" w:author="Nick Nicholas" w:date="2017-11-20T15:56:00Z">
              <w:r w:rsidRPr="007744F9">
                <w:rPr>
                  <w:rPrChange w:id="667" w:author="Nick Nicholas" w:date="2017-11-20T15:57:00Z">
                    <w:rPr>
                      <w:rFonts w:ascii="Arial Unicode MS" w:eastAsia="Arial Unicode MS" w:hAnsiTheme="minorHAnsi" w:cs="Arial Unicode MS"/>
                    </w:rPr>
                  </w:rPrChange>
                </w:rPr>
                <w:t>)</w:t>
              </w:r>
            </w:ins>
          </w:p>
        </w:tc>
        <w:tc>
          <w:tcPr>
            <w:tcW w:w="5294" w:type="dxa"/>
            <w:tcPrChange w:id="668" w:author="Nick Nicholas" w:date="2017-11-20T15:59:00Z">
              <w:tcPr>
                <w:tcW w:w="5457" w:type="dxa"/>
                <w:gridSpan w:val="2"/>
              </w:tcPr>
            </w:tcPrChange>
          </w:tcPr>
          <w:p w14:paraId="1495BE22" w14:textId="06C3281A" w:rsidR="00ED6245" w:rsidRPr="007744F9" w:rsidRDefault="00ED6245" w:rsidP="00961591">
            <w:pPr>
              <w:rPr>
                <w:rPrChange w:id="669" w:author="Nick Nicholas" w:date="2017-11-20T15:57:00Z">
                  <w:rPr>
                    <w:rFonts w:ascii="Arial Unicode MS" w:eastAsia="Arial Unicode MS" w:hAnsiTheme="minorHAnsi" w:cs="Arial Unicode MS"/>
                  </w:rPr>
                </w:rPrChange>
              </w:rPr>
            </w:pPr>
            <w:del w:id="670" w:author="Nick Nicholas" w:date="2017-11-20T15:55:00Z">
              <w:r w:rsidRPr="007744F9" w:rsidDel="009E0E02">
                <w:rPr>
                  <w:rPrChange w:id="671" w:author="Nick Nicholas" w:date="2017-11-20T15:57:00Z">
                    <w:rPr>
                      <w:rFonts w:ascii="Arial Unicode MS" w:eastAsia="Arial Unicode MS" w:hAnsiTheme="minorHAnsi" w:cs="Arial Unicode MS"/>
                    </w:rPr>
                  </w:rPrChange>
                </w:rPr>
                <w:delText>Course/LearningStandards</w:delText>
              </w:r>
            </w:del>
          </w:p>
        </w:tc>
        <w:tc>
          <w:tcPr>
            <w:tcW w:w="0" w:type="auto"/>
            <w:tcPrChange w:id="672" w:author="Nick Nicholas" w:date="2017-11-20T15:59:00Z">
              <w:tcPr>
                <w:tcW w:w="0" w:type="auto"/>
              </w:tcPr>
            </w:tcPrChange>
          </w:tcPr>
          <w:p w14:paraId="4FABDF9D" w14:textId="3BBDB500" w:rsidR="00ED6245" w:rsidRPr="00AC13A6" w:rsidRDefault="00ED6245" w:rsidP="00961591">
            <w:pPr>
              <w:rPr>
                <w:lang w:val="en-US"/>
                <w:rPrChange w:id="673" w:author="Nick Nicholas" w:date="2017-11-16T12:14:00Z">
                  <w:rPr/>
                </w:rPrChange>
              </w:rPr>
            </w:pPr>
            <w:r w:rsidRPr="00AC13A6">
              <w:rPr>
                <w:lang w:val="en-US"/>
                <w:rPrChange w:id="674" w:author="Nick Nicholas" w:date="2017-11-16T12:14:00Z">
                  <w:rPr/>
                </w:rPrChange>
              </w:rPr>
              <w:t xml:space="preserve">SIF has to date treated this only as metadata of </w:t>
            </w:r>
            <w:r w:rsidR="008E65D1" w:rsidRPr="00AC13A6">
              <w:rPr>
                <w:lang w:val="en-US"/>
                <w:rPrChange w:id="675" w:author="Nick Nicholas" w:date="2017-11-16T12:14:00Z">
                  <w:rPr/>
                </w:rPrChange>
              </w:rPr>
              <w:t>SchoolCourseInfo</w:t>
            </w:r>
          </w:p>
        </w:tc>
      </w:tr>
      <w:tr w:rsidR="000C3DF5" w:rsidRPr="00D14E7F" w14:paraId="23EEAB18" w14:textId="77777777" w:rsidTr="003161C5">
        <w:tc>
          <w:tcPr>
            <w:tcW w:w="1446" w:type="dxa"/>
            <w:tcPrChange w:id="676" w:author="Nick Nicholas" w:date="2017-11-20T15:59:00Z">
              <w:tcPr>
                <w:tcW w:w="1409" w:type="dxa"/>
                <w:gridSpan w:val="2"/>
              </w:tcPr>
            </w:tcPrChange>
          </w:tcPr>
          <w:p w14:paraId="7067E0C5" w14:textId="5137C954" w:rsidR="00ED6245" w:rsidRPr="007744F9" w:rsidRDefault="006D1603" w:rsidP="00961591">
            <w:pPr>
              <w:rPr>
                <w:rPrChange w:id="677" w:author="Nick Nicholas" w:date="2017-11-20T15:57:00Z">
                  <w:rPr>
                    <w:rFonts w:ascii="Arial Unicode MS" w:eastAsia="Arial Unicode MS" w:hAnsiTheme="minorHAnsi" w:cs="Arial Unicode MS"/>
                  </w:rPr>
                </w:rPrChange>
              </w:rPr>
            </w:pPr>
            <w:ins w:id="678" w:author="Nick Nicholas" w:date="2017-11-20T15:56:00Z">
              <w:r w:rsidRPr="007744F9">
                <w:rPr>
                  <w:rPrChange w:id="679" w:author="Nick Nicholas" w:date="2017-11-20T15:57:00Z">
                    <w:rPr>
                      <w:rFonts w:ascii="Arial Unicode MS" w:eastAsia="Arial Unicode MS" w:hAnsiTheme="minorHAnsi" w:cs="Arial Unicode MS"/>
                    </w:rPr>
                  </w:rPrChange>
                </w:rPr>
                <w:t>(</w:t>
              </w:r>
            </w:ins>
            <w:ins w:id="680" w:author="Nick Nicholas" w:date="2017-11-20T15:55:00Z">
              <w:r w:rsidR="009E0E02" w:rsidRPr="007744F9">
                <w:rPr>
                  <w:rPrChange w:id="681" w:author="Nick Nicholas" w:date="2017-11-20T15:57:00Z">
                    <w:rPr>
                      <w:rFonts w:ascii="Arial Unicode MS" w:eastAsia="Arial Unicode MS" w:hAnsiTheme="minorHAnsi" w:cs="Arial Unicode MS"/>
                    </w:rPr>
                  </w:rPrChange>
                </w:rPr>
                <w:t>Course/ Assessment</w:t>
              </w:r>
            </w:ins>
            <w:ins w:id="682" w:author="Nick Nicholas" w:date="2017-11-20T15:56:00Z">
              <w:r w:rsidRPr="007744F9">
                <w:rPr>
                  <w:rPrChange w:id="683" w:author="Nick Nicholas" w:date="2017-11-20T15:57:00Z">
                    <w:rPr>
                      <w:rFonts w:ascii="Arial Unicode MS" w:eastAsia="Arial Unicode MS" w:hAnsiTheme="minorHAnsi" w:cs="Arial Unicode MS"/>
                    </w:rPr>
                  </w:rPrChange>
                </w:rPr>
                <w:t>)</w:t>
              </w:r>
            </w:ins>
          </w:p>
        </w:tc>
        <w:tc>
          <w:tcPr>
            <w:tcW w:w="5294" w:type="dxa"/>
            <w:tcPrChange w:id="684" w:author="Nick Nicholas" w:date="2017-11-20T15:59:00Z">
              <w:tcPr>
                <w:tcW w:w="5457" w:type="dxa"/>
                <w:gridSpan w:val="2"/>
              </w:tcPr>
            </w:tcPrChange>
          </w:tcPr>
          <w:p w14:paraId="4EE3DAC8" w14:textId="3CB07DDA" w:rsidR="00ED6245" w:rsidRPr="007744F9" w:rsidRDefault="00ED6245" w:rsidP="00961591">
            <w:pPr>
              <w:rPr>
                <w:rPrChange w:id="685" w:author="Nick Nicholas" w:date="2017-11-20T15:57:00Z">
                  <w:rPr>
                    <w:rFonts w:ascii="Arial Unicode MS" w:eastAsia="Arial Unicode MS" w:hAnsiTheme="minorHAnsi" w:cs="Arial Unicode MS"/>
                  </w:rPr>
                </w:rPrChange>
              </w:rPr>
            </w:pPr>
            <w:del w:id="686" w:author="Nick Nicholas" w:date="2017-11-20T15:55:00Z">
              <w:r w:rsidRPr="007744F9" w:rsidDel="009E0E02">
                <w:rPr>
                  <w:rPrChange w:id="687" w:author="Nick Nicholas" w:date="2017-11-20T15:57:00Z">
                    <w:rPr>
                      <w:rFonts w:ascii="Arial Unicode MS" w:eastAsia="Arial Unicode MS" w:hAnsiTheme="minorHAnsi" w:cs="Arial Unicode MS"/>
                    </w:rPr>
                  </w:rPrChange>
                </w:rPr>
                <w:delText>Course/Assessment</w:delText>
              </w:r>
            </w:del>
          </w:p>
        </w:tc>
        <w:tc>
          <w:tcPr>
            <w:tcW w:w="0" w:type="auto"/>
            <w:tcPrChange w:id="688" w:author="Nick Nicholas" w:date="2017-11-20T15:59:00Z">
              <w:tcPr>
                <w:tcW w:w="0" w:type="auto"/>
              </w:tcPr>
            </w:tcPrChange>
          </w:tcPr>
          <w:p w14:paraId="164D0612" w14:textId="2849160D" w:rsidR="00ED6245" w:rsidRPr="00AC13A6" w:rsidRDefault="00D106E7">
            <w:pPr>
              <w:rPr>
                <w:lang w:val="en-US"/>
                <w:rPrChange w:id="689" w:author="Nick Nicholas" w:date="2017-11-16T12:14:00Z">
                  <w:rPr/>
                </w:rPrChange>
              </w:rPr>
            </w:pPr>
            <w:r w:rsidRPr="00AC13A6">
              <w:rPr>
                <w:lang w:val="en-US"/>
                <w:rPrChange w:id="690" w:author="Nick Nicholas" w:date="2017-11-16T12:14:00Z">
                  <w:rPr/>
                </w:rPrChange>
              </w:rPr>
              <w:t xml:space="preserve">(not necessary for data exchange, is captured in </w:t>
            </w:r>
            <w:del w:id="691" w:author="Linda Marshall" w:date="2017-11-16T11:29:00Z">
              <w:r w:rsidRPr="00AC13A6" w:rsidDel="002474FD">
                <w:rPr>
                  <w:lang w:val="en-US"/>
                  <w:rPrChange w:id="692" w:author="Nick Nicholas" w:date="2017-11-16T12:14:00Z">
                    <w:rPr/>
                  </w:rPrChange>
                </w:rPr>
                <w:delText>qualification</w:delText>
              </w:r>
            </w:del>
            <w:ins w:id="693" w:author="Linda Marshall" w:date="2017-11-16T11:29:00Z">
              <w:del w:id="694" w:author="Nick Nicholas" w:date="2017-11-20T15:58:00Z">
                <w:r w:rsidR="002474FD" w:rsidRPr="00AC13A6" w:rsidDel="00E437C1">
                  <w:rPr>
                    <w:lang w:val="en-US"/>
                    <w:rPrChange w:id="695" w:author="Nick Nicholas" w:date="2017-11-16T12:14:00Z">
                      <w:rPr/>
                    </w:rPrChange>
                  </w:rPr>
                  <w:delText>Credential</w:delText>
                </w:r>
              </w:del>
            </w:ins>
            <w:del w:id="696" w:author="Nick Nicholas" w:date="2017-11-20T15:58:00Z">
              <w:r w:rsidRPr="00AC13A6" w:rsidDel="00E437C1">
                <w:rPr>
                  <w:lang w:val="en-US"/>
                  <w:rPrChange w:id="697" w:author="Nick Nicholas" w:date="2017-11-16T12:14:00Z">
                    <w:rPr/>
                  </w:rPrChange>
                </w:rPr>
                <w:delText xml:space="preserve"> achievement</w:delText>
              </w:r>
            </w:del>
            <w:ins w:id="698" w:author="Nick Nicholas" w:date="2017-11-20T15:58:00Z">
              <w:r w:rsidR="00E437C1">
                <w:rPr>
                  <w:lang w:val="en-US"/>
                </w:rPr>
                <w:t>StudentAttainmentAchievement</w:t>
              </w:r>
            </w:ins>
            <w:r w:rsidRPr="00AC13A6">
              <w:rPr>
                <w:lang w:val="en-US"/>
                <w:rPrChange w:id="699" w:author="Nick Nicholas" w:date="2017-11-16T12:14:00Z">
                  <w:rPr/>
                </w:rPrChange>
              </w:rPr>
              <w:t>)</w:t>
            </w:r>
          </w:p>
        </w:tc>
      </w:tr>
      <w:tr w:rsidR="000C3DF5" w:rsidRPr="00B503ED" w14:paraId="2F1A8749" w14:textId="77777777" w:rsidTr="003161C5">
        <w:tc>
          <w:tcPr>
            <w:tcW w:w="1446" w:type="dxa"/>
            <w:tcPrChange w:id="700" w:author="Nick Nicholas" w:date="2017-11-20T15:59:00Z">
              <w:tcPr>
                <w:tcW w:w="1409" w:type="dxa"/>
                <w:gridSpan w:val="2"/>
              </w:tcPr>
            </w:tcPrChange>
          </w:tcPr>
          <w:p w14:paraId="5C0A1FB9" w14:textId="4159A632" w:rsidR="00C36897" w:rsidRPr="007744F9" w:rsidRDefault="00C36897" w:rsidP="00961591">
            <w:pPr>
              <w:rPr>
                <w:rPrChange w:id="701" w:author="Nick Nicholas" w:date="2017-11-20T15:57:00Z">
                  <w:rPr>
                    <w:rFonts w:ascii="Arial Unicode MS" w:eastAsia="Arial Unicode MS" w:hAnsiTheme="minorHAnsi" w:cs="Arial Unicode MS"/>
                  </w:rPr>
                </w:rPrChange>
              </w:rPr>
            </w:pPr>
            <w:ins w:id="702" w:author="Nick Nicholas" w:date="2017-11-20T15:55:00Z">
              <w:r w:rsidRPr="007744F9">
                <w:rPr>
                  <w:rPrChange w:id="703" w:author="Nick Nicholas" w:date="2017-11-20T15:57:00Z">
                    <w:rPr>
                      <w:rFonts w:ascii="Arial Unicode MS" w:eastAsia="Arial Unicode MS" w:hAnsiTheme="minorHAnsi" w:cs="Arial Unicode MS"/>
                      <w:lang w:val="en-US"/>
                    </w:rPr>
                  </w:rPrChange>
                </w:rPr>
                <w:t>Course Delivered Through Classes</w:t>
              </w:r>
            </w:ins>
          </w:p>
        </w:tc>
        <w:tc>
          <w:tcPr>
            <w:tcW w:w="5294" w:type="dxa"/>
            <w:tcPrChange w:id="704" w:author="Nick Nicholas" w:date="2017-11-20T15:59:00Z">
              <w:tcPr>
                <w:tcW w:w="5457" w:type="dxa"/>
                <w:gridSpan w:val="2"/>
              </w:tcPr>
            </w:tcPrChange>
          </w:tcPr>
          <w:p w14:paraId="6B238C06" w14:textId="77777777" w:rsidR="00C36897" w:rsidRPr="007744F9" w:rsidRDefault="00C36897" w:rsidP="00765B88">
            <w:pPr>
              <w:rPr>
                <w:ins w:id="705" w:author="Nick Nicholas" w:date="2017-11-20T15:55:00Z"/>
              </w:rPr>
            </w:pPr>
            <w:ins w:id="706" w:author="Nick Nicholas" w:date="2017-11-20T15:55:00Z">
              <w:r w:rsidRPr="007744F9">
                <w:t>SectionInfo/</w:t>
              </w:r>
            </w:ins>
          </w:p>
          <w:p w14:paraId="5F88817D" w14:textId="4DBFBC3D" w:rsidR="00C36897" w:rsidRPr="007744F9" w:rsidRDefault="00C36897" w:rsidP="00961591">
            <w:pPr>
              <w:rPr>
                <w:rPrChange w:id="707" w:author="Nick Nicholas" w:date="2017-11-20T15:57:00Z">
                  <w:rPr>
                    <w:rFonts w:ascii="Arial Unicode MS" w:eastAsia="Arial Unicode MS" w:hAnsiTheme="minorHAnsi" w:cs="Arial Unicode MS"/>
                  </w:rPr>
                </w:rPrChange>
              </w:rPr>
            </w:pPr>
            <w:ins w:id="708" w:author="Nick Nicholas" w:date="2017-11-20T15:55:00Z">
              <w:r w:rsidRPr="007744F9">
                <w:t>SchoolCourseInfoRefId</w:t>
              </w:r>
            </w:ins>
            <w:del w:id="709" w:author="Nick Nicholas" w:date="2017-11-20T15:55:00Z">
              <w:r w:rsidRPr="007744F9" w:rsidDel="009C7F5D">
                <w:rPr>
                  <w:rPrChange w:id="710" w:author="Nick Nicholas" w:date="2017-11-20T15:57:00Z">
                    <w:rPr>
                      <w:rFonts w:ascii="Arial Unicode MS" w:eastAsia="Arial Unicode MS" w:hAnsiTheme="minorHAnsi" w:cs="Arial Unicode MS"/>
                    </w:rPr>
                  </w:rPrChange>
                </w:rPr>
                <w:delText>Course/Class</w:delText>
              </w:r>
            </w:del>
          </w:p>
        </w:tc>
        <w:tc>
          <w:tcPr>
            <w:tcW w:w="0" w:type="auto"/>
            <w:tcPrChange w:id="711" w:author="Nick Nicholas" w:date="2017-11-20T15:59:00Z">
              <w:tcPr>
                <w:tcW w:w="0" w:type="auto"/>
              </w:tcPr>
            </w:tcPrChange>
          </w:tcPr>
          <w:p w14:paraId="40CECD44" w14:textId="43087BC8" w:rsidR="00C36897" w:rsidDel="00C36897" w:rsidRDefault="00C36897" w:rsidP="00961591">
            <w:pPr>
              <w:rPr>
                <w:del w:id="712" w:author="Nick Nicholas" w:date="2017-11-20T15:55:00Z"/>
              </w:rPr>
            </w:pPr>
            <w:del w:id="713" w:author="Nick Nicholas" w:date="2017-11-20T15:55:00Z">
              <w:r w:rsidDel="00C36897">
                <w:delText>SectionInfo/</w:delText>
              </w:r>
            </w:del>
          </w:p>
          <w:p w14:paraId="12DC78FF" w14:textId="37818ED5" w:rsidR="00C36897" w:rsidRPr="00B503ED" w:rsidRDefault="00C36897" w:rsidP="00961591">
            <w:del w:id="714" w:author="Nick Nicholas" w:date="2017-11-20T15:55:00Z">
              <w:r w:rsidDel="00C36897">
                <w:delText>SchoolCourseInfoRefId</w:delText>
              </w:r>
            </w:del>
          </w:p>
        </w:tc>
      </w:tr>
      <w:tr w:rsidR="000C3DF5" w:rsidRPr="00D14E7F" w14:paraId="3B5B206C" w14:textId="77777777" w:rsidTr="003161C5">
        <w:tc>
          <w:tcPr>
            <w:tcW w:w="1446" w:type="dxa"/>
            <w:tcPrChange w:id="715" w:author="Nick Nicholas" w:date="2017-11-20T15:59:00Z">
              <w:tcPr>
                <w:tcW w:w="1409" w:type="dxa"/>
                <w:gridSpan w:val="2"/>
              </w:tcPr>
            </w:tcPrChange>
          </w:tcPr>
          <w:p w14:paraId="5D5671D0" w14:textId="578C4D64" w:rsidR="00C36897" w:rsidRPr="007744F9" w:rsidRDefault="00C36897" w:rsidP="00961591">
            <w:pPr>
              <w:rPr>
                <w:rPrChange w:id="716" w:author="Nick Nicholas" w:date="2017-11-20T15:57:00Z">
                  <w:rPr>
                    <w:rFonts w:ascii="Arial Unicode MS" w:eastAsia="Arial Unicode MS" w:hAnsiTheme="minorHAnsi" w:cs="Arial Unicode MS"/>
                  </w:rPr>
                </w:rPrChange>
              </w:rPr>
            </w:pPr>
            <w:r w:rsidRPr="007744F9">
              <w:rPr>
                <w:rPrChange w:id="717" w:author="Nick Nicholas" w:date="2017-11-20T15:57:00Z">
                  <w:rPr>
                    <w:rFonts w:ascii="Arial Unicode MS" w:eastAsia="Arial Unicode MS" w:hAnsiTheme="minorHAnsi" w:cs="Arial Unicode MS"/>
                  </w:rPr>
                </w:rPrChange>
              </w:rPr>
              <w:t xml:space="preserve">Course Covers Learning Standard </w:t>
            </w:r>
          </w:p>
        </w:tc>
        <w:tc>
          <w:tcPr>
            <w:tcW w:w="5294" w:type="dxa"/>
            <w:tcPrChange w:id="718" w:author="Nick Nicholas" w:date="2017-11-20T15:59:00Z">
              <w:tcPr>
                <w:tcW w:w="5457" w:type="dxa"/>
                <w:gridSpan w:val="2"/>
              </w:tcPr>
            </w:tcPrChange>
          </w:tcPr>
          <w:p w14:paraId="0DF51D7F" w14:textId="2D1BEE7D" w:rsidR="00C36897" w:rsidRPr="007744F9" w:rsidRDefault="00C36897" w:rsidP="00961591">
            <w:pPr>
              <w:rPr>
                <w:rPrChange w:id="719" w:author="Nick Nicholas" w:date="2017-11-20T15:57:00Z">
                  <w:rPr>
                    <w:rFonts w:ascii="Arial Unicode MS" w:eastAsia="Arial Unicode MS" w:hAnsiTheme="minorHAnsi" w:cs="Arial Unicode MS"/>
                  </w:rPr>
                </w:rPrChange>
              </w:rPr>
            </w:pPr>
            <w:del w:id="720" w:author="Nick Nicholas" w:date="2017-11-20T15:56:00Z">
              <w:r w:rsidRPr="007744F9" w:rsidDel="008E6F67">
                <w:rPr>
                  <w:rPrChange w:id="721" w:author="Nick Nicholas" w:date="2017-11-20T15:57:00Z">
                    <w:rPr>
                      <w:rFonts w:ascii="Arial Unicode MS" w:eastAsia="Arial Unicode MS" w:hAnsiTheme="minorHAnsi" w:cs="Arial Unicode MS"/>
                    </w:rPr>
                  </w:rPrChange>
                </w:rPr>
                <w:delText>Course/Class/LearningStandards</w:delText>
              </w:r>
            </w:del>
          </w:p>
        </w:tc>
        <w:tc>
          <w:tcPr>
            <w:tcW w:w="0" w:type="auto"/>
            <w:tcPrChange w:id="722" w:author="Nick Nicholas" w:date="2017-11-20T15:59:00Z">
              <w:tcPr>
                <w:tcW w:w="0" w:type="auto"/>
              </w:tcPr>
            </w:tcPrChange>
          </w:tcPr>
          <w:p w14:paraId="0F794BBC" w14:textId="4B75B3D7" w:rsidR="00C36897" w:rsidRPr="00AC13A6" w:rsidRDefault="00C36897" w:rsidP="00961591">
            <w:pPr>
              <w:rPr>
                <w:lang w:val="en-US"/>
                <w:rPrChange w:id="723" w:author="Nick Nicholas" w:date="2017-11-16T12:14:00Z">
                  <w:rPr/>
                </w:rPrChange>
              </w:rPr>
            </w:pPr>
            <w:r w:rsidRPr="00AC13A6">
              <w:rPr>
                <w:lang w:val="en-US"/>
                <w:rPrChange w:id="724" w:author="Nick Nicholas" w:date="2017-11-16T12:14:00Z">
                  <w:rPr/>
                </w:rPrChange>
              </w:rPr>
              <w:t>SIF has to date treated this only as metadata of SectionInfo</w:t>
            </w:r>
          </w:p>
        </w:tc>
      </w:tr>
      <w:tr w:rsidR="000C3DF5" w:rsidRPr="00D14E7F" w14:paraId="69B914F2" w14:textId="77777777" w:rsidTr="003161C5">
        <w:tc>
          <w:tcPr>
            <w:tcW w:w="1446" w:type="dxa"/>
            <w:tcPrChange w:id="725" w:author="Nick Nicholas" w:date="2017-11-20T15:59:00Z">
              <w:tcPr>
                <w:tcW w:w="1409" w:type="dxa"/>
                <w:gridSpan w:val="2"/>
              </w:tcPr>
            </w:tcPrChange>
          </w:tcPr>
          <w:p w14:paraId="6F0689DA" w14:textId="16501D31" w:rsidR="00C36897" w:rsidRPr="007744F9" w:rsidRDefault="00C36897" w:rsidP="00AE595F">
            <w:pPr>
              <w:rPr>
                <w:rPrChange w:id="726" w:author="Nick Nicholas" w:date="2017-11-20T15:57:00Z">
                  <w:rPr>
                    <w:rFonts w:ascii="Arial Unicode MS" w:eastAsia="Arial Unicode MS" w:hAnsiTheme="minorHAnsi" w:cs="Arial Unicode MS"/>
                  </w:rPr>
                </w:rPrChange>
              </w:rPr>
            </w:pPr>
            <w:del w:id="727" w:author="Nick Nicholas" w:date="2017-11-20T15:56:00Z">
              <w:r w:rsidRPr="007744F9" w:rsidDel="00831C0F">
                <w:rPr>
                  <w:rPrChange w:id="728" w:author="Nick Nicholas" w:date="2017-11-20T15:57:00Z">
                    <w:rPr>
                      <w:rFonts w:ascii="Arial Unicode MS" w:eastAsia="Arial Unicode MS" w:hAnsiTheme="minorHAnsi" w:cs="Arial Unicode MS"/>
                    </w:rPr>
                  </w:rPrChange>
                </w:rPr>
                <w:delText xml:space="preserve">Course </w:delText>
              </w:r>
            </w:del>
            <w:ins w:id="729" w:author="Nick Nicholas" w:date="2017-11-20T15:56:00Z">
              <w:r w:rsidR="00831C0F" w:rsidRPr="007744F9">
                <w:rPr>
                  <w:rPrChange w:id="730" w:author="Nick Nicholas" w:date="2017-11-20T15:57:00Z">
                    <w:rPr>
                      <w:rFonts w:ascii="Arial Unicode MS" w:eastAsia="Arial Unicode MS" w:hAnsiTheme="minorHAnsi" w:cs="Arial Unicode MS"/>
                    </w:rPr>
                  </w:rPrChange>
                </w:rPr>
                <w:t xml:space="preserve">Assessment </w:t>
              </w:r>
            </w:ins>
            <w:r w:rsidRPr="007744F9">
              <w:rPr>
                <w:rPrChange w:id="731" w:author="Nick Nicholas" w:date="2017-11-20T15:57:00Z">
                  <w:rPr>
                    <w:rFonts w:ascii="Arial Unicode MS" w:eastAsia="Arial Unicode MS" w:hAnsiTheme="minorHAnsi" w:cs="Arial Unicode MS"/>
                  </w:rPr>
                </w:rPrChange>
              </w:rPr>
              <w:t xml:space="preserve">Covers Learning Standard </w:t>
            </w:r>
          </w:p>
        </w:tc>
        <w:tc>
          <w:tcPr>
            <w:tcW w:w="5294" w:type="dxa"/>
            <w:tcPrChange w:id="732" w:author="Nick Nicholas" w:date="2017-11-20T15:59:00Z">
              <w:tcPr>
                <w:tcW w:w="5457" w:type="dxa"/>
                <w:gridSpan w:val="2"/>
              </w:tcPr>
            </w:tcPrChange>
          </w:tcPr>
          <w:p w14:paraId="55C77DD0" w14:textId="424B55A0" w:rsidR="00C36897" w:rsidRPr="007744F9" w:rsidRDefault="00C36897" w:rsidP="00AE595F">
            <w:pPr>
              <w:rPr>
                <w:rPrChange w:id="733" w:author="Nick Nicholas" w:date="2017-11-20T15:57:00Z">
                  <w:rPr>
                    <w:rFonts w:ascii="Arial Unicode MS" w:eastAsia="Arial Unicode MS" w:hAnsiTheme="minorHAnsi" w:cs="Arial Unicode MS"/>
                  </w:rPr>
                </w:rPrChange>
              </w:rPr>
            </w:pPr>
            <w:del w:id="734" w:author="Nick Nicholas" w:date="2017-11-20T15:56:00Z">
              <w:r w:rsidRPr="007744F9" w:rsidDel="00831C0F">
                <w:rPr>
                  <w:rPrChange w:id="735" w:author="Nick Nicholas" w:date="2017-11-20T15:57:00Z">
                    <w:rPr>
                      <w:rFonts w:ascii="Arial Unicode MS" w:eastAsia="Arial Unicode MS" w:hAnsiTheme="minorHAnsi" w:cs="Arial Unicode MS"/>
                    </w:rPr>
                  </w:rPrChange>
                </w:rPr>
                <w:delText>Course/Assessment/ LearningStandards</w:delText>
              </w:r>
            </w:del>
          </w:p>
        </w:tc>
        <w:tc>
          <w:tcPr>
            <w:tcW w:w="0" w:type="auto"/>
            <w:tcPrChange w:id="736" w:author="Nick Nicholas" w:date="2017-11-20T15:59:00Z">
              <w:tcPr>
                <w:tcW w:w="0" w:type="auto"/>
              </w:tcPr>
            </w:tcPrChange>
          </w:tcPr>
          <w:p w14:paraId="6132822E" w14:textId="76664818" w:rsidR="00C36897" w:rsidRPr="00AC13A6" w:rsidRDefault="00C36897" w:rsidP="00961591">
            <w:pPr>
              <w:rPr>
                <w:lang w:val="en-US"/>
                <w:rPrChange w:id="737" w:author="Nick Nicholas" w:date="2017-11-16T12:14:00Z">
                  <w:rPr/>
                </w:rPrChange>
              </w:rPr>
            </w:pPr>
            <w:r w:rsidRPr="00AC13A6">
              <w:rPr>
                <w:lang w:val="en-US"/>
                <w:rPrChange w:id="738" w:author="Nick Nicholas" w:date="2017-11-16T12:14:00Z">
                  <w:rPr/>
                </w:rPrChange>
              </w:rPr>
              <w:t xml:space="preserve">(not necessary for data exchange, is captured in </w:t>
            </w:r>
            <w:del w:id="739" w:author="Linda Marshall" w:date="2017-11-16T11:29:00Z">
              <w:r w:rsidRPr="00AC13A6" w:rsidDel="002474FD">
                <w:rPr>
                  <w:lang w:val="en-US"/>
                  <w:rPrChange w:id="740" w:author="Nick Nicholas" w:date="2017-11-16T12:14:00Z">
                    <w:rPr/>
                  </w:rPrChange>
                </w:rPr>
                <w:delText>qualification</w:delText>
              </w:r>
            </w:del>
            <w:ins w:id="741" w:author="Nick Nicholas" w:date="2017-11-20T15:58:00Z">
              <w:r w:rsidR="00E437C1">
                <w:rPr>
                  <w:lang w:val="en-US"/>
                </w:rPr>
                <w:t>StudentAttainmentAchievement</w:t>
              </w:r>
            </w:ins>
            <w:ins w:id="742" w:author="Linda Marshall" w:date="2017-11-16T11:29:00Z">
              <w:del w:id="743" w:author="Nick Nicholas" w:date="2017-11-20T15:58:00Z">
                <w:r w:rsidRPr="00AC13A6" w:rsidDel="00E437C1">
                  <w:rPr>
                    <w:lang w:val="en-US"/>
                    <w:rPrChange w:id="744" w:author="Nick Nicholas" w:date="2017-11-16T12:14:00Z">
                      <w:rPr/>
                    </w:rPrChange>
                  </w:rPr>
                  <w:delText>Credential</w:delText>
                </w:r>
              </w:del>
            </w:ins>
            <w:del w:id="745" w:author="Nick Nicholas" w:date="2017-11-20T15:58:00Z">
              <w:r w:rsidRPr="00AC13A6" w:rsidDel="00E437C1">
                <w:rPr>
                  <w:lang w:val="en-US"/>
                  <w:rPrChange w:id="746" w:author="Nick Nicholas" w:date="2017-11-16T12:14:00Z">
                    <w:rPr/>
                  </w:rPrChange>
                </w:rPr>
                <w:delText xml:space="preserve"> achievement</w:delText>
              </w:r>
            </w:del>
            <w:r w:rsidRPr="00AC13A6">
              <w:rPr>
                <w:lang w:val="en-US"/>
                <w:rPrChange w:id="747" w:author="Nick Nicholas" w:date="2017-11-16T12:14:00Z">
                  <w:rPr/>
                </w:rPrChange>
              </w:rPr>
              <w:t>)</w:t>
            </w:r>
          </w:p>
        </w:tc>
      </w:tr>
      <w:tr w:rsidR="000C3DF5" w:rsidRPr="00D14E7F" w14:paraId="2329A714" w14:textId="77777777" w:rsidTr="003161C5">
        <w:tc>
          <w:tcPr>
            <w:tcW w:w="1446" w:type="dxa"/>
            <w:tcPrChange w:id="748" w:author="Nick Nicholas" w:date="2017-11-20T15:59:00Z">
              <w:tcPr>
                <w:tcW w:w="1409" w:type="dxa"/>
                <w:gridSpan w:val="2"/>
              </w:tcPr>
            </w:tcPrChange>
          </w:tcPr>
          <w:p w14:paraId="74CC93DF" w14:textId="36DA9E25" w:rsidR="00C36897" w:rsidRPr="007744F9" w:rsidRDefault="00C36897" w:rsidP="00AE595F">
            <w:pPr>
              <w:rPr>
                <w:rPrChange w:id="749" w:author="Nick Nicholas" w:date="2017-11-20T15:57:00Z">
                  <w:rPr>
                    <w:rFonts w:ascii="Arial Unicode MS" w:eastAsia="Arial Unicode MS" w:hAnsiTheme="minorHAnsi" w:cs="Arial Unicode MS"/>
                  </w:rPr>
                </w:rPrChange>
              </w:rPr>
            </w:pPr>
            <w:r w:rsidRPr="007744F9">
              <w:rPr>
                <w:rPrChange w:id="750" w:author="Nick Nicholas" w:date="2017-11-20T15:57:00Z">
                  <w:rPr>
                    <w:rFonts w:ascii="Arial Unicode MS" w:eastAsia="Arial Unicode MS" w:hAnsiTheme="minorHAnsi" w:cs="Arial Unicode MS"/>
                  </w:rPr>
                </w:rPrChange>
              </w:rPr>
              <w:t xml:space="preserve">Course Results in </w:t>
            </w:r>
            <w:del w:id="751" w:author="Linda Marshall" w:date="2017-11-16T11:29:00Z">
              <w:r w:rsidRPr="007744F9" w:rsidDel="002474FD">
                <w:rPr>
                  <w:rPrChange w:id="752" w:author="Nick Nicholas" w:date="2017-11-20T15:57:00Z">
                    <w:rPr>
                      <w:rFonts w:ascii="Arial Unicode MS" w:eastAsia="Arial Unicode MS" w:hAnsiTheme="minorHAnsi" w:cs="Arial Unicode MS"/>
                    </w:rPr>
                  </w:rPrChange>
                </w:rPr>
                <w:delText>Qualification</w:delText>
              </w:r>
            </w:del>
            <w:ins w:id="753" w:author="Linda Marshall" w:date="2017-11-16T11:29:00Z">
              <w:r w:rsidRPr="007744F9">
                <w:rPr>
                  <w:rPrChange w:id="754" w:author="Nick Nicholas" w:date="2017-11-20T15:57:00Z">
                    <w:rPr>
                      <w:rFonts w:ascii="Arial Unicode MS" w:eastAsia="Arial Unicode MS" w:hAnsiTheme="minorHAnsi" w:cs="Arial Unicode MS"/>
                    </w:rPr>
                  </w:rPrChange>
                </w:rPr>
                <w:t>Credential</w:t>
              </w:r>
            </w:ins>
          </w:p>
        </w:tc>
        <w:tc>
          <w:tcPr>
            <w:tcW w:w="5294" w:type="dxa"/>
            <w:tcPrChange w:id="755" w:author="Nick Nicholas" w:date="2017-11-20T15:59:00Z">
              <w:tcPr>
                <w:tcW w:w="5457" w:type="dxa"/>
                <w:gridSpan w:val="2"/>
              </w:tcPr>
            </w:tcPrChange>
          </w:tcPr>
          <w:p w14:paraId="747F01D6" w14:textId="20C93D15" w:rsidR="00C36897" w:rsidRPr="007744F9" w:rsidRDefault="00C36897" w:rsidP="00AE595F">
            <w:pPr>
              <w:rPr>
                <w:rPrChange w:id="756" w:author="Nick Nicholas" w:date="2017-11-20T15:57:00Z">
                  <w:rPr>
                    <w:rFonts w:ascii="Arial Unicode MS" w:eastAsia="Arial Unicode MS" w:hAnsiTheme="minorHAnsi" w:cs="Arial Unicode MS"/>
                  </w:rPr>
                </w:rPrChange>
              </w:rPr>
            </w:pPr>
            <w:ins w:id="757" w:author="Nick Nicholas" w:date="2017-11-20T15:54:00Z">
              <w:r w:rsidRPr="007744F9">
                <w:rPr>
                  <w:rPrChange w:id="758" w:author="Nick Nicholas" w:date="2017-11-20T15:57:00Z">
                    <w:rPr>
                      <w:rFonts w:ascii="Arial Unicode MS" w:eastAsia="Arial Unicode MS" w:hAnsiTheme="minorHAnsi" w:cs="Arial Unicode MS"/>
                    </w:rPr>
                  </w:rPrChange>
                </w:rPr>
                <w:t>(</w:t>
              </w:r>
            </w:ins>
            <w:r w:rsidRPr="007744F9">
              <w:rPr>
                <w:rPrChange w:id="759" w:author="Nick Nicholas" w:date="2017-11-20T15:57:00Z">
                  <w:rPr>
                    <w:rFonts w:ascii="Arial Unicode MS" w:eastAsia="Arial Unicode MS" w:hAnsiTheme="minorHAnsi" w:cs="Arial Unicode MS"/>
                  </w:rPr>
                </w:rPrChange>
              </w:rPr>
              <w:t>Course/</w:t>
            </w:r>
            <w:del w:id="760" w:author="Linda Marshall" w:date="2017-11-16T11:46:00Z">
              <w:r w:rsidRPr="007744F9" w:rsidDel="00957CFA">
                <w:rPr>
                  <w:rPrChange w:id="761" w:author="Nick Nicholas" w:date="2017-11-20T15:57:00Z">
                    <w:rPr>
                      <w:rFonts w:ascii="Arial Unicode MS" w:eastAsia="Arial Unicode MS" w:hAnsiTheme="minorHAnsi" w:cs="Arial Unicode MS"/>
                    </w:rPr>
                  </w:rPrChange>
                </w:rPr>
                <w:delText>Qualification</w:delText>
              </w:r>
            </w:del>
            <w:ins w:id="762" w:author="Linda Marshall" w:date="2017-11-16T11:46:00Z">
              <w:r w:rsidRPr="007744F9">
                <w:rPr>
                  <w:rPrChange w:id="763" w:author="Nick Nicholas" w:date="2017-11-20T15:57:00Z">
                    <w:rPr>
                      <w:rFonts w:ascii="Arial Unicode MS" w:eastAsia="Arial Unicode MS" w:hAnsiTheme="minorHAnsi" w:cs="Arial Unicode MS"/>
                    </w:rPr>
                  </w:rPrChange>
                </w:rPr>
                <w:t>Credential</w:t>
              </w:r>
            </w:ins>
            <w:ins w:id="764" w:author="Nick Nicholas" w:date="2017-11-20T15:54:00Z">
              <w:r w:rsidRPr="007744F9">
                <w:rPr>
                  <w:rPrChange w:id="765" w:author="Nick Nicholas" w:date="2017-11-20T15:57:00Z">
                    <w:rPr>
                      <w:rFonts w:ascii="Arial Unicode MS" w:eastAsia="Arial Unicode MS" w:hAnsiTheme="minorHAnsi" w:cs="Arial Unicode MS"/>
                    </w:rPr>
                  </w:rPrChange>
                </w:rPr>
                <w:t>)</w:t>
              </w:r>
            </w:ins>
          </w:p>
        </w:tc>
        <w:tc>
          <w:tcPr>
            <w:tcW w:w="0" w:type="auto"/>
            <w:tcPrChange w:id="766" w:author="Nick Nicholas" w:date="2017-11-20T15:59:00Z">
              <w:tcPr>
                <w:tcW w:w="0" w:type="auto"/>
              </w:tcPr>
            </w:tcPrChange>
          </w:tcPr>
          <w:p w14:paraId="47765F0F" w14:textId="20E055F1" w:rsidR="00C36897" w:rsidRPr="00AC13A6" w:rsidRDefault="00C36897" w:rsidP="00DE5B06">
            <w:pPr>
              <w:rPr>
                <w:lang w:val="en-US"/>
                <w:rPrChange w:id="767" w:author="Nick Nicholas" w:date="2017-11-16T12:14:00Z">
                  <w:rPr/>
                </w:rPrChange>
              </w:rPr>
            </w:pPr>
            <w:r w:rsidRPr="00AC13A6">
              <w:rPr>
                <w:lang w:val="en-US"/>
                <w:rPrChange w:id="768" w:author="Nick Nicholas" w:date="2017-11-16T12:14:00Z">
                  <w:rPr/>
                </w:rPrChange>
              </w:rPr>
              <w:t>Add SchoolCourseInfo/</w:t>
            </w:r>
            <w:del w:id="769" w:author="Linda Marshall" w:date="2017-11-16T11:30:00Z">
              <w:r w:rsidRPr="00AC13A6" w:rsidDel="002474FD">
                <w:rPr>
                  <w:lang w:val="en-US"/>
                  <w:rPrChange w:id="770" w:author="Nick Nicholas" w:date="2017-11-16T12:14:00Z">
                    <w:rPr/>
                  </w:rPrChange>
                </w:rPr>
                <w:delText>Qualification</w:delText>
              </w:r>
            </w:del>
            <w:ins w:id="771" w:author="Linda Marshall" w:date="2017-11-16T11:30:00Z">
              <w:r w:rsidRPr="00AC13A6">
                <w:rPr>
                  <w:lang w:val="en-US"/>
                  <w:rPrChange w:id="772" w:author="Nick Nicholas" w:date="2017-11-16T12:14:00Z">
                    <w:rPr/>
                  </w:rPrChange>
                </w:rPr>
                <w:t>Credential</w:t>
              </w:r>
            </w:ins>
            <w:r w:rsidRPr="00AC13A6">
              <w:rPr>
                <w:lang w:val="en-US"/>
                <w:rPrChange w:id="773" w:author="Nick Nicholas" w:date="2017-11-16T12:14:00Z">
                  <w:rPr/>
                </w:rPrChange>
              </w:rPr>
              <w:t>Info, but not necessary for data exchange</w:t>
            </w:r>
          </w:p>
        </w:tc>
      </w:tr>
      <w:tr w:rsidR="000C3DF5" w:rsidRPr="00B503ED" w14:paraId="3E3388AC" w14:textId="77777777" w:rsidTr="003161C5">
        <w:tc>
          <w:tcPr>
            <w:tcW w:w="1446" w:type="dxa"/>
            <w:tcPrChange w:id="774" w:author="Nick Nicholas" w:date="2017-11-20T15:59:00Z">
              <w:tcPr>
                <w:tcW w:w="1409" w:type="dxa"/>
                <w:gridSpan w:val="2"/>
              </w:tcPr>
            </w:tcPrChange>
          </w:tcPr>
          <w:p w14:paraId="458DA13F" w14:textId="5153AFAE" w:rsidR="00C36897" w:rsidRPr="007744F9" w:rsidRDefault="00C36897" w:rsidP="00961591">
            <w:pPr>
              <w:rPr>
                <w:rPrChange w:id="775" w:author="Nick Nicholas" w:date="2017-11-20T15:57:00Z">
                  <w:rPr>
                    <w:rFonts w:ascii="Arial Unicode MS" w:eastAsia="Arial Unicode MS" w:hAnsiTheme="minorHAnsi" w:cs="Arial Unicode MS"/>
                  </w:rPr>
                </w:rPrChange>
              </w:rPr>
            </w:pPr>
            <w:r w:rsidRPr="007744F9">
              <w:rPr>
                <w:rPrChange w:id="776" w:author="Nick Nicholas" w:date="2017-11-20T15:57:00Z">
                  <w:rPr>
                    <w:rFonts w:ascii="Arial Unicode MS" w:eastAsia="Arial Unicode MS" w:hAnsiTheme="minorHAnsi" w:cs="Arial Unicode MS"/>
                  </w:rPr>
                </w:rPrChange>
              </w:rPr>
              <w:t>Student Registers for Assessment</w:t>
            </w:r>
          </w:p>
        </w:tc>
        <w:tc>
          <w:tcPr>
            <w:tcW w:w="5294" w:type="dxa"/>
            <w:tcPrChange w:id="777" w:author="Nick Nicholas" w:date="2017-11-20T15:59:00Z">
              <w:tcPr>
                <w:tcW w:w="5457" w:type="dxa"/>
                <w:gridSpan w:val="2"/>
              </w:tcPr>
            </w:tcPrChange>
          </w:tcPr>
          <w:p w14:paraId="663D6C62" w14:textId="6751BB5C" w:rsidR="00C36897" w:rsidRPr="007744F9" w:rsidRDefault="00C36897" w:rsidP="00961591">
            <w:pPr>
              <w:rPr>
                <w:rPrChange w:id="778" w:author="Nick Nicholas" w:date="2017-11-20T15:57:00Z">
                  <w:rPr>
                    <w:rFonts w:ascii="Arial Unicode MS" w:eastAsia="Arial Unicode MS" w:hAnsiTheme="minorHAnsi" w:cs="Arial Unicode MS"/>
                  </w:rPr>
                </w:rPrChange>
              </w:rPr>
            </w:pPr>
            <w:r w:rsidRPr="007744F9">
              <w:rPr>
                <w:rPrChange w:id="779" w:author="Nick Nicholas" w:date="2017-11-20T15:57:00Z">
                  <w:rPr>
                    <w:rFonts w:ascii="Arial Unicode MS" w:eastAsia="Arial Unicode MS" w:hAnsiTheme="minorHAnsi" w:cs="Arial Unicode MS"/>
                  </w:rPr>
                </w:rPrChange>
              </w:rPr>
              <w:t>StudentAssessmentRegistration</w:t>
            </w:r>
          </w:p>
        </w:tc>
        <w:tc>
          <w:tcPr>
            <w:tcW w:w="0" w:type="auto"/>
            <w:tcPrChange w:id="780" w:author="Nick Nicholas" w:date="2017-11-20T15:59:00Z">
              <w:tcPr>
                <w:tcW w:w="0" w:type="auto"/>
              </w:tcPr>
            </w:tcPrChange>
          </w:tcPr>
          <w:p w14:paraId="5D73CAAF" w14:textId="126CA9F2" w:rsidR="00C36897" w:rsidRPr="00B503ED" w:rsidRDefault="00C36897" w:rsidP="00961591">
            <w:ins w:id="781" w:author="Nick Nicholas" w:date="2017-11-20T15:35:00Z">
              <w:r>
                <w:t>(not yet provided)</w:t>
              </w:r>
            </w:ins>
          </w:p>
        </w:tc>
      </w:tr>
      <w:tr w:rsidR="000C3DF5" w:rsidRPr="00B503ED" w14:paraId="2045561F" w14:textId="77777777" w:rsidTr="003161C5">
        <w:tc>
          <w:tcPr>
            <w:tcW w:w="1446" w:type="dxa"/>
            <w:tcPrChange w:id="782" w:author="Nick Nicholas" w:date="2017-11-20T15:59:00Z">
              <w:tcPr>
                <w:tcW w:w="1409" w:type="dxa"/>
                <w:gridSpan w:val="2"/>
              </w:tcPr>
            </w:tcPrChange>
          </w:tcPr>
          <w:p w14:paraId="0CF7949E" w14:textId="6B3A89AD" w:rsidR="00C36897" w:rsidRPr="00F243C5" w:rsidRDefault="00C36897" w:rsidP="00961591">
            <w:pPr>
              <w:rPr>
                <w:lang w:val="en-US"/>
                <w:rPrChange w:id="783" w:author="Nick Nicholas" w:date="2017-11-20T16:55:00Z">
                  <w:rPr>
                    <w:rFonts w:ascii="Arial Unicode MS" w:eastAsia="Arial Unicode MS" w:hAnsiTheme="minorHAnsi" w:cs="Arial Unicode MS"/>
                  </w:rPr>
                </w:rPrChange>
              </w:rPr>
            </w:pPr>
            <w:r w:rsidRPr="00F243C5">
              <w:rPr>
                <w:lang w:val="en-US"/>
                <w:rPrChange w:id="784" w:author="Nick Nicholas" w:date="2017-11-20T16:55:00Z">
                  <w:rPr>
                    <w:rFonts w:ascii="Arial Unicode MS" w:eastAsia="Arial Unicode MS" w:hAnsiTheme="minorHAnsi" w:cs="Arial Unicode MS"/>
                  </w:rPr>
                </w:rPrChange>
              </w:rPr>
              <w:t xml:space="preserve">Student Receives Assessment Score, Assessment Receives </w:t>
            </w:r>
            <w:proofErr w:type="gramStart"/>
            <w:r w:rsidRPr="00F243C5">
              <w:rPr>
                <w:lang w:val="en-US"/>
                <w:rPrChange w:id="785" w:author="Nick Nicholas" w:date="2017-11-20T16:55:00Z">
                  <w:rPr>
                    <w:rFonts w:ascii="Arial Unicode MS" w:eastAsia="Arial Unicode MS" w:hAnsiTheme="minorHAnsi" w:cs="Arial Unicode MS"/>
                  </w:rPr>
                </w:rPrChange>
              </w:rPr>
              <w:t>final</w:t>
            </w:r>
            <w:proofErr w:type="gramEnd"/>
            <w:r w:rsidRPr="00F243C5">
              <w:rPr>
                <w:lang w:val="en-US"/>
                <w:rPrChange w:id="786" w:author="Nick Nicholas" w:date="2017-11-20T16:55:00Z">
                  <w:rPr>
                    <w:rFonts w:ascii="Arial Unicode MS" w:eastAsia="Arial Unicode MS" w:hAnsiTheme="minorHAnsi" w:cs="Arial Unicode MS"/>
                  </w:rPr>
                </w:rPrChange>
              </w:rPr>
              <w:t xml:space="preserve"> Assessment Score</w:t>
            </w:r>
          </w:p>
        </w:tc>
        <w:tc>
          <w:tcPr>
            <w:tcW w:w="5294" w:type="dxa"/>
            <w:tcPrChange w:id="787" w:author="Nick Nicholas" w:date="2017-11-20T15:59:00Z">
              <w:tcPr>
                <w:tcW w:w="5457" w:type="dxa"/>
                <w:gridSpan w:val="2"/>
              </w:tcPr>
            </w:tcPrChange>
          </w:tcPr>
          <w:p w14:paraId="75F48407" w14:textId="47AAA222" w:rsidR="00C36897" w:rsidRPr="007744F9" w:rsidRDefault="00C36897" w:rsidP="00961591">
            <w:pPr>
              <w:rPr>
                <w:rPrChange w:id="788" w:author="Nick Nicholas" w:date="2017-11-20T15:57:00Z">
                  <w:rPr>
                    <w:rFonts w:ascii="Arial Unicode MS" w:eastAsia="Arial Unicode MS" w:hAnsiTheme="minorHAnsi" w:cs="Arial Unicode MS"/>
                  </w:rPr>
                </w:rPrChange>
              </w:rPr>
            </w:pPr>
            <w:r w:rsidRPr="007744F9">
              <w:rPr>
                <w:rPrChange w:id="789" w:author="Nick Nicholas" w:date="2017-11-20T15:57:00Z">
                  <w:rPr>
                    <w:rFonts w:ascii="Arial Unicode MS" w:eastAsia="Arial Unicode MS" w:hAnsiTheme="minorHAnsi" w:cs="Arial Unicode MS"/>
                  </w:rPr>
                </w:rPrChange>
              </w:rPr>
              <w:t>StudentAssessmentScoreSet</w:t>
            </w:r>
            <w:ins w:id="790" w:author="Nick Nicholas" w:date="2017-11-20T15:35:00Z">
              <w:r w:rsidRPr="007744F9">
                <w:rPr>
                  <w:rPrChange w:id="791" w:author="Nick Nicholas" w:date="2017-11-20T15:57:00Z">
                    <w:rPr>
                      <w:rFonts w:ascii="Arial Unicode MS" w:eastAsia="Arial Unicode MS" w:hAnsiTheme="minorHAnsi" w:cs="Arial Unicode MS"/>
                    </w:rPr>
                  </w:rPrChange>
                </w:rPr>
                <w:t>/ Assessment Results</w:t>
              </w:r>
            </w:ins>
          </w:p>
        </w:tc>
        <w:tc>
          <w:tcPr>
            <w:tcW w:w="0" w:type="auto"/>
            <w:tcPrChange w:id="792" w:author="Nick Nicholas" w:date="2017-11-20T15:59:00Z">
              <w:tcPr>
                <w:tcW w:w="0" w:type="auto"/>
              </w:tcPr>
            </w:tcPrChange>
          </w:tcPr>
          <w:p w14:paraId="4079EB51" w14:textId="67AA7C3A" w:rsidR="00C36897" w:rsidRPr="00220E94" w:rsidRDefault="00C36897" w:rsidP="00961591">
            <w:ins w:id="793" w:author="Nick Nicholas" w:date="2017-11-20T15:35:00Z">
              <w:r>
                <w:t>(not yet provided)</w:t>
              </w:r>
            </w:ins>
          </w:p>
        </w:tc>
      </w:tr>
      <w:tr w:rsidR="000C3DF5" w:rsidRPr="00B503ED" w14:paraId="00864089" w14:textId="77777777" w:rsidTr="003161C5">
        <w:tc>
          <w:tcPr>
            <w:tcW w:w="1446" w:type="dxa"/>
            <w:tcPrChange w:id="794" w:author="Nick Nicholas" w:date="2017-11-20T15:59:00Z">
              <w:tcPr>
                <w:tcW w:w="1409" w:type="dxa"/>
                <w:gridSpan w:val="2"/>
              </w:tcPr>
            </w:tcPrChange>
          </w:tcPr>
          <w:p w14:paraId="3E49EE32" w14:textId="19758CFD" w:rsidR="00C36897" w:rsidRPr="007744F9" w:rsidRDefault="007744F9" w:rsidP="00961591">
            <w:pPr>
              <w:rPr>
                <w:lang w:val="en-US"/>
                <w:rPrChange w:id="795" w:author="Nick Nicholas" w:date="2017-11-20T15:58:00Z">
                  <w:rPr>
                    <w:rFonts w:ascii="Arial Unicode MS" w:eastAsia="Arial Unicode MS" w:hAnsiTheme="minorHAnsi" w:cs="Arial Unicode MS"/>
                  </w:rPr>
                </w:rPrChange>
              </w:rPr>
            </w:pPr>
            <w:ins w:id="796" w:author="Nick Nicholas" w:date="2017-11-20T15:57:00Z">
              <w:r w:rsidRPr="007744F9">
                <w:rPr>
                  <w:lang w:val="en-US"/>
                  <w:rPrChange w:id="797" w:author="Nick Nicholas" w:date="2017-11-20T15:58:00Z">
                    <w:rPr/>
                  </w:rPrChange>
                </w:rPr>
                <w:t>Assessment score is broken down by Learning Standards</w:t>
              </w:r>
            </w:ins>
          </w:p>
        </w:tc>
        <w:tc>
          <w:tcPr>
            <w:tcW w:w="5294" w:type="dxa"/>
            <w:tcPrChange w:id="798" w:author="Nick Nicholas" w:date="2017-11-20T15:59:00Z">
              <w:tcPr>
                <w:tcW w:w="5457" w:type="dxa"/>
                <w:gridSpan w:val="2"/>
              </w:tcPr>
            </w:tcPrChange>
          </w:tcPr>
          <w:p w14:paraId="5E8FACC9" w14:textId="3B7065BF" w:rsidR="00C36897" w:rsidRPr="007744F9" w:rsidRDefault="007744F9" w:rsidP="00961591">
            <w:pPr>
              <w:rPr>
                <w:rPrChange w:id="799" w:author="Nick Nicholas" w:date="2017-11-20T15:57:00Z">
                  <w:rPr>
                    <w:rFonts w:ascii="Arial Unicode MS" w:eastAsia="Arial Unicode MS" w:hAnsiTheme="minorHAnsi" w:cs="Arial Unicode MS"/>
                  </w:rPr>
                </w:rPrChange>
              </w:rPr>
            </w:pPr>
            <w:ins w:id="800" w:author="Nick Nicholas" w:date="2017-11-20T15:58:00Z">
              <w:r>
                <w:rPr>
                  <w:lang w:val="en-US"/>
                </w:rPr>
                <w:t>(</w:t>
              </w:r>
            </w:ins>
            <w:r w:rsidR="00C36897" w:rsidRPr="007744F9">
              <w:rPr>
                <w:rPrChange w:id="801" w:author="Nick Nicholas" w:date="2017-11-20T15:57:00Z">
                  <w:rPr>
                    <w:rFonts w:ascii="Arial Unicode MS" w:eastAsia="Arial Unicode MS" w:hAnsiTheme="minorHAnsi" w:cs="Arial Unicode MS"/>
                  </w:rPr>
                </w:rPrChange>
              </w:rPr>
              <w:t>StudentAssessmentScoreSet/ LearningStandardsBreakdown</w:t>
            </w:r>
            <w:ins w:id="802" w:author="Nick Nicholas" w:date="2017-11-20T15:58:00Z">
              <w:r>
                <w:t>)</w:t>
              </w:r>
            </w:ins>
          </w:p>
        </w:tc>
        <w:tc>
          <w:tcPr>
            <w:tcW w:w="0" w:type="auto"/>
            <w:tcPrChange w:id="803" w:author="Nick Nicholas" w:date="2017-11-20T15:59:00Z">
              <w:tcPr>
                <w:tcW w:w="0" w:type="auto"/>
              </w:tcPr>
            </w:tcPrChange>
          </w:tcPr>
          <w:p w14:paraId="48E47C6D" w14:textId="61FC2940" w:rsidR="00C36897" w:rsidRPr="003E5C44" w:rsidRDefault="007744F9" w:rsidP="00961591">
            <w:ins w:id="804" w:author="Nick Nicholas" w:date="2017-11-20T15:58:00Z">
              <w:r>
                <w:t>(not yet provided)</w:t>
              </w:r>
            </w:ins>
          </w:p>
        </w:tc>
      </w:tr>
      <w:tr w:rsidR="000C3DF5" w:rsidRPr="00D14E7F" w14:paraId="35A0BE70" w14:textId="77777777" w:rsidTr="003161C5">
        <w:tc>
          <w:tcPr>
            <w:tcW w:w="1446" w:type="dxa"/>
            <w:tcPrChange w:id="805" w:author="Nick Nicholas" w:date="2017-11-20T15:59:00Z">
              <w:tcPr>
                <w:tcW w:w="1409" w:type="dxa"/>
                <w:gridSpan w:val="2"/>
              </w:tcPr>
            </w:tcPrChange>
          </w:tcPr>
          <w:p w14:paraId="0681DFAF" w14:textId="7CC89ACD" w:rsidR="00C36897" w:rsidRPr="007744F9" w:rsidRDefault="00C36897" w:rsidP="00961591">
            <w:pPr>
              <w:rPr>
                <w:rPrChange w:id="806" w:author="Nick Nicholas" w:date="2017-11-20T15:57:00Z">
                  <w:rPr>
                    <w:rFonts w:ascii="Arial Unicode MS" w:eastAsia="Arial Unicode MS" w:hAnsiTheme="minorHAnsi" w:cs="Arial Unicode MS"/>
                  </w:rPr>
                </w:rPrChange>
              </w:rPr>
            </w:pPr>
            <w:r w:rsidRPr="007744F9">
              <w:rPr>
                <w:rPrChange w:id="807" w:author="Nick Nicholas" w:date="2017-11-20T15:57:00Z">
                  <w:rPr>
                    <w:rFonts w:ascii="Arial Unicode MS" w:eastAsia="Arial Unicode MS" w:hAnsiTheme="minorHAnsi" w:cs="Arial Unicode MS"/>
                  </w:rPr>
                </w:rPrChange>
              </w:rPr>
              <w:lastRenderedPageBreak/>
              <w:t xml:space="preserve">Grade Credits Towards </w:t>
            </w:r>
            <w:del w:id="808" w:author="Linda Marshall" w:date="2017-11-16T11:30:00Z">
              <w:r w:rsidRPr="007744F9" w:rsidDel="002474FD">
                <w:rPr>
                  <w:rPrChange w:id="809" w:author="Nick Nicholas" w:date="2017-11-20T15:57:00Z">
                    <w:rPr>
                      <w:rFonts w:ascii="Arial Unicode MS" w:eastAsia="Arial Unicode MS" w:hAnsiTheme="minorHAnsi" w:cs="Arial Unicode MS"/>
                    </w:rPr>
                  </w:rPrChange>
                </w:rPr>
                <w:delText>Qualification</w:delText>
              </w:r>
            </w:del>
            <w:ins w:id="810" w:author="Linda Marshall" w:date="2017-11-16T11:30:00Z">
              <w:r w:rsidRPr="007744F9">
                <w:rPr>
                  <w:rPrChange w:id="811" w:author="Nick Nicholas" w:date="2017-11-20T15:57:00Z">
                    <w:rPr>
                      <w:rFonts w:ascii="Arial Unicode MS" w:eastAsia="Arial Unicode MS" w:hAnsiTheme="minorHAnsi" w:cs="Arial Unicode MS"/>
                    </w:rPr>
                  </w:rPrChange>
                </w:rPr>
                <w:t>Credential</w:t>
              </w:r>
            </w:ins>
          </w:p>
        </w:tc>
        <w:tc>
          <w:tcPr>
            <w:tcW w:w="5294" w:type="dxa"/>
            <w:tcPrChange w:id="812" w:author="Nick Nicholas" w:date="2017-11-20T15:59:00Z">
              <w:tcPr>
                <w:tcW w:w="5457" w:type="dxa"/>
                <w:gridSpan w:val="2"/>
              </w:tcPr>
            </w:tcPrChange>
          </w:tcPr>
          <w:p w14:paraId="34544F47" w14:textId="25A45D61" w:rsidR="00C36897" w:rsidRPr="007744F9" w:rsidRDefault="00C36897">
            <w:pPr>
              <w:rPr>
                <w:rPrChange w:id="813" w:author="Nick Nicholas" w:date="2017-11-20T15:57:00Z">
                  <w:rPr>
                    <w:rFonts w:ascii="Arial Unicode MS" w:eastAsia="Arial Unicode MS" w:hAnsiTheme="minorHAnsi" w:cs="Arial Unicode MS"/>
                  </w:rPr>
                </w:rPrChange>
              </w:rPr>
            </w:pPr>
            <w:del w:id="814" w:author="Linda Marshall" w:date="2017-11-16T11:30:00Z">
              <w:r w:rsidRPr="007744F9" w:rsidDel="002474FD">
                <w:rPr>
                  <w:rPrChange w:id="815" w:author="Nick Nicholas" w:date="2017-11-20T15:57:00Z">
                    <w:rPr>
                      <w:rFonts w:ascii="Arial Unicode MS" w:eastAsia="Arial Unicode MS" w:hAnsiTheme="minorHAnsi" w:cs="Arial Unicode MS"/>
                    </w:rPr>
                  </w:rPrChange>
                </w:rPr>
                <w:delText>Qualification</w:delText>
              </w:r>
            </w:del>
            <w:ins w:id="816" w:author="Linda Marshall" w:date="2017-11-16T11:30:00Z">
              <w:del w:id="817" w:author="Nick Nicholas" w:date="2017-11-20T15:57:00Z">
                <w:r w:rsidRPr="007744F9" w:rsidDel="007744F9">
                  <w:rPr>
                    <w:rPrChange w:id="818" w:author="Nick Nicholas" w:date="2017-11-20T15:57:00Z">
                      <w:rPr>
                        <w:rFonts w:ascii="Arial Unicode MS" w:eastAsia="Arial Unicode MS" w:hAnsiTheme="minorHAnsi" w:cs="Arial Unicode MS"/>
                      </w:rPr>
                    </w:rPrChange>
                  </w:rPr>
                  <w:delText>Credential</w:delText>
                </w:r>
              </w:del>
            </w:ins>
            <w:del w:id="819" w:author="Nick Nicholas" w:date="2017-11-20T15:57:00Z">
              <w:r w:rsidRPr="007744F9" w:rsidDel="007744F9">
                <w:rPr>
                  <w:rPrChange w:id="820" w:author="Nick Nicholas" w:date="2017-11-20T15:57:00Z">
                    <w:rPr>
                      <w:rFonts w:ascii="Arial Unicode MS" w:eastAsia="Arial Unicode MS" w:hAnsiTheme="minorHAnsi" w:cs="Arial Unicode MS"/>
                    </w:rPr>
                  </w:rPrChange>
                </w:rPr>
                <w:delText>/Credits/Class</w:delText>
              </w:r>
            </w:del>
            <w:ins w:id="821" w:author="Nick Nicholas" w:date="2017-11-20T15:57:00Z">
              <w:r w:rsidR="007744F9">
                <w:t xml:space="preserve"> </w:t>
              </w:r>
            </w:ins>
          </w:p>
        </w:tc>
        <w:tc>
          <w:tcPr>
            <w:tcW w:w="0" w:type="auto"/>
            <w:tcPrChange w:id="822" w:author="Nick Nicholas" w:date="2017-11-20T15:59:00Z">
              <w:tcPr>
                <w:tcW w:w="0" w:type="auto"/>
              </w:tcPr>
            </w:tcPrChange>
          </w:tcPr>
          <w:p w14:paraId="2172367B" w14:textId="69F5822F" w:rsidR="00C36897" w:rsidRPr="00AC13A6" w:rsidRDefault="00C36897" w:rsidP="00961591">
            <w:pPr>
              <w:rPr>
                <w:lang w:val="en-US"/>
                <w:rPrChange w:id="823" w:author="Nick Nicholas" w:date="2017-11-16T12:14:00Z">
                  <w:rPr/>
                </w:rPrChange>
              </w:rPr>
            </w:pPr>
            <w:r w:rsidRPr="00AC13A6">
              <w:rPr>
                <w:lang w:val="en-US"/>
                <w:rPrChange w:id="824" w:author="Nick Nicholas" w:date="2017-11-16T12:14:00Z">
                  <w:rPr/>
                </w:rPrChange>
              </w:rPr>
              <w:t xml:space="preserve">(not necessary for data exchange, is captured in </w:t>
            </w:r>
            <w:del w:id="825" w:author="Linda Marshall" w:date="2017-11-16T11:30:00Z">
              <w:r w:rsidRPr="00AC13A6" w:rsidDel="002474FD">
                <w:rPr>
                  <w:lang w:val="en-US"/>
                  <w:rPrChange w:id="826" w:author="Nick Nicholas" w:date="2017-11-16T12:14:00Z">
                    <w:rPr/>
                  </w:rPrChange>
                </w:rPr>
                <w:delText>qualification</w:delText>
              </w:r>
            </w:del>
            <w:ins w:id="827" w:author="Nick Nicholas" w:date="2017-11-20T15:58:00Z">
              <w:r w:rsidR="00E437C1">
                <w:rPr>
                  <w:lang w:val="en-US"/>
                </w:rPr>
                <w:t>StudentAttainmentAchievement</w:t>
              </w:r>
            </w:ins>
            <w:ins w:id="828" w:author="Linda Marshall" w:date="2017-11-16T11:30:00Z">
              <w:del w:id="829" w:author="Nick Nicholas" w:date="2017-11-20T15:58:00Z">
                <w:r w:rsidRPr="00AC13A6" w:rsidDel="00E437C1">
                  <w:rPr>
                    <w:lang w:val="en-US"/>
                    <w:rPrChange w:id="830" w:author="Nick Nicholas" w:date="2017-11-16T12:14:00Z">
                      <w:rPr/>
                    </w:rPrChange>
                  </w:rPr>
                  <w:delText>Credential</w:delText>
                </w:r>
              </w:del>
            </w:ins>
            <w:del w:id="831" w:author="Nick Nicholas" w:date="2017-11-20T15:58:00Z">
              <w:r w:rsidRPr="00AC13A6" w:rsidDel="00E437C1">
                <w:rPr>
                  <w:lang w:val="en-US"/>
                  <w:rPrChange w:id="832" w:author="Nick Nicholas" w:date="2017-11-16T12:14:00Z">
                    <w:rPr/>
                  </w:rPrChange>
                </w:rPr>
                <w:delText xml:space="preserve"> achievement</w:delText>
              </w:r>
            </w:del>
            <w:r w:rsidRPr="00AC13A6">
              <w:rPr>
                <w:lang w:val="en-US"/>
                <w:rPrChange w:id="833" w:author="Nick Nicholas" w:date="2017-11-16T12:14:00Z">
                  <w:rPr/>
                </w:rPrChange>
              </w:rPr>
              <w:t>)</w:t>
            </w:r>
          </w:p>
        </w:tc>
      </w:tr>
      <w:tr w:rsidR="000C3DF5" w:rsidRPr="00D14E7F" w14:paraId="4C9E22B4" w14:textId="77777777" w:rsidTr="003161C5">
        <w:tc>
          <w:tcPr>
            <w:tcW w:w="1446" w:type="dxa"/>
            <w:tcPrChange w:id="834" w:author="Nick Nicholas" w:date="2017-11-20T15:59:00Z">
              <w:tcPr>
                <w:tcW w:w="1409" w:type="dxa"/>
                <w:gridSpan w:val="2"/>
              </w:tcPr>
            </w:tcPrChange>
          </w:tcPr>
          <w:p w14:paraId="1E5AD021" w14:textId="6EA59A06" w:rsidR="00C36897" w:rsidRPr="00F243C5" w:rsidRDefault="00C36897" w:rsidP="00B52342">
            <w:pPr>
              <w:rPr>
                <w:lang w:val="en-US"/>
                <w:rPrChange w:id="835" w:author="Nick Nicholas" w:date="2017-11-20T16:55:00Z">
                  <w:rPr>
                    <w:rFonts w:ascii="Arial Unicode MS" w:eastAsia="Arial Unicode MS" w:hAnsiTheme="minorHAnsi" w:cs="Arial Unicode MS"/>
                  </w:rPr>
                </w:rPrChange>
              </w:rPr>
            </w:pPr>
            <w:r w:rsidRPr="00F243C5">
              <w:rPr>
                <w:lang w:val="en-US"/>
                <w:rPrChange w:id="836" w:author="Nick Nicholas" w:date="2017-11-20T16:55:00Z">
                  <w:rPr>
                    <w:rFonts w:ascii="Arial Unicode MS" w:eastAsia="Arial Unicode MS" w:hAnsiTheme="minorHAnsi" w:cs="Arial Unicode MS"/>
                  </w:rPr>
                </w:rPrChange>
              </w:rPr>
              <w:t xml:space="preserve">Assessment Score </w:t>
            </w:r>
            <w:proofErr w:type="gramStart"/>
            <w:r w:rsidRPr="00F243C5">
              <w:rPr>
                <w:lang w:val="en-US"/>
                <w:rPrChange w:id="837" w:author="Nick Nicholas" w:date="2017-11-20T16:55:00Z">
                  <w:rPr>
                    <w:rFonts w:ascii="Arial Unicode MS" w:eastAsia="Arial Unicode MS" w:hAnsiTheme="minorHAnsi" w:cs="Arial Unicode MS"/>
                  </w:rPr>
                </w:rPrChange>
              </w:rPr>
              <w:t>Credits  Towards</w:t>
            </w:r>
            <w:proofErr w:type="gramEnd"/>
            <w:r w:rsidRPr="00F243C5">
              <w:rPr>
                <w:lang w:val="en-US"/>
                <w:rPrChange w:id="838" w:author="Nick Nicholas" w:date="2017-11-20T16:55:00Z">
                  <w:rPr>
                    <w:rFonts w:ascii="Arial Unicode MS" w:eastAsia="Arial Unicode MS" w:hAnsiTheme="minorHAnsi" w:cs="Arial Unicode MS"/>
                  </w:rPr>
                </w:rPrChange>
              </w:rPr>
              <w:t xml:space="preserve"> </w:t>
            </w:r>
            <w:del w:id="839" w:author="Linda Marshall" w:date="2017-11-16T11:30:00Z">
              <w:r w:rsidRPr="00F243C5" w:rsidDel="002474FD">
                <w:rPr>
                  <w:lang w:val="en-US"/>
                  <w:rPrChange w:id="840" w:author="Nick Nicholas" w:date="2017-11-20T16:55:00Z">
                    <w:rPr>
                      <w:rFonts w:ascii="Arial Unicode MS" w:eastAsia="Arial Unicode MS" w:hAnsiTheme="minorHAnsi" w:cs="Arial Unicode MS"/>
                    </w:rPr>
                  </w:rPrChange>
                </w:rPr>
                <w:delText>Qualification</w:delText>
              </w:r>
            </w:del>
            <w:ins w:id="841" w:author="Linda Marshall" w:date="2017-11-16T11:30:00Z">
              <w:r w:rsidRPr="00F243C5">
                <w:rPr>
                  <w:lang w:val="en-US"/>
                  <w:rPrChange w:id="842" w:author="Nick Nicholas" w:date="2017-11-20T16:55:00Z">
                    <w:rPr>
                      <w:rFonts w:ascii="Arial Unicode MS" w:eastAsia="Arial Unicode MS" w:hAnsiTheme="minorHAnsi" w:cs="Arial Unicode MS"/>
                    </w:rPr>
                  </w:rPrChange>
                </w:rPr>
                <w:t>Credential</w:t>
              </w:r>
            </w:ins>
          </w:p>
        </w:tc>
        <w:tc>
          <w:tcPr>
            <w:tcW w:w="5294" w:type="dxa"/>
            <w:tcPrChange w:id="843" w:author="Nick Nicholas" w:date="2017-11-20T15:59:00Z">
              <w:tcPr>
                <w:tcW w:w="5457" w:type="dxa"/>
                <w:gridSpan w:val="2"/>
              </w:tcPr>
            </w:tcPrChange>
          </w:tcPr>
          <w:p w14:paraId="1119F747" w14:textId="183A8E66" w:rsidR="00C36897" w:rsidRPr="00F243C5" w:rsidRDefault="00C36897">
            <w:pPr>
              <w:rPr>
                <w:lang w:val="en-US"/>
                <w:rPrChange w:id="844" w:author="Nick Nicholas" w:date="2017-11-20T16:55:00Z">
                  <w:rPr>
                    <w:rFonts w:ascii="Arial Unicode MS" w:eastAsia="Arial Unicode MS" w:hAnsiTheme="minorHAnsi" w:cs="Arial Unicode MS"/>
                  </w:rPr>
                </w:rPrChange>
              </w:rPr>
            </w:pPr>
            <w:del w:id="845" w:author="Linda Marshall" w:date="2017-11-16T11:30:00Z">
              <w:r w:rsidRPr="00F243C5" w:rsidDel="002474FD">
                <w:rPr>
                  <w:lang w:val="en-US"/>
                  <w:rPrChange w:id="846" w:author="Nick Nicholas" w:date="2017-11-20T16:55:00Z">
                    <w:rPr>
                      <w:rFonts w:ascii="Arial Unicode MS" w:eastAsia="Arial Unicode MS" w:hAnsiTheme="minorHAnsi" w:cs="Arial Unicode MS"/>
                    </w:rPr>
                  </w:rPrChange>
                </w:rPr>
                <w:delText>Qualification</w:delText>
              </w:r>
            </w:del>
            <w:ins w:id="847" w:author="Linda Marshall" w:date="2017-11-16T11:30:00Z">
              <w:del w:id="848" w:author="Nick Nicholas" w:date="2017-11-20T15:57:00Z">
                <w:r w:rsidRPr="00F243C5" w:rsidDel="007744F9">
                  <w:rPr>
                    <w:lang w:val="en-US"/>
                    <w:rPrChange w:id="849" w:author="Nick Nicholas" w:date="2017-11-20T16:55:00Z">
                      <w:rPr>
                        <w:rFonts w:ascii="Arial Unicode MS" w:eastAsia="Arial Unicode MS" w:hAnsiTheme="minorHAnsi" w:cs="Arial Unicode MS"/>
                      </w:rPr>
                    </w:rPrChange>
                  </w:rPr>
                  <w:delText>Credential</w:delText>
                </w:r>
              </w:del>
            </w:ins>
            <w:del w:id="850" w:author="Nick Nicholas" w:date="2017-11-20T15:57:00Z">
              <w:r w:rsidRPr="00F243C5" w:rsidDel="007744F9">
                <w:rPr>
                  <w:lang w:val="en-US"/>
                  <w:rPrChange w:id="851" w:author="Nick Nicholas" w:date="2017-11-20T16:55:00Z">
                    <w:rPr>
                      <w:rFonts w:ascii="Arial Unicode MS" w:eastAsia="Arial Unicode MS" w:hAnsiTheme="minorHAnsi" w:cs="Arial Unicode MS"/>
                    </w:rPr>
                  </w:rPrChange>
                </w:rPr>
                <w:delText>/Credits/Assessment</w:delText>
              </w:r>
            </w:del>
            <w:ins w:id="852" w:author="Nick Nicholas" w:date="2017-11-20T15:57:00Z">
              <w:r w:rsidR="007744F9" w:rsidRPr="00F243C5">
                <w:rPr>
                  <w:lang w:val="en-US"/>
                  <w:rPrChange w:id="853" w:author="Nick Nicholas" w:date="2017-11-20T16:55:00Z">
                    <w:rPr/>
                  </w:rPrChange>
                </w:rPr>
                <w:t xml:space="preserve"> </w:t>
              </w:r>
            </w:ins>
          </w:p>
        </w:tc>
        <w:tc>
          <w:tcPr>
            <w:tcW w:w="0" w:type="auto"/>
            <w:tcPrChange w:id="854" w:author="Nick Nicholas" w:date="2017-11-20T15:59:00Z">
              <w:tcPr>
                <w:tcW w:w="0" w:type="auto"/>
              </w:tcPr>
            </w:tcPrChange>
          </w:tcPr>
          <w:p w14:paraId="2C301B90" w14:textId="7CF37FA2" w:rsidR="00C36897" w:rsidRPr="00AC13A6" w:rsidRDefault="00C36897" w:rsidP="00961591">
            <w:pPr>
              <w:rPr>
                <w:lang w:val="en-US"/>
                <w:rPrChange w:id="855" w:author="Nick Nicholas" w:date="2017-11-16T12:14:00Z">
                  <w:rPr/>
                </w:rPrChange>
              </w:rPr>
            </w:pPr>
            <w:r w:rsidRPr="00AC13A6">
              <w:rPr>
                <w:lang w:val="en-US"/>
                <w:rPrChange w:id="856" w:author="Nick Nicholas" w:date="2017-11-16T12:14:00Z">
                  <w:rPr/>
                </w:rPrChange>
              </w:rPr>
              <w:t xml:space="preserve">(not necessary for data exchange, is captured in </w:t>
            </w:r>
            <w:del w:id="857" w:author="Linda Marshall" w:date="2017-11-16T11:30:00Z">
              <w:r w:rsidRPr="00AC13A6" w:rsidDel="002474FD">
                <w:rPr>
                  <w:lang w:val="en-US"/>
                  <w:rPrChange w:id="858" w:author="Nick Nicholas" w:date="2017-11-16T12:14:00Z">
                    <w:rPr/>
                  </w:rPrChange>
                </w:rPr>
                <w:delText>qualification</w:delText>
              </w:r>
            </w:del>
            <w:ins w:id="859" w:author="Nick Nicholas" w:date="2017-11-20T15:58:00Z">
              <w:r w:rsidR="00E437C1">
                <w:rPr>
                  <w:lang w:val="en-US"/>
                </w:rPr>
                <w:t>StudentAttainmentAchievement</w:t>
              </w:r>
            </w:ins>
            <w:ins w:id="860" w:author="Linda Marshall" w:date="2017-11-16T11:30:00Z">
              <w:del w:id="861" w:author="Nick Nicholas" w:date="2017-11-20T15:58:00Z">
                <w:r w:rsidRPr="00AC13A6" w:rsidDel="00E437C1">
                  <w:rPr>
                    <w:lang w:val="en-US"/>
                    <w:rPrChange w:id="862" w:author="Nick Nicholas" w:date="2017-11-16T12:14:00Z">
                      <w:rPr/>
                    </w:rPrChange>
                  </w:rPr>
                  <w:delText>Credential</w:delText>
                </w:r>
              </w:del>
            </w:ins>
            <w:del w:id="863" w:author="Nick Nicholas" w:date="2017-11-20T15:58:00Z">
              <w:r w:rsidRPr="00AC13A6" w:rsidDel="00E437C1">
                <w:rPr>
                  <w:lang w:val="en-US"/>
                  <w:rPrChange w:id="864" w:author="Nick Nicholas" w:date="2017-11-16T12:14:00Z">
                    <w:rPr/>
                  </w:rPrChange>
                </w:rPr>
                <w:delText xml:space="preserve"> achievement</w:delText>
              </w:r>
            </w:del>
            <w:r w:rsidRPr="00AC13A6">
              <w:rPr>
                <w:lang w:val="en-US"/>
                <w:rPrChange w:id="865" w:author="Nick Nicholas" w:date="2017-11-16T12:14:00Z">
                  <w:rPr/>
                </w:rPrChange>
              </w:rPr>
              <w:t>)</w:t>
            </w:r>
          </w:p>
        </w:tc>
      </w:tr>
      <w:tr w:rsidR="000C3DF5" w:rsidRPr="00D14E7F" w14:paraId="5EAC1CA5" w14:textId="77777777" w:rsidTr="003161C5">
        <w:tc>
          <w:tcPr>
            <w:tcW w:w="1446" w:type="dxa"/>
            <w:tcPrChange w:id="866" w:author="Nick Nicholas" w:date="2017-11-20T15:59:00Z">
              <w:tcPr>
                <w:tcW w:w="1409" w:type="dxa"/>
                <w:gridSpan w:val="2"/>
              </w:tcPr>
            </w:tcPrChange>
          </w:tcPr>
          <w:p w14:paraId="226F6A8C" w14:textId="5663738C" w:rsidR="00C36897" w:rsidRPr="007744F9" w:rsidRDefault="00C36897" w:rsidP="00A31FA6">
            <w:pPr>
              <w:rPr>
                <w:rPrChange w:id="867" w:author="Nick Nicholas" w:date="2017-11-20T15:57:00Z">
                  <w:rPr>
                    <w:rFonts w:ascii="Arial Unicode MS" w:eastAsia="Arial Unicode MS" w:hAnsiTheme="minorHAnsi" w:cs="Arial Unicode MS"/>
                  </w:rPr>
                </w:rPrChange>
              </w:rPr>
            </w:pPr>
            <w:r w:rsidRPr="007744F9">
              <w:rPr>
                <w:rPrChange w:id="868" w:author="Nick Nicholas" w:date="2017-11-20T15:57:00Z">
                  <w:rPr>
                    <w:rFonts w:ascii="Arial Unicode MS" w:eastAsia="Arial Unicode MS" w:hAnsiTheme="minorHAnsi" w:cs="Arial Unicode MS"/>
                  </w:rPr>
                </w:rPrChange>
              </w:rPr>
              <w:t xml:space="preserve">Course Credits Towards </w:t>
            </w:r>
            <w:del w:id="869" w:author="Linda Marshall" w:date="2017-11-16T11:30:00Z">
              <w:r w:rsidRPr="007744F9" w:rsidDel="002474FD">
                <w:rPr>
                  <w:rPrChange w:id="870" w:author="Nick Nicholas" w:date="2017-11-20T15:57:00Z">
                    <w:rPr>
                      <w:rFonts w:ascii="Arial Unicode MS" w:eastAsia="Arial Unicode MS" w:hAnsiTheme="minorHAnsi" w:cs="Arial Unicode MS"/>
                    </w:rPr>
                  </w:rPrChange>
                </w:rPr>
                <w:delText>Qualification</w:delText>
              </w:r>
            </w:del>
            <w:ins w:id="871" w:author="Linda Marshall" w:date="2017-11-16T11:30:00Z">
              <w:r w:rsidRPr="007744F9">
                <w:rPr>
                  <w:rPrChange w:id="872" w:author="Nick Nicholas" w:date="2017-11-20T15:57:00Z">
                    <w:rPr>
                      <w:rFonts w:ascii="Arial Unicode MS" w:eastAsia="Arial Unicode MS" w:hAnsiTheme="minorHAnsi" w:cs="Arial Unicode MS"/>
                    </w:rPr>
                  </w:rPrChange>
                </w:rPr>
                <w:t>Credential</w:t>
              </w:r>
            </w:ins>
          </w:p>
        </w:tc>
        <w:tc>
          <w:tcPr>
            <w:tcW w:w="5294" w:type="dxa"/>
            <w:tcPrChange w:id="873" w:author="Nick Nicholas" w:date="2017-11-20T15:59:00Z">
              <w:tcPr>
                <w:tcW w:w="5457" w:type="dxa"/>
                <w:gridSpan w:val="2"/>
              </w:tcPr>
            </w:tcPrChange>
          </w:tcPr>
          <w:p w14:paraId="3EFB98DB" w14:textId="7ABDE635" w:rsidR="00C36897" w:rsidRPr="007744F9" w:rsidRDefault="00C36897">
            <w:pPr>
              <w:rPr>
                <w:rPrChange w:id="874" w:author="Nick Nicholas" w:date="2017-11-20T15:57:00Z">
                  <w:rPr>
                    <w:rFonts w:ascii="Arial Unicode MS" w:eastAsia="Arial Unicode MS" w:hAnsiTheme="minorHAnsi" w:cs="Arial Unicode MS"/>
                  </w:rPr>
                </w:rPrChange>
              </w:rPr>
            </w:pPr>
            <w:del w:id="875" w:author="Linda Marshall" w:date="2017-11-16T11:30:00Z">
              <w:r w:rsidRPr="007744F9" w:rsidDel="002474FD">
                <w:rPr>
                  <w:rPrChange w:id="876" w:author="Nick Nicholas" w:date="2017-11-20T15:57:00Z">
                    <w:rPr>
                      <w:rFonts w:ascii="Arial Unicode MS" w:eastAsia="Arial Unicode MS" w:hAnsiTheme="minorHAnsi" w:cs="Arial Unicode MS"/>
                    </w:rPr>
                  </w:rPrChange>
                </w:rPr>
                <w:delText>Qualification</w:delText>
              </w:r>
            </w:del>
            <w:ins w:id="877" w:author="Linda Marshall" w:date="2017-11-16T11:30:00Z">
              <w:del w:id="878" w:author="Nick Nicholas" w:date="2017-11-20T15:58:00Z">
                <w:r w:rsidRPr="007744F9" w:rsidDel="002661A3">
                  <w:rPr>
                    <w:rPrChange w:id="879" w:author="Nick Nicholas" w:date="2017-11-20T15:57:00Z">
                      <w:rPr>
                        <w:rFonts w:ascii="Arial Unicode MS" w:eastAsia="Arial Unicode MS" w:hAnsiTheme="minorHAnsi" w:cs="Arial Unicode MS"/>
                      </w:rPr>
                    </w:rPrChange>
                  </w:rPr>
                  <w:delText>Credential</w:delText>
                </w:r>
              </w:del>
            </w:ins>
            <w:del w:id="880" w:author="Nick Nicholas" w:date="2017-11-20T15:58:00Z">
              <w:r w:rsidRPr="007744F9" w:rsidDel="002661A3">
                <w:rPr>
                  <w:rPrChange w:id="881" w:author="Nick Nicholas" w:date="2017-11-20T15:57:00Z">
                    <w:rPr>
                      <w:rFonts w:ascii="Arial Unicode MS" w:eastAsia="Arial Unicode MS" w:hAnsiTheme="minorHAnsi" w:cs="Arial Unicode MS"/>
                    </w:rPr>
                  </w:rPrChange>
                </w:rPr>
                <w:delText>/Credits/Course</w:delText>
              </w:r>
            </w:del>
            <w:ins w:id="882" w:author="Nick Nicholas" w:date="2017-11-20T15:58:00Z">
              <w:r w:rsidR="002661A3">
                <w:t xml:space="preserve"> </w:t>
              </w:r>
            </w:ins>
          </w:p>
        </w:tc>
        <w:tc>
          <w:tcPr>
            <w:tcW w:w="0" w:type="auto"/>
            <w:tcPrChange w:id="883" w:author="Nick Nicholas" w:date="2017-11-20T15:59:00Z">
              <w:tcPr>
                <w:tcW w:w="0" w:type="auto"/>
              </w:tcPr>
            </w:tcPrChange>
          </w:tcPr>
          <w:p w14:paraId="5523EF9C" w14:textId="5627BC1B" w:rsidR="00C36897" w:rsidRPr="00AC13A6" w:rsidRDefault="00C36897" w:rsidP="00B41645">
            <w:pPr>
              <w:rPr>
                <w:lang w:val="en-US"/>
                <w:rPrChange w:id="884" w:author="Nick Nicholas" w:date="2017-11-16T12:14:00Z">
                  <w:rPr/>
                </w:rPrChange>
              </w:rPr>
            </w:pPr>
            <w:r w:rsidRPr="00AC13A6">
              <w:rPr>
                <w:lang w:val="en-US"/>
                <w:rPrChange w:id="885" w:author="Nick Nicholas" w:date="2017-11-16T12:14:00Z">
                  <w:rPr/>
                </w:rPrChange>
              </w:rPr>
              <w:t xml:space="preserve">SchoolCourseInfo/CourseCredits could be used, though that locks credits to course; the credits are attributes of the </w:t>
            </w:r>
            <w:del w:id="886" w:author="Linda Marshall" w:date="2017-11-16T11:30:00Z">
              <w:r w:rsidRPr="00AC13A6" w:rsidDel="002474FD">
                <w:rPr>
                  <w:lang w:val="en-US"/>
                  <w:rPrChange w:id="887" w:author="Nick Nicholas" w:date="2017-11-16T12:14:00Z">
                    <w:rPr/>
                  </w:rPrChange>
                </w:rPr>
                <w:delText>qualification</w:delText>
              </w:r>
            </w:del>
            <w:ins w:id="888" w:author="Linda Marshall" w:date="2017-11-16T11:30:00Z">
              <w:r w:rsidRPr="00AC13A6">
                <w:rPr>
                  <w:lang w:val="en-US"/>
                  <w:rPrChange w:id="889" w:author="Nick Nicholas" w:date="2017-11-16T12:14:00Z">
                    <w:rPr/>
                  </w:rPrChange>
                </w:rPr>
                <w:t>Credential</w:t>
              </w:r>
            </w:ins>
            <w:r w:rsidRPr="00AC13A6">
              <w:rPr>
                <w:lang w:val="en-US"/>
                <w:rPrChange w:id="890" w:author="Nick Nicholas" w:date="2017-11-16T12:14:00Z">
                  <w:rPr/>
                </w:rPrChange>
              </w:rPr>
              <w:t xml:space="preserve">, and different </w:t>
            </w:r>
            <w:del w:id="891" w:author="Linda Marshall" w:date="2017-11-16T11:30:00Z">
              <w:r w:rsidRPr="00AC13A6" w:rsidDel="002474FD">
                <w:rPr>
                  <w:lang w:val="en-US"/>
                  <w:rPrChange w:id="892" w:author="Nick Nicholas" w:date="2017-11-16T12:14:00Z">
                    <w:rPr/>
                  </w:rPrChange>
                </w:rPr>
                <w:delText>qualification</w:delText>
              </w:r>
            </w:del>
            <w:ins w:id="893" w:author="Linda Marshall" w:date="2017-11-16T11:30:00Z">
              <w:r w:rsidRPr="00AC13A6">
                <w:rPr>
                  <w:lang w:val="en-US"/>
                  <w:rPrChange w:id="894" w:author="Nick Nicholas" w:date="2017-11-16T12:14:00Z">
                    <w:rPr/>
                  </w:rPrChange>
                </w:rPr>
                <w:t>Credential</w:t>
              </w:r>
            </w:ins>
            <w:r w:rsidRPr="00AC13A6">
              <w:rPr>
                <w:lang w:val="en-US"/>
                <w:rPrChange w:id="895" w:author="Nick Nicholas" w:date="2017-11-16T12:14:00Z">
                  <w:rPr/>
                </w:rPrChange>
              </w:rPr>
              <w:t>s can award different credits to a course. This may not be a concern. At any rate, not necessary for data transfer.</w:t>
            </w:r>
          </w:p>
        </w:tc>
      </w:tr>
      <w:tr w:rsidR="000C3DF5" w:rsidRPr="00D14E7F" w14:paraId="50D3F81A" w14:textId="77777777" w:rsidTr="003161C5">
        <w:tc>
          <w:tcPr>
            <w:tcW w:w="1446" w:type="dxa"/>
            <w:tcPrChange w:id="896" w:author="Nick Nicholas" w:date="2017-11-20T15:59:00Z">
              <w:tcPr>
                <w:tcW w:w="1409" w:type="dxa"/>
                <w:gridSpan w:val="2"/>
              </w:tcPr>
            </w:tcPrChange>
          </w:tcPr>
          <w:p w14:paraId="5A5E5CF3" w14:textId="79E25CA9" w:rsidR="00C36897" w:rsidRPr="007744F9" w:rsidRDefault="00C36897" w:rsidP="00B52342">
            <w:pPr>
              <w:rPr>
                <w:rPrChange w:id="897" w:author="Nick Nicholas" w:date="2017-11-20T15:57:00Z">
                  <w:rPr>
                    <w:rFonts w:ascii="Arial Unicode MS" w:eastAsia="Arial Unicode MS" w:hAnsiTheme="minorHAnsi" w:cs="Arial Unicode MS"/>
                  </w:rPr>
                </w:rPrChange>
              </w:rPr>
            </w:pPr>
            <w:del w:id="898" w:author="Linda Marshall" w:date="2017-11-16T11:30:00Z">
              <w:r w:rsidRPr="007744F9" w:rsidDel="002474FD">
                <w:rPr>
                  <w:rPrChange w:id="899" w:author="Nick Nicholas" w:date="2017-11-20T15:57:00Z">
                    <w:rPr>
                      <w:rFonts w:ascii="Arial Unicode MS" w:eastAsia="Arial Unicode MS" w:hAnsiTheme="minorHAnsi" w:cs="Arial Unicode MS"/>
                    </w:rPr>
                  </w:rPrChange>
                </w:rPr>
                <w:delText>Qualification</w:delText>
              </w:r>
            </w:del>
            <w:ins w:id="900" w:author="Linda Marshall" w:date="2017-11-16T11:30:00Z">
              <w:r w:rsidRPr="007744F9">
                <w:rPr>
                  <w:rPrChange w:id="901" w:author="Nick Nicholas" w:date="2017-11-20T15:57:00Z">
                    <w:rPr>
                      <w:rFonts w:ascii="Arial Unicode MS" w:eastAsia="Arial Unicode MS" w:hAnsiTheme="minorHAnsi" w:cs="Arial Unicode MS"/>
                    </w:rPr>
                  </w:rPrChange>
                </w:rPr>
                <w:t>Credential</w:t>
              </w:r>
            </w:ins>
            <w:r w:rsidRPr="007744F9">
              <w:rPr>
                <w:rPrChange w:id="902" w:author="Nick Nicholas" w:date="2017-11-20T15:57:00Z">
                  <w:rPr>
                    <w:rFonts w:ascii="Arial Unicode MS" w:eastAsia="Arial Unicode MS" w:hAnsiTheme="minorHAnsi" w:cs="Arial Unicode MS"/>
                  </w:rPr>
                </w:rPrChange>
              </w:rPr>
              <w:t xml:space="preserve"> Credits Towards </w:t>
            </w:r>
            <w:del w:id="903" w:author="Linda Marshall" w:date="2017-11-16T11:30:00Z">
              <w:r w:rsidRPr="007744F9" w:rsidDel="002474FD">
                <w:rPr>
                  <w:rPrChange w:id="904" w:author="Nick Nicholas" w:date="2017-11-20T15:57:00Z">
                    <w:rPr>
                      <w:rFonts w:ascii="Arial Unicode MS" w:eastAsia="Arial Unicode MS" w:hAnsiTheme="minorHAnsi" w:cs="Arial Unicode MS"/>
                    </w:rPr>
                  </w:rPrChange>
                </w:rPr>
                <w:delText>Qualification</w:delText>
              </w:r>
            </w:del>
            <w:ins w:id="905" w:author="Linda Marshall" w:date="2017-11-16T11:30:00Z">
              <w:r w:rsidRPr="007744F9">
                <w:rPr>
                  <w:rPrChange w:id="906" w:author="Nick Nicholas" w:date="2017-11-20T15:57:00Z">
                    <w:rPr>
                      <w:rFonts w:ascii="Arial Unicode MS" w:eastAsia="Arial Unicode MS" w:hAnsiTheme="minorHAnsi" w:cs="Arial Unicode MS"/>
                    </w:rPr>
                  </w:rPrChange>
                </w:rPr>
                <w:t>Credential</w:t>
              </w:r>
            </w:ins>
          </w:p>
        </w:tc>
        <w:tc>
          <w:tcPr>
            <w:tcW w:w="5294" w:type="dxa"/>
            <w:tcPrChange w:id="907" w:author="Nick Nicholas" w:date="2017-11-20T15:59:00Z">
              <w:tcPr>
                <w:tcW w:w="5457" w:type="dxa"/>
                <w:gridSpan w:val="2"/>
              </w:tcPr>
            </w:tcPrChange>
          </w:tcPr>
          <w:p w14:paraId="599272B1" w14:textId="70D065DF" w:rsidR="00C36897" w:rsidRPr="007744F9" w:rsidRDefault="00C36897">
            <w:pPr>
              <w:rPr>
                <w:rPrChange w:id="908" w:author="Nick Nicholas" w:date="2017-11-20T15:57:00Z">
                  <w:rPr>
                    <w:rFonts w:ascii="Arial Unicode MS" w:eastAsia="Arial Unicode MS" w:hAnsiTheme="minorHAnsi" w:cs="Arial Unicode MS"/>
                  </w:rPr>
                </w:rPrChange>
              </w:rPr>
            </w:pPr>
            <w:del w:id="909" w:author="Linda Marshall" w:date="2017-11-16T11:30:00Z">
              <w:r w:rsidRPr="007744F9" w:rsidDel="002474FD">
                <w:rPr>
                  <w:rPrChange w:id="910" w:author="Nick Nicholas" w:date="2017-11-20T15:57:00Z">
                    <w:rPr>
                      <w:rFonts w:ascii="Arial Unicode MS" w:eastAsia="Arial Unicode MS" w:hAnsiTheme="minorHAnsi" w:cs="Arial Unicode MS"/>
                    </w:rPr>
                  </w:rPrChange>
                </w:rPr>
                <w:delText>Qualification</w:delText>
              </w:r>
            </w:del>
            <w:ins w:id="911" w:author="Linda Marshall" w:date="2017-11-16T11:30:00Z">
              <w:del w:id="912" w:author="Nick Nicholas" w:date="2017-11-20T15:58:00Z">
                <w:r w:rsidRPr="007744F9" w:rsidDel="002661A3">
                  <w:rPr>
                    <w:rPrChange w:id="913" w:author="Nick Nicholas" w:date="2017-11-20T15:57:00Z">
                      <w:rPr>
                        <w:rFonts w:ascii="Arial Unicode MS" w:eastAsia="Arial Unicode MS" w:hAnsiTheme="minorHAnsi" w:cs="Arial Unicode MS"/>
                      </w:rPr>
                    </w:rPrChange>
                  </w:rPr>
                  <w:delText>Credential</w:delText>
                </w:r>
              </w:del>
            </w:ins>
            <w:del w:id="914" w:author="Nick Nicholas" w:date="2017-11-20T15:58:00Z">
              <w:r w:rsidRPr="007744F9" w:rsidDel="002661A3">
                <w:rPr>
                  <w:rPrChange w:id="915" w:author="Nick Nicholas" w:date="2017-11-20T15:57:00Z">
                    <w:rPr>
                      <w:rFonts w:ascii="Arial Unicode MS" w:eastAsia="Arial Unicode MS" w:hAnsiTheme="minorHAnsi" w:cs="Arial Unicode MS"/>
                    </w:rPr>
                  </w:rPrChange>
                </w:rPr>
                <w:delText>/Credits/ Prerequisites/Qualification</w:delText>
              </w:r>
            </w:del>
            <w:ins w:id="916" w:author="Linda Marshall" w:date="2017-11-16T11:30:00Z">
              <w:del w:id="917" w:author="Nick Nicholas" w:date="2017-11-20T15:58:00Z">
                <w:r w:rsidRPr="007744F9" w:rsidDel="002661A3">
                  <w:rPr>
                    <w:rPrChange w:id="918" w:author="Nick Nicholas" w:date="2017-11-20T15:57:00Z">
                      <w:rPr>
                        <w:rFonts w:ascii="Arial Unicode MS" w:eastAsia="Arial Unicode MS" w:hAnsiTheme="minorHAnsi" w:cs="Arial Unicode MS"/>
                      </w:rPr>
                    </w:rPrChange>
                  </w:rPr>
                  <w:delText>Credential</w:delText>
                </w:r>
              </w:del>
            </w:ins>
            <w:ins w:id="919" w:author="Nick Nicholas" w:date="2017-11-20T15:58:00Z">
              <w:r w:rsidR="002661A3">
                <w:t xml:space="preserve"> </w:t>
              </w:r>
            </w:ins>
          </w:p>
        </w:tc>
        <w:tc>
          <w:tcPr>
            <w:tcW w:w="0" w:type="auto"/>
            <w:tcPrChange w:id="920" w:author="Nick Nicholas" w:date="2017-11-20T15:59:00Z">
              <w:tcPr>
                <w:tcW w:w="0" w:type="auto"/>
              </w:tcPr>
            </w:tcPrChange>
          </w:tcPr>
          <w:p w14:paraId="6246CA83" w14:textId="0BFF28D9" w:rsidR="00C36897" w:rsidRPr="00AC13A6" w:rsidRDefault="00C36897" w:rsidP="00961591">
            <w:pPr>
              <w:rPr>
                <w:lang w:val="en-US"/>
                <w:rPrChange w:id="921" w:author="Nick Nicholas" w:date="2017-11-16T12:14:00Z">
                  <w:rPr/>
                </w:rPrChange>
              </w:rPr>
            </w:pPr>
            <w:r w:rsidRPr="00AC13A6">
              <w:rPr>
                <w:lang w:val="en-US"/>
                <w:rPrChange w:id="922" w:author="Nick Nicholas" w:date="2017-11-16T12:14:00Z">
                  <w:rPr/>
                </w:rPrChange>
              </w:rPr>
              <w:t xml:space="preserve">(not necessary for data exchange, is captured in </w:t>
            </w:r>
            <w:del w:id="923" w:author="Linda Marshall" w:date="2017-11-16T11:30:00Z">
              <w:r w:rsidRPr="00AC13A6" w:rsidDel="002474FD">
                <w:rPr>
                  <w:lang w:val="en-US"/>
                  <w:rPrChange w:id="924" w:author="Nick Nicholas" w:date="2017-11-16T12:14:00Z">
                    <w:rPr/>
                  </w:rPrChange>
                </w:rPr>
                <w:delText>qualification</w:delText>
              </w:r>
            </w:del>
            <w:ins w:id="925" w:author="Linda Marshall" w:date="2017-11-16T11:30:00Z">
              <w:r w:rsidRPr="00AC13A6">
                <w:rPr>
                  <w:lang w:val="en-US"/>
                  <w:rPrChange w:id="926" w:author="Nick Nicholas" w:date="2017-11-16T12:14:00Z">
                    <w:rPr/>
                  </w:rPrChange>
                </w:rPr>
                <w:t>Credential</w:t>
              </w:r>
            </w:ins>
            <w:r w:rsidRPr="00AC13A6">
              <w:rPr>
                <w:lang w:val="en-US"/>
                <w:rPrChange w:id="927" w:author="Nick Nicholas" w:date="2017-11-16T12:14:00Z">
                  <w:rPr/>
                </w:rPrChange>
              </w:rPr>
              <w:t xml:space="preserve"> achievement)</w:t>
            </w:r>
          </w:p>
        </w:tc>
      </w:tr>
      <w:tr w:rsidR="000C3DF5" w:rsidRPr="00D14E7F" w14:paraId="60260CA8" w14:textId="77777777" w:rsidTr="003161C5">
        <w:tc>
          <w:tcPr>
            <w:tcW w:w="1446" w:type="dxa"/>
            <w:tcPrChange w:id="928" w:author="Nick Nicholas" w:date="2017-11-20T15:59:00Z">
              <w:tcPr>
                <w:tcW w:w="1409" w:type="dxa"/>
                <w:gridSpan w:val="2"/>
              </w:tcPr>
            </w:tcPrChange>
          </w:tcPr>
          <w:p w14:paraId="12A32BF0" w14:textId="05E11207" w:rsidR="00C36897" w:rsidRPr="00C9217A" w:rsidRDefault="002661A3" w:rsidP="00B52342">
            <w:pPr>
              <w:rPr>
                <w:lang w:val="en-US"/>
                <w:rPrChange w:id="929" w:author="Nick Nicholas" w:date="2017-11-20T15:59:00Z">
                  <w:rPr>
                    <w:rFonts w:ascii="Arial Unicode MS" w:eastAsia="Arial Unicode MS" w:hAnsiTheme="minorHAnsi" w:cs="Arial Unicode MS"/>
                  </w:rPr>
                </w:rPrChange>
              </w:rPr>
            </w:pPr>
            <w:ins w:id="930" w:author="Nick Nicholas" w:date="2017-11-20T15:59:00Z">
              <w:r w:rsidRPr="00C9217A">
                <w:rPr>
                  <w:lang w:val="en-US"/>
                  <w:rPrChange w:id="931" w:author="Nick Nicholas" w:date="2017-11-20T15:59:00Z">
                    <w:rPr/>
                  </w:rPrChange>
                </w:rPr>
                <w:t>Credits are Broken down by Learning Standard</w:t>
              </w:r>
            </w:ins>
          </w:p>
        </w:tc>
        <w:tc>
          <w:tcPr>
            <w:tcW w:w="5294" w:type="dxa"/>
            <w:tcPrChange w:id="932" w:author="Nick Nicholas" w:date="2017-11-20T15:59:00Z">
              <w:tcPr>
                <w:tcW w:w="5457" w:type="dxa"/>
                <w:gridSpan w:val="2"/>
              </w:tcPr>
            </w:tcPrChange>
          </w:tcPr>
          <w:p w14:paraId="4E1202C6" w14:textId="1AB49B30" w:rsidR="00C36897" w:rsidRPr="007744F9" w:rsidRDefault="00C36897">
            <w:pPr>
              <w:rPr>
                <w:rPrChange w:id="933" w:author="Nick Nicholas" w:date="2017-11-20T15:57:00Z">
                  <w:rPr>
                    <w:rFonts w:ascii="Arial Unicode MS" w:eastAsia="Arial Unicode MS" w:hAnsiTheme="minorHAnsi" w:cs="Arial Unicode MS"/>
                  </w:rPr>
                </w:rPrChange>
              </w:rPr>
            </w:pPr>
            <w:del w:id="934" w:author="Linda Marshall" w:date="2017-11-16T11:30:00Z">
              <w:r w:rsidRPr="007744F9" w:rsidDel="002474FD">
                <w:rPr>
                  <w:rPrChange w:id="935" w:author="Nick Nicholas" w:date="2017-11-20T15:57:00Z">
                    <w:rPr>
                      <w:rFonts w:ascii="Arial Unicode MS" w:eastAsia="Arial Unicode MS" w:hAnsiTheme="minorHAnsi" w:cs="Arial Unicode MS"/>
                    </w:rPr>
                  </w:rPrChange>
                </w:rPr>
                <w:delText>Qualification</w:delText>
              </w:r>
            </w:del>
            <w:ins w:id="936" w:author="Linda Marshall" w:date="2017-11-16T11:30:00Z">
              <w:del w:id="937" w:author="Nick Nicholas" w:date="2017-11-20T15:59:00Z">
                <w:r w:rsidRPr="007744F9" w:rsidDel="00C9217A">
                  <w:rPr>
                    <w:rPrChange w:id="938" w:author="Nick Nicholas" w:date="2017-11-20T15:57:00Z">
                      <w:rPr>
                        <w:rFonts w:ascii="Arial Unicode MS" w:eastAsia="Arial Unicode MS" w:hAnsiTheme="minorHAnsi" w:cs="Arial Unicode MS"/>
                      </w:rPr>
                    </w:rPrChange>
                  </w:rPr>
                  <w:delText>Credential</w:delText>
                </w:r>
              </w:del>
            </w:ins>
            <w:del w:id="939" w:author="Nick Nicholas" w:date="2017-11-20T15:59:00Z">
              <w:r w:rsidRPr="007744F9" w:rsidDel="00C9217A">
                <w:rPr>
                  <w:rPrChange w:id="940" w:author="Nick Nicholas" w:date="2017-11-20T15:57:00Z">
                    <w:rPr>
                      <w:rFonts w:ascii="Arial Unicode MS" w:eastAsia="Arial Unicode MS" w:hAnsiTheme="minorHAnsi" w:cs="Arial Unicode MS"/>
                    </w:rPr>
                  </w:rPrChange>
                </w:rPr>
                <w:delText>/Credits/ LearningStandard</w:delText>
              </w:r>
            </w:del>
            <w:ins w:id="941" w:author="Nick Nicholas" w:date="2017-11-20T15:59:00Z">
              <w:r w:rsidR="00C9217A">
                <w:t>Attainment/Credits/LearningStandard</w:t>
              </w:r>
            </w:ins>
          </w:p>
        </w:tc>
        <w:tc>
          <w:tcPr>
            <w:tcW w:w="0" w:type="auto"/>
            <w:tcPrChange w:id="942" w:author="Nick Nicholas" w:date="2017-11-20T15:59:00Z">
              <w:tcPr>
                <w:tcW w:w="0" w:type="auto"/>
              </w:tcPr>
            </w:tcPrChange>
          </w:tcPr>
          <w:p w14:paraId="240147A3" w14:textId="03148001" w:rsidR="00C36897" w:rsidRPr="00AC13A6" w:rsidRDefault="00C36897" w:rsidP="00961591">
            <w:pPr>
              <w:rPr>
                <w:lang w:val="en-US"/>
                <w:rPrChange w:id="943" w:author="Nick Nicholas" w:date="2017-11-16T12:14:00Z">
                  <w:rPr/>
                </w:rPrChange>
              </w:rPr>
            </w:pPr>
            <w:r w:rsidRPr="00AC13A6">
              <w:rPr>
                <w:lang w:val="en-US"/>
                <w:rPrChange w:id="944" w:author="Nick Nicholas" w:date="2017-11-16T12:14:00Z">
                  <w:rPr/>
                </w:rPrChange>
              </w:rPr>
              <w:t xml:space="preserve">(not necessary for data exchange, is captured in </w:t>
            </w:r>
            <w:del w:id="945" w:author="Linda Marshall" w:date="2017-11-16T11:30:00Z">
              <w:r w:rsidRPr="00AC13A6" w:rsidDel="002474FD">
                <w:rPr>
                  <w:lang w:val="en-US"/>
                  <w:rPrChange w:id="946" w:author="Nick Nicholas" w:date="2017-11-16T12:14:00Z">
                    <w:rPr/>
                  </w:rPrChange>
                </w:rPr>
                <w:delText>qualification</w:delText>
              </w:r>
            </w:del>
            <w:ins w:id="947" w:author="Linda Marshall" w:date="2017-11-16T11:30:00Z">
              <w:r w:rsidRPr="00AC13A6">
                <w:rPr>
                  <w:lang w:val="en-US"/>
                  <w:rPrChange w:id="948" w:author="Nick Nicholas" w:date="2017-11-16T12:14:00Z">
                    <w:rPr/>
                  </w:rPrChange>
                </w:rPr>
                <w:t>Credential</w:t>
              </w:r>
            </w:ins>
            <w:r w:rsidRPr="00AC13A6">
              <w:rPr>
                <w:lang w:val="en-US"/>
                <w:rPrChange w:id="949" w:author="Nick Nicholas" w:date="2017-11-16T12:14:00Z">
                  <w:rPr/>
                </w:rPrChange>
              </w:rPr>
              <w:t xml:space="preserve"> achievement)</w:t>
            </w:r>
          </w:p>
        </w:tc>
      </w:tr>
      <w:tr w:rsidR="000C3DF5" w:rsidRPr="00D14E7F" w:rsidDel="003161C5" w14:paraId="07DF509B" w14:textId="7EBC5AAE" w:rsidTr="003161C5">
        <w:trPr>
          <w:del w:id="950" w:author="Nick Nicholas" w:date="2017-11-20T15:59:00Z"/>
        </w:trPr>
        <w:tc>
          <w:tcPr>
            <w:tcW w:w="1446" w:type="dxa"/>
            <w:tcPrChange w:id="951" w:author="Nick Nicholas" w:date="2017-11-20T15:59:00Z">
              <w:tcPr>
                <w:tcW w:w="1409" w:type="dxa"/>
                <w:gridSpan w:val="2"/>
              </w:tcPr>
            </w:tcPrChange>
          </w:tcPr>
          <w:p w14:paraId="64787E95" w14:textId="7C74E34C" w:rsidR="00C36897" w:rsidRPr="00F243C5" w:rsidDel="003161C5" w:rsidRDefault="00C36897" w:rsidP="00B52342">
            <w:pPr>
              <w:rPr>
                <w:del w:id="952" w:author="Nick Nicholas" w:date="2017-11-20T15:59:00Z"/>
                <w:lang w:val="en-US"/>
                <w:rPrChange w:id="953" w:author="Nick Nicholas" w:date="2017-11-20T16:55:00Z">
                  <w:rPr>
                    <w:del w:id="954" w:author="Nick Nicholas" w:date="2017-11-20T15:59:00Z"/>
                    <w:rFonts w:ascii="Arial Unicode MS" w:eastAsia="Arial Unicode MS" w:hAnsiTheme="minorHAnsi" w:cs="Arial Unicode MS"/>
                  </w:rPr>
                </w:rPrChange>
              </w:rPr>
            </w:pPr>
          </w:p>
        </w:tc>
        <w:tc>
          <w:tcPr>
            <w:tcW w:w="5294" w:type="dxa"/>
            <w:tcPrChange w:id="955" w:author="Nick Nicholas" w:date="2017-11-20T15:59:00Z">
              <w:tcPr>
                <w:tcW w:w="5457" w:type="dxa"/>
                <w:gridSpan w:val="2"/>
              </w:tcPr>
            </w:tcPrChange>
          </w:tcPr>
          <w:p w14:paraId="5A77E57C" w14:textId="670DA7E2" w:rsidR="00C36897" w:rsidRPr="00F243C5" w:rsidDel="003161C5" w:rsidRDefault="00C36897" w:rsidP="00B52342">
            <w:pPr>
              <w:rPr>
                <w:del w:id="956" w:author="Nick Nicholas" w:date="2017-11-20T15:59:00Z"/>
                <w:lang w:val="en-US"/>
                <w:rPrChange w:id="957" w:author="Nick Nicholas" w:date="2017-11-20T16:55:00Z">
                  <w:rPr>
                    <w:del w:id="958" w:author="Nick Nicholas" w:date="2017-11-20T15:59:00Z"/>
                    <w:rFonts w:ascii="Arial Unicode MS" w:eastAsia="Arial Unicode MS" w:hAnsiTheme="minorHAnsi" w:cs="Arial Unicode MS"/>
                  </w:rPr>
                </w:rPrChange>
              </w:rPr>
            </w:pPr>
            <w:del w:id="959" w:author="Nick Nicholas" w:date="2017-11-20T15:59:00Z">
              <w:r w:rsidRPr="00F243C5" w:rsidDel="003161C5">
                <w:rPr>
                  <w:lang w:val="en-US"/>
                  <w:rPrChange w:id="960" w:author="Nick Nicholas" w:date="2017-11-20T16:55:00Z">
                    <w:rPr>
                      <w:rFonts w:ascii="Arial Unicode MS" w:eastAsia="Arial Unicode MS" w:hAnsiTheme="minorHAnsi" w:cs="Arial Unicode MS"/>
                    </w:rPr>
                  </w:rPrChange>
                </w:rPr>
                <w:delText>Qualification</w:delText>
              </w:r>
            </w:del>
            <w:ins w:id="961" w:author="Linda Marshall" w:date="2017-11-16T11:30:00Z">
              <w:del w:id="962" w:author="Nick Nicholas" w:date="2017-11-20T15:59:00Z">
                <w:r w:rsidRPr="00F243C5" w:rsidDel="003161C5">
                  <w:rPr>
                    <w:lang w:val="en-US"/>
                    <w:rPrChange w:id="963" w:author="Nick Nicholas" w:date="2017-11-20T16:55:00Z">
                      <w:rPr>
                        <w:rFonts w:ascii="Arial Unicode MS" w:eastAsia="Arial Unicode MS" w:hAnsiTheme="minorHAnsi" w:cs="Arial Unicode MS"/>
                      </w:rPr>
                    </w:rPrChange>
                  </w:rPr>
                  <w:delText>Credential</w:delText>
                </w:r>
              </w:del>
            </w:ins>
            <w:del w:id="964" w:author="Nick Nicholas" w:date="2017-11-20T15:59:00Z">
              <w:r w:rsidRPr="00F243C5" w:rsidDel="003161C5">
                <w:rPr>
                  <w:lang w:val="en-US"/>
                  <w:rPrChange w:id="965" w:author="Nick Nicholas" w:date="2017-11-20T16:55:00Z">
                    <w:rPr>
                      <w:rFonts w:ascii="Arial Unicode MS" w:eastAsia="Arial Unicode MS" w:hAnsiTheme="minorHAnsi" w:cs="Arial Unicode MS"/>
                    </w:rPr>
                  </w:rPrChange>
                </w:rPr>
                <w:delText>/Credits/ LearningStandard/Class</w:delText>
              </w:r>
            </w:del>
          </w:p>
        </w:tc>
        <w:tc>
          <w:tcPr>
            <w:tcW w:w="0" w:type="auto"/>
            <w:tcPrChange w:id="966" w:author="Nick Nicholas" w:date="2017-11-20T15:59:00Z">
              <w:tcPr>
                <w:tcW w:w="0" w:type="auto"/>
              </w:tcPr>
            </w:tcPrChange>
          </w:tcPr>
          <w:p w14:paraId="44ABA4D5" w14:textId="4F7CB86F" w:rsidR="00C36897" w:rsidRPr="00AC13A6" w:rsidDel="003161C5" w:rsidRDefault="00C36897" w:rsidP="00961591">
            <w:pPr>
              <w:rPr>
                <w:del w:id="967" w:author="Nick Nicholas" w:date="2017-11-20T15:59:00Z"/>
                <w:lang w:val="en-US"/>
                <w:rPrChange w:id="968" w:author="Nick Nicholas" w:date="2017-11-16T12:14:00Z">
                  <w:rPr>
                    <w:del w:id="969" w:author="Nick Nicholas" w:date="2017-11-20T15:59:00Z"/>
                  </w:rPr>
                </w:rPrChange>
              </w:rPr>
            </w:pPr>
            <w:del w:id="970" w:author="Nick Nicholas" w:date="2017-11-20T15:59:00Z">
              <w:r w:rsidRPr="00AC13A6" w:rsidDel="003161C5">
                <w:rPr>
                  <w:lang w:val="en-US"/>
                  <w:rPrChange w:id="971" w:author="Nick Nicholas" w:date="2017-11-16T12:14:00Z">
                    <w:rPr/>
                  </w:rPrChange>
                </w:rPr>
                <w:delText>(not necessary for data exchange, is captured in qualification</w:delText>
              </w:r>
            </w:del>
            <w:ins w:id="972" w:author="Linda Marshall" w:date="2017-11-16T11:30:00Z">
              <w:del w:id="973" w:author="Nick Nicholas" w:date="2017-11-20T15:59:00Z">
                <w:r w:rsidRPr="00AC13A6" w:rsidDel="003161C5">
                  <w:rPr>
                    <w:lang w:val="en-US"/>
                    <w:rPrChange w:id="974" w:author="Nick Nicholas" w:date="2017-11-16T12:14:00Z">
                      <w:rPr/>
                    </w:rPrChange>
                  </w:rPr>
                  <w:delText>Credential</w:delText>
                </w:r>
              </w:del>
            </w:ins>
            <w:del w:id="975" w:author="Nick Nicholas" w:date="2017-11-20T15:59:00Z">
              <w:r w:rsidRPr="00AC13A6" w:rsidDel="003161C5">
                <w:rPr>
                  <w:lang w:val="en-US"/>
                  <w:rPrChange w:id="976" w:author="Nick Nicholas" w:date="2017-11-16T12:14:00Z">
                    <w:rPr/>
                  </w:rPrChange>
                </w:rPr>
                <w:delText xml:space="preserve"> achievement)</w:delText>
              </w:r>
            </w:del>
          </w:p>
        </w:tc>
      </w:tr>
      <w:tr w:rsidR="000C3DF5" w:rsidRPr="00D14E7F" w:rsidDel="003161C5" w14:paraId="5D1CEBEB" w14:textId="6262F15B" w:rsidTr="003161C5">
        <w:trPr>
          <w:del w:id="977" w:author="Nick Nicholas" w:date="2017-11-20T15:59:00Z"/>
        </w:trPr>
        <w:tc>
          <w:tcPr>
            <w:tcW w:w="1446" w:type="dxa"/>
            <w:tcPrChange w:id="978" w:author="Nick Nicholas" w:date="2017-11-20T15:59:00Z">
              <w:tcPr>
                <w:tcW w:w="1409" w:type="dxa"/>
                <w:gridSpan w:val="2"/>
              </w:tcPr>
            </w:tcPrChange>
          </w:tcPr>
          <w:p w14:paraId="0A39B7E8" w14:textId="1AEFB5AE" w:rsidR="00C36897" w:rsidRPr="00F243C5" w:rsidDel="003161C5" w:rsidRDefault="00C36897" w:rsidP="008005F0">
            <w:pPr>
              <w:rPr>
                <w:del w:id="979" w:author="Nick Nicholas" w:date="2017-11-20T15:59:00Z"/>
                <w:lang w:val="en-US"/>
                <w:rPrChange w:id="980" w:author="Nick Nicholas" w:date="2017-11-20T16:55:00Z">
                  <w:rPr>
                    <w:del w:id="981" w:author="Nick Nicholas" w:date="2017-11-20T15:59:00Z"/>
                    <w:rFonts w:ascii="Arial Unicode MS" w:eastAsia="Arial Unicode MS" w:hAnsiTheme="minorHAnsi" w:cs="Arial Unicode MS"/>
                  </w:rPr>
                </w:rPrChange>
              </w:rPr>
            </w:pPr>
          </w:p>
        </w:tc>
        <w:tc>
          <w:tcPr>
            <w:tcW w:w="5294" w:type="dxa"/>
            <w:tcPrChange w:id="982" w:author="Nick Nicholas" w:date="2017-11-20T15:59:00Z">
              <w:tcPr>
                <w:tcW w:w="5457" w:type="dxa"/>
                <w:gridSpan w:val="2"/>
              </w:tcPr>
            </w:tcPrChange>
          </w:tcPr>
          <w:p w14:paraId="586243CC" w14:textId="172185FC" w:rsidR="00C36897" w:rsidRPr="00F243C5" w:rsidDel="003161C5" w:rsidRDefault="00C36897" w:rsidP="008005F0">
            <w:pPr>
              <w:rPr>
                <w:del w:id="983" w:author="Nick Nicholas" w:date="2017-11-20T15:59:00Z"/>
                <w:lang w:val="en-US"/>
                <w:rPrChange w:id="984" w:author="Nick Nicholas" w:date="2017-11-20T16:55:00Z">
                  <w:rPr>
                    <w:del w:id="985" w:author="Nick Nicholas" w:date="2017-11-20T15:59:00Z"/>
                    <w:rFonts w:ascii="Arial Unicode MS" w:eastAsia="Arial Unicode MS" w:hAnsiTheme="minorHAnsi" w:cs="Arial Unicode MS"/>
                  </w:rPr>
                </w:rPrChange>
              </w:rPr>
            </w:pPr>
            <w:del w:id="986" w:author="Nick Nicholas" w:date="2017-11-20T15:59:00Z">
              <w:r w:rsidRPr="00F243C5" w:rsidDel="003161C5">
                <w:rPr>
                  <w:lang w:val="en-US"/>
                  <w:rPrChange w:id="987" w:author="Nick Nicholas" w:date="2017-11-20T16:55:00Z">
                    <w:rPr>
                      <w:rFonts w:ascii="Arial Unicode MS" w:eastAsia="Arial Unicode MS" w:hAnsiTheme="minorHAnsi" w:cs="Arial Unicode MS"/>
                    </w:rPr>
                  </w:rPrChange>
                </w:rPr>
                <w:delText>Qualification</w:delText>
              </w:r>
            </w:del>
            <w:ins w:id="988" w:author="Linda Marshall" w:date="2017-11-16T11:30:00Z">
              <w:del w:id="989" w:author="Nick Nicholas" w:date="2017-11-20T15:59:00Z">
                <w:r w:rsidRPr="00F243C5" w:rsidDel="003161C5">
                  <w:rPr>
                    <w:lang w:val="en-US"/>
                    <w:rPrChange w:id="990" w:author="Nick Nicholas" w:date="2017-11-20T16:55:00Z">
                      <w:rPr>
                        <w:rFonts w:ascii="Arial Unicode MS" w:eastAsia="Arial Unicode MS" w:hAnsiTheme="minorHAnsi" w:cs="Arial Unicode MS"/>
                      </w:rPr>
                    </w:rPrChange>
                  </w:rPr>
                  <w:delText>Credential</w:delText>
                </w:r>
              </w:del>
            </w:ins>
            <w:del w:id="991" w:author="Nick Nicholas" w:date="2017-11-20T15:59:00Z">
              <w:r w:rsidRPr="00F243C5" w:rsidDel="003161C5">
                <w:rPr>
                  <w:lang w:val="en-US"/>
                  <w:rPrChange w:id="992" w:author="Nick Nicholas" w:date="2017-11-20T16:55:00Z">
                    <w:rPr>
                      <w:rFonts w:ascii="Arial Unicode MS" w:eastAsia="Arial Unicode MS" w:hAnsiTheme="minorHAnsi" w:cs="Arial Unicode MS"/>
                    </w:rPr>
                  </w:rPrChange>
                </w:rPr>
                <w:delText>/Class/ LearningStandard</w:delText>
              </w:r>
            </w:del>
          </w:p>
        </w:tc>
        <w:tc>
          <w:tcPr>
            <w:tcW w:w="0" w:type="auto"/>
            <w:tcPrChange w:id="993" w:author="Nick Nicholas" w:date="2017-11-20T15:59:00Z">
              <w:tcPr>
                <w:tcW w:w="0" w:type="auto"/>
              </w:tcPr>
            </w:tcPrChange>
          </w:tcPr>
          <w:p w14:paraId="4CCFDB4D" w14:textId="24C2DB47" w:rsidR="00C36897" w:rsidRPr="00AC13A6" w:rsidDel="003161C5" w:rsidRDefault="00C36897" w:rsidP="00961591">
            <w:pPr>
              <w:rPr>
                <w:del w:id="994" w:author="Nick Nicholas" w:date="2017-11-20T15:59:00Z"/>
                <w:lang w:val="en-US"/>
                <w:rPrChange w:id="995" w:author="Nick Nicholas" w:date="2017-11-16T12:14:00Z">
                  <w:rPr>
                    <w:del w:id="996" w:author="Nick Nicholas" w:date="2017-11-20T15:59:00Z"/>
                  </w:rPr>
                </w:rPrChange>
              </w:rPr>
            </w:pPr>
            <w:del w:id="997" w:author="Nick Nicholas" w:date="2017-11-20T15:59:00Z">
              <w:r w:rsidRPr="00AC13A6" w:rsidDel="003161C5">
                <w:rPr>
                  <w:lang w:val="en-US"/>
                  <w:rPrChange w:id="998" w:author="Nick Nicholas" w:date="2017-11-16T12:14:00Z">
                    <w:rPr/>
                  </w:rPrChange>
                </w:rPr>
                <w:delText>(not necessary for data exchange, is captured in qualification</w:delText>
              </w:r>
            </w:del>
            <w:ins w:id="999" w:author="Linda Marshall" w:date="2017-11-16T11:30:00Z">
              <w:del w:id="1000" w:author="Nick Nicholas" w:date="2017-11-20T15:59:00Z">
                <w:r w:rsidRPr="00AC13A6" w:rsidDel="003161C5">
                  <w:rPr>
                    <w:lang w:val="en-US"/>
                    <w:rPrChange w:id="1001" w:author="Nick Nicholas" w:date="2017-11-16T12:14:00Z">
                      <w:rPr/>
                    </w:rPrChange>
                  </w:rPr>
                  <w:delText>Credential</w:delText>
                </w:r>
              </w:del>
            </w:ins>
            <w:del w:id="1002" w:author="Nick Nicholas" w:date="2017-11-20T15:59:00Z">
              <w:r w:rsidRPr="00AC13A6" w:rsidDel="003161C5">
                <w:rPr>
                  <w:lang w:val="en-US"/>
                  <w:rPrChange w:id="1003" w:author="Nick Nicholas" w:date="2017-11-16T12:14:00Z">
                    <w:rPr/>
                  </w:rPrChange>
                </w:rPr>
                <w:delText xml:space="preserve"> achievement)</w:delText>
              </w:r>
            </w:del>
          </w:p>
        </w:tc>
      </w:tr>
      <w:tr w:rsidR="000C3DF5" w:rsidRPr="00D14E7F" w:rsidDel="003161C5" w14:paraId="218A770A" w14:textId="2D465B1E" w:rsidTr="003161C5">
        <w:trPr>
          <w:del w:id="1004" w:author="Nick Nicholas" w:date="2017-11-20T15:59:00Z"/>
        </w:trPr>
        <w:tc>
          <w:tcPr>
            <w:tcW w:w="1446" w:type="dxa"/>
            <w:tcPrChange w:id="1005" w:author="Nick Nicholas" w:date="2017-11-20T15:59:00Z">
              <w:tcPr>
                <w:tcW w:w="1409" w:type="dxa"/>
                <w:gridSpan w:val="2"/>
              </w:tcPr>
            </w:tcPrChange>
          </w:tcPr>
          <w:p w14:paraId="334FD038" w14:textId="08D2239A" w:rsidR="00C36897" w:rsidRPr="00F243C5" w:rsidDel="003161C5" w:rsidRDefault="00C36897" w:rsidP="0094624F">
            <w:pPr>
              <w:rPr>
                <w:del w:id="1006" w:author="Nick Nicholas" w:date="2017-11-20T15:59:00Z"/>
                <w:lang w:val="en-US"/>
                <w:rPrChange w:id="1007" w:author="Nick Nicholas" w:date="2017-11-20T16:55:00Z">
                  <w:rPr>
                    <w:del w:id="1008" w:author="Nick Nicholas" w:date="2017-11-20T15:59:00Z"/>
                    <w:rFonts w:ascii="Arial Unicode MS" w:eastAsia="Arial Unicode MS" w:hAnsiTheme="minorHAnsi" w:cs="Arial Unicode MS"/>
                  </w:rPr>
                </w:rPrChange>
              </w:rPr>
            </w:pPr>
          </w:p>
        </w:tc>
        <w:tc>
          <w:tcPr>
            <w:tcW w:w="5294" w:type="dxa"/>
            <w:tcPrChange w:id="1009" w:author="Nick Nicholas" w:date="2017-11-20T15:59:00Z">
              <w:tcPr>
                <w:tcW w:w="5457" w:type="dxa"/>
                <w:gridSpan w:val="2"/>
              </w:tcPr>
            </w:tcPrChange>
          </w:tcPr>
          <w:p w14:paraId="27ACC4C2" w14:textId="75D492A4" w:rsidR="00C36897" w:rsidRPr="00F243C5" w:rsidDel="003161C5" w:rsidRDefault="00C36897" w:rsidP="0094624F">
            <w:pPr>
              <w:rPr>
                <w:del w:id="1010" w:author="Nick Nicholas" w:date="2017-11-20T15:59:00Z"/>
                <w:lang w:val="en-US"/>
                <w:rPrChange w:id="1011" w:author="Nick Nicholas" w:date="2017-11-20T16:55:00Z">
                  <w:rPr>
                    <w:del w:id="1012" w:author="Nick Nicholas" w:date="2017-11-20T15:59:00Z"/>
                    <w:rFonts w:ascii="Arial Unicode MS" w:eastAsia="Arial Unicode MS" w:hAnsiTheme="minorHAnsi" w:cs="Arial Unicode MS"/>
                  </w:rPr>
                </w:rPrChange>
              </w:rPr>
            </w:pPr>
            <w:del w:id="1013" w:author="Nick Nicholas" w:date="2017-11-20T15:59:00Z">
              <w:r w:rsidRPr="00F243C5" w:rsidDel="003161C5">
                <w:rPr>
                  <w:lang w:val="en-US"/>
                  <w:rPrChange w:id="1014" w:author="Nick Nicholas" w:date="2017-11-20T16:55:00Z">
                    <w:rPr>
                      <w:rFonts w:ascii="Arial Unicode MS" w:eastAsia="Arial Unicode MS" w:hAnsiTheme="minorHAnsi" w:cs="Arial Unicode MS"/>
                    </w:rPr>
                  </w:rPrChange>
                </w:rPr>
                <w:delText>Qualification</w:delText>
              </w:r>
            </w:del>
            <w:ins w:id="1015" w:author="Linda Marshall" w:date="2017-11-16T11:30:00Z">
              <w:del w:id="1016" w:author="Nick Nicholas" w:date="2017-11-20T15:59:00Z">
                <w:r w:rsidRPr="00F243C5" w:rsidDel="003161C5">
                  <w:rPr>
                    <w:lang w:val="en-US"/>
                    <w:rPrChange w:id="1017" w:author="Nick Nicholas" w:date="2017-11-20T16:55:00Z">
                      <w:rPr>
                        <w:rFonts w:ascii="Arial Unicode MS" w:eastAsia="Arial Unicode MS" w:hAnsiTheme="minorHAnsi" w:cs="Arial Unicode MS"/>
                      </w:rPr>
                    </w:rPrChange>
                  </w:rPr>
                  <w:delText>Credential</w:delText>
                </w:r>
              </w:del>
            </w:ins>
            <w:del w:id="1018" w:author="Nick Nicholas" w:date="2017-11-20T15:59:00Z">
              <w:r w:rsidRPr="00F243C5" w:rsidDel="003161C5">
                <w:rPr>
                  <w:lang w:val="en-US"/>
                  <w:rPrChange w:id="1019" w:author="Nick Nicholas" w:date="2017-11-20T16:55:00Z">
                    <w:rPr>
                      <w:rFonts w:ascii="Arial Unicode MS" w:eastAsia="Arial Unicode MS" w:hAnsiTheme="minorHAnsi" w:cs="Arial Unicode MS"/>
                    </w:rPr>
                  </w:rPrChange>
                </w:rPr>
                <w:delText>/Assessment/ LearningStandard</w:delText>
              </w:r>
            </w:del>
          </w:p>
        </w:tc>
        <w:tc>
          <w:tcPr>
            <w:tcW w:w="0" w:type="auto"/>
            <w:tcPrChange w:id="1020" w:author="Nick Nicholas" w:date="2017-11-20T15:59:00Z">
              <w:tcPr>
                <w:tcW w:w="0" w:type="auto"/>
              </w:tcPr>
            </w:tcPrChange>
          </w:tcPr>
          <w:p w14:paraId="2A051F31" w14:textId="16E01305" w:rsidR="00C36897" w:rsidRPr="00AC13A6" w:rsidDel="003161C5" w:rsidRDefault="00C36897" w:rsidP="00961591">
            <w:pPr>
              <w:rPr>
                <w:del w:id="1021" w:author="Nick Nicholas" w:date="2017-11-20T15:59:00Z"/>
                <w:lang w:val="en-US"/>
                <w:rPrChange w:id="1022" w:author="Nick Nicholas" w:date="2017-11-16T12:14:00Z">
                  <w:rPr>
                    <w:del w:id="1023" w:author="Nick Nicholas" w:date="2017-11-20T15:59:00Z"/>
                  </w:rPr>
                </w:rPrChange>
              </w:rPr>
            </w:pPr>
            <w:del w:id="1024" w:author="Nick Nicholas" w:date="2017-11-20T15:59:00Z">
              <w:r w:rsidRPr="00AC13A6" w:rsidDel="003161C5">
                <w:rPr>
                  <w:lang w:val="en-US"/>
                  <w:rPrChange w:id="1025" w:author="Nick Nicholas" w:date="2017-11-16T12:14:00Z">
                    <w:rPr/>
                  </w:rPrChange>
                </w:rPr>
                <w:delText>(not necessary for data exchange, is captured in qualification</w:delText>
              </w:r>
            </w:del>
            <w:ins w:id="1026" w:author="Linda Marshall" w:date="2017-11-16T11:30:00Z">
              <w:del w:id="1027" w:author="Nick Nicholas" w:date="2017-11-20T15:59:00Z">
                <w:r w:rsidRPr="00AC13A6" w:rsidDel="003161C5">
                  <w:rPr>
                    <w:lang w:val="en-US"/>
                    <w:rPrChange w:id="1028" w:author="Nick Nicholas" w:date="2017-11-16T12:14:00Z">
                      <w:rPr/>
                    </w:rPrChange>
                  </w:rPr>
                  <w:delText>Credential</w:delText>
                </w:r>
              </w:del>
            </w:ins>
            <w:del w:id="1029" w:author="Nick Nicholas" w:date="2017-11-20T15:59:00Z">
              <w:r w:rsidRPr="00AC13A6" w:rsidDel="003161C5">
                <w:rPr>
                  <w:lang w:val="en-US"/>
                  <w:rPrChange w:id="1030" w:author="Nick Nicholas" w:date="2017-11-16T12:14:00Z">
                    <w:rPr/>
                  </w:rPrChange>
                </w:rPr>
                <w:delText xml:space="preserve"> achievement)</w:delText>
              </w:r>
            </w:del>
          </w:p>
        </w:tc>
      </w:tr>
      <w:tr w:rsidR="009E0E02" w:rsidRPr="00D14E7F" w14:paraId="5FED230A" w14:textId="77777777" w:rsidTr="003161C5">
        <w:tc>
          <w:tcPr>
            <w:tcW w:w="1446" w:type="dxa"/>
            <w:tcPrChange w:id="1031" w:author="Nick Nicholas" w:date="2017-11-20T15:59:00Z">
              <w:tcPr>
                <w:tcW w:w="1480" w:type="dxa"/>
                <w:gridSpan w:val="2"/>
              </w:tcPr>
            </w:tcPrChange>
          </w:tcPr>
          <w:p w14:paraId="7D8A8624" w14:textId="19BD66AA" w:rsidR="00C36897" w:rsidRPr="007744F9" w:rsidRDefault="00C36897" w:rsidP="00C06CF9">
            <w:pPr>
              <w:rPr>
                <w:rPrChange w:id="1032" w:author="Nick Nicholas" w:date="2017-11-20T15:57:00Z">
                  <w:rPr>
                    <w:rFonts w:ascii="Arial Unicode MS" w:eastAsia="Arial Unicode MS" w:hAnsiTheme="minorHAnsi" w:cs="Arial Unicode MS"/>
                  </w:rPr>
                </w:rPrChange>
              </w:rPr>
            </w:pPr>
            <w:r w:rsidRPr="007744F9">
              <w:rPr>
                <w:rPrChange w:id="1033" w:author="Nick Nicholas" w:date="2017-11-20T15:57:00Z">
                  <w:rPr>
                    <w:rFonts w:ascii="Arial Unicode MS" w:eastAsia="Arial Unicode MS" w:hAnsiTheme="minorHAnsi" w:cs="Arial Unicode MS"/>
                  </w:rPr>
                </w:rPrChange>
              </w:rPr>
              <w:t xml:space="preserve">Student Registers For </w:t>
            </w:r>
            <w:del w:id="1034" w:author="Linda Marshall" w:date="2017-11-16T11:30:00Z">
              <w:r w:rsidRPr="007744F9" w:rsidDel="002474FD">
                <w:rPr>
                  <w:rPrChange w:id="1035" w:author="Nick Nicholas" w:date="2017-11-20T15:57:00Z">
                    <w:rPr>
                      <w:rFonts w:ascii="Arial Unicode MS" w:eastAsia="Arial Unicode MS" w:hAnsiTheme="minorHAnsi" w:cs="Arial Unicode MS"/>
                    </w:rPr>
                  </w:rPrChange>
                </w:rPr>
                <w:delText>Qualification</w:delText>
              </w:r>
            </w:del>
            <w:ins w:id="1036" w:author="Linda Marshall" w:date="2017-11-16T11:30:00Z">
              <w:r w:rsidRPr="007744F9">
                <w:rPr>
                  <w:rPrChange w:id="1037" w:author="Nick Nicholas" w:date="2017-11-20T15:57:00Z">
                    <w:rPr>
                      <w:rFonts w:ascii="Arial Unicode MS" w:eastAsia="Arial Unicode MS" w:hAnsiTheme="minorHAnsi" w:cs="Arial Unicode MS"/>
                    </w:rPr>
                  </w:rPrChange>
                </w:rPr>
                <w:t>Credential</w:t>
              </w:r>
            </w:ins>
          </w:p>
        </w:tc>
        <w:tc>
          <w:tcPr>
            <w:tcW w:w="5294" w:type="dxa"/>
            <w:tcPrChange w:id="1038" w:author="Nick Nicholas" w:date="2017-11-20T15:59:00Z">
              <w:tcPr>
                <w:tcW w:w="5386" w:type="dxa"/>
                <w:gridSpan w:val="2"/>
              </w:tcPr>
            </w:tcPrChange>
          </w:tcPr>
          <w:p w14:paraId="7094EC04" w14:textId="23D8EFA6" w:rsidR="00C36897" w:rsidRPr="007744F9" w:rsidRDefault="00C36897" w:rsidP="00477B86">
            <w:pPr>
              <w:rPr>
                <w:rPrChange w:id="1039" w:author="Nick Nicholas" w:date="2017-11-20T15:57:00Z">
                  <w:rPr>
                    <w:rFonts w:ascii="Arial Unicode MS" w:eastAsia="Arial Unicode MS" w:hAnsiTheme="minorHAnsi" w:cs="Arial Unicode MS"/>
                  </w:rPr>
                </w:rPrChange>
              </w:rPr>
            </w:pPr>
            <w:r w:rsidRPr="007744F9">
              <w:rPr>
                <w:rPrChange w:id="1040" w:author="Nick Nicholas" w:date="2017-11-20T15:57:00Z">
                  <w:rPr>
                    <w:rFonts w:ascii="Arial Unicode MS" w:eastAsia="Arial Unicode MS" w:hAnsiTheme="minorHAnsi" w:cs="Arial Unicode MS"/>
                  </w:rPr>
                </w:rPrChange>
              </w:rPr>
              <w:t>Student</w:t>
            </w:r>
            <w:del w:id="1041" w:author="Linda Marshall" w:date="2017-11-16T11:46:00Z">
              <w:r w:rsidRPr="007744F9" w:rsidDel="00957CFA">
                <w:rPr>
                  <w:rPrChange w:id="1042" w:author="Nick Nicholas" w:date="2017-11-20T15:57:00Z">
                    <w:rPr>
                      <w:rFonts w:ascii="Arial Unicode MS" w:eastAsia="Arial Unicode MS" w:hAnsiTheme="minorHAnsi" w:cs="Arial Unicode MS"/>
                    </w:rPr>
                  </w:rPrChange>
                </w:rPr>
                <w:delText>Qualification</w:delText>
              </w:r>
            </w:del>
            <w:ins w:id="1043" w:author="Linda Marshall" w:date="2017-11-16T11:46:00Z">
              <w:r w:rsidRPr="007744F9">
                <w:rPr>
                  <w:rPrChange w:id="1044" w:author="Nick Nicholas" w:date="2017-11-20T15:57:00Z">
                    <w:rPr>
                      <w:rFonts w:ascii="Arial Unicode MS" w:eastAsia="Arial Unicode MS" w:hAnsiTheme="minorHAnsi" w:cs="Arial Unicode MS"/>
                    </w:rPr>
                  </w:rPrChange>
                </w:rPr>
                <w:t>Credential</w:t>
              </w:r>
            </w:ins>
            <w:r w:rsidRPr="007744F9">
              <w:rPr>
                <w:rPrChange w:id="1045" w:author="Nick Nicholas" w:date="2017-11-20T15:57:00Z">
                  <w:rPr>
                    <w:rFonts w:ascii="Arial Unicode MS" w:eastAsia="Arial Unicode MS" w:hAnsiTheme="minorHAnsi" w:cs="Arial Unicode MS"/>
                  </w:rPr>
                </w:rPrChange>
              </w:rPr>
              <w:t xml:space="preserve">Enrolment </w:t>
            </w:r>
          </w:p>
        </w:tc>
        <w:tc>
          <w:tcPr>
            <w:tcW w:w="0" w:type="auto"/>
            <w:tcPrChange w:id="1046" w:author="Nick Nicholas" w:date="2017-11-20T15:59:00Z">
              <w:tcPr>
                <w:tcW w:w="0" w:type="auto"/>
              </w:tcPr>
            </w:tcPrChange>
          </w:tcPr>
          <w:p w14:paraId="1C2F5C1A" w14:textId="3FD69B57" w:rsidR="00C36897" w:rsidRPr="00007AC5" w:rsidRDefault="00C36897" w:rsidP="00961591">
            <w:pPr>
              <w:rPr>
                <w:lang w:val="en-US"/>
                <w:rPrChange w:id="1047" w:author="Nick Nicholas" w:date="2017-11-20T15:50:00Z">
                  <w:rPr/>
                </w:rPrChange>
              </w:rPr>
            </w:pPr>
            <w:ins w:id="1048" w:author="Nick Nicholas" w:date="2017-11-20T15:50:00Z">
              <w:r w:rsidRPr="00007AC5">
                <w:rPr>
                  <w:lang w:val="en-US"/>
                  <w:rPrChange w:id="1049" w:author="Nick Nicholas" w:date="2017-11-20T15:50:00Z">
                    <w:rPr/>
                  </w:rPrChange>
                </w:rPr>
                <w:t>(not provided yet, not necessary for data exchange)</w:t>
              </w:r>
            </w:ins>
          </w:p>
        </w:tc>
      </w:tr>
      <w:tr w:rsidR="000C3DF5" w:rsidRPr="00B503ED" w14:paraId="2E68D15B" w14:textId="77777777" w:rsidTr="003161C5">
        <w:tc>
          <w:tcPr>
            <w:tcW w:w="1446" w:type="dxa"/>
            <w:tcPrChange w:id="1050" w:author="Nick Nicholas" w:date="2017-11-20T15:59:00Z">
              <w:tcPr>
                <w:tcW w:w="1409" w:type="dxa"/>
                <w:gridSpan w:val="2"/>
              </w:tcPr>
            </w:tcPrChange>
          </w:tcPr>
          <w:p w14:paraId="7D0AFC2D" w14:textId="1378ECDC" w:rsidR="00C36897" w:rsidRPr="007744F9" w:rsidRDefault="00C36897" w:rsidP="00961591">
            <w:pPr>
              <w:rPr>
                <w:rPrChange w:id="1051" w:author="Nick Nicholas" w:date="2017-11-20T15:57:00Z">
                  <w:rPr>
                    <w:rFonts w:ascii="Arial Unicode MS" w:eastAsia="Arial Unicode MS" w:hAnsiTheme="minorHAnsi" w:cs="Arial Unicode MS"/>
                  </w:rPr>
                </w:rPrChange>
              </w:rPr>
            </w:pPr>
            <w:r w:rsidRPr="007744F9">
              <w:rPr>
                <w:rPrChange w:id="1052" w:author="Nick Nicholas" w:date="2017-11-20T15:57:00Z">
                  <w:rPr>
                    <w:rFonts w:ascii="Arial Unicode MS" w:eastAsia="Arial Unicode MS" w:hAnsiTheme="minorHAnsi" w:cs="Arial Unicode MS"/>
                  </w:rPr>
                </w:rPrChange>
              </w:rPr>
              <w:t xml:space="preserve">Student Achieves </w:t>
            </w:r>
            <w:del w:id="1053" w:author="Linda Marshall" w:date="2017-11-16T11:30:00Z">
              <w:r w:rsidRPr="007744F9" w:rsidDel="002474FD">
                <w:rPr>
                  <w:rPrChange w:id="1054" w:author="Nick Nicholas" w:date="2017-11-20T15:57:00Z">
                    <w:rPr>
                      <w:rFonts w:ascii="Arial Unicode MS" w:eastAsia="Arial Unicode MS" w:hAnsiTheme="minorHAnsi" w:cs="Arial Unicode MS"/>
                    </w:rPr>
                  </w:rPrChange>
                </w:rPr>
                <w:delText>Qualification</w:delText>
              </w:r>
            </w:del>
            <w:ins w:id="1055" w:author="Linda Marshall" w:date="2017-11-16T11:30:00Z">
              <w:r w:rsidRPr="007744F9">
                <w:rPr>
                  <w:rPrChange w:id="1056" w:author="Nick Nicholas" w:date="2017-11-20T15:57:00Z">
                    <w:rPr>
                      <w:rFonts w:ascii="Arial Unicode MS" w:eastAsia="Arial Unicode MS" w:hAnsiTheme="minorHAnsi" w:cs="Arial Unicode MS"/>
                    </w:rPr>
                  </w:rPrChange>
                </w:rPr>
                <w:t>Credential</w:t>
              </w:r>
            </w:ins>
          </w:p>
        </w:tc>
        <w:tc>
          <w:tcPr>
            <w:tcW w:w="5294" w:type="dxa"/>
            <w:tcPrChange w:id="1057" w:author="Nick Nicholas" w:date="2017-11-20T15:59:00Z">
              <w:tcPr>
                <w:tcW w:w="5457" w:type="dxa"/>
                <w:gridSpan w:val="2"/>
              </w:tcPr>
            </w:tcPrChange>
          </w:tcPr>
          <w:p w14:paraId="573324BD" w14:textId="5EED00EC" w:rsidR="00C36897" w:rsidRPr="007744F9" w:rsidRDefault="00C36897" w:rsidP="00961591">
            <w:pPr>
              <w:rPr>
                <w:rPrChange w:id="1058" w:author="Nick Nicholas" w:date="2017-11-20T15:57:00Z">
                  <w:rPr>
                    <w:rFonts w:ascii="Arial Unicode MS" w:eastAsia="Arial Unicode MS" w:hAnsiTheme="minorHAnsi" w:cs="Arial Unicode MS"/>
                  </w:rPr>
                </w:rPrChange>
              </w:rPr>
            </w:pPr>
            <w:del w:id="1059" w:author="Linda Marshall" w:date="2017-11-16T11:40:00Z">
              <w:r w:rsidRPr="007744F9" w:rsidDel="002474FD">
                <w:rPr>
                  <w:rPrChange w:id="1060" w:author="Nick Nicholas" w:date="2017-11-20T15:57:00Z">
                    <w:rPr>
                      <w:rFonts w:ascii="Arial Unicode MS" w:eastAsia="Arial Unicode MS" w:hAnsiTheme="minorHAnsi" w:cs="Arial Unicode MS"/>
                    </w:rPr>
                  </w:rPrChange>
                </w:rPr>
                <w:delText>StudentQualificationAchievement</w:delText>
              </w:r>
            </w:del>
            <w:ins w:id="1061" w:author="Linda Marshall" w:date="2017-11-16T11:40:00Z">
              <w:r w:rsidRPr="007744F9">
                <w:rPr>
                  <w:rPrChange w:id="1062" w:author="Nick Nicholas" w:date="2017-11-20T15:57:00Z">
                    <w:rPr>
                      <w:rFonts w:ascii="Arial Unicode MS" w:eastAsia="Arial Unicode MS" w:hAnsiTheme="minorHAnsi" w:cs="Arial Unicode MS"/>
                    </w:rPr>
                  </w:rPrChange>
                </w:rPr>
                <w:t>StudentAttainmentAchievement</w:t>
              </w:r>
            </w:ins>
          </w:p>
        </w:tc>
        <w:tc>
          <w:tcPr>
            <w:tcW w:w="0" w:type="auto"/>
            <w:tcPrChange w:id="1063" w:author="Nick Nicholas" w:date="2017-11-20T15:59:00Z">
              <w:tcPr>
                <w:tcW w:w="0" w:type="auto"/>
              </w:tcPr>
            </w:tcPrChange>
          </w:tcPr>
          <w:p w14:paraId="60155B9F" w14:textId="2A427B71" w:rsidR="00C36897" w:rsidRPr="00B503ED" w:rsidRDefault="00C36897" w:rsidP="00961591">
            <w:r>
              <w:t>CEDS: Credential Award</w:t>
            </w:r>
          </w:p>
        </w:tc>
      </w:tr>
      <w:tr w:rsidR="00055D6A" w:rsidRPr="00055D6A" w14:paraId="43BB73E5" w14:textId="77777777" w:rsidTr="003161C5">
        <w:trPr>
          <w:ins w:id="1064" w:author="Nick Nicholas" w:date="2017-11-20T16:01:00Z"/>
        </w:trPr>
        <w:tc>
          <w:tcPr>
            <w:tcW w:w="1446" w:type="dxa"/>
          </w:tcPr>
          <w:p w14:paraId="1BE15FF8" w14:textId="5AFA4AD4" w:rsidR="00055D6A" w:rsidRPr="00055D6A" w:rsidRDefault="00055D6A" w:rsidP="00961591">
            <w:pPr>
              <w:rPr>
                <w:ins w:id="1065" w:author="Nick Nicholas" w:date="2017-11-20T16:01:00Z"/>
                <w:lang w:val="en-US"/>
                <w:rPrChange w:id="1066" w:author="Nick Nicholas" w:date="2017-11-20T16:01:00Z">
                  <w:rPr>
                    <w:ins w:id="1067" w:author="Nick Nicholas" w:date="2017-11-20T16:01:00Z"/>
                  </w:rPr>
                </w:rPrChange>
              </w:rPr>
            </w:pPr>
            <w:ins w:id="1068" w:author="Nick Nicholas" w:date="2017-11-20T16:01:00Z">
              <w:r w:rsidRPr="00055D6A">
                <w:rPr>
                  <w:lang w:val="en-US"/>
                  <w:rPrChange w:id="1069" w:author="Nick Nicholas" w:date="2017-11-20T16:01:00Z">
                    <w:rPr/>
                  </w:rPrChange>
                </w:rPr>
                <w:t>Student Achievement is measured through Attainments</w:t>
              </w:r>
            </w:ins>
          </w:p>
        </w:tc>
        <w:tc>
          <w:tcPr>
            <w:tcW w:w="5294" w:type="dxa"/>
          </w:tcPr>
          <w:p w14:paraId="302B7A59" w14:textId="4F157BFC" w:rsidR="00055D6A" w:rsidRPr="004914D6" w:rsidDel="002474FD" w:rsidRDefault="00055D6A" w:rsidP="00961591">
            <w:pPr>
              <w:rPr>
                <w:ins w:id="1070" w:author="Nick Nicholas" w:date="2017-11-20T16:01:00Z"/>
                <w:lang w:val="en-US"/>
                <w:rPrChange w:id="1071" w:author="Nick Nicholas" w:date="2017-11-20T16:02:00Z">
                  <w:rPr>
                    <w:ins w:id="1072" w:author="Nick Nicholas" w:date="2017-11-20T16:01:00Z"/>
                  </w:rPr>
                </w:rPrChange>
              </w:rPr>
            </w:pPr>
            <w:ins w:id="1073" w:author="Nick Nicholas" w:date="2017-11-20T16:01:00Z">
              <w:r>
                <w:rPr>
                  <w:lang w:val="en-US"/>
                </w:rPr>
                <w:t>StudentAttainmentAchievement/AttainmentList</w:t>
              </w:r>
            </w:ins>
          </w:p>
        </w:tc>
        <w:tc>
          <w:tcPr>
            <w:tcW w:w="0" w:type="auto"/>
          </w:tcPr>
          <w:p w14:paraId="0F01663A" w14:textId="77777777" w:rsidR="00055D6A" w:rsidRPr="00055D6A" w:rsidRDefault="00055D6A" w:rsidP="00961591">
            <w:pPr>
              <w:rPr>
                <w:ins w:id="1074" w:author="Nick Nicholas" w:date="2017-11-20T16:01:00Z"/>
                <w:lang w:val="en-US"/>
                <w:rPrChange w:id="1075" w:author="Nick Nicholas" w:date="2017-11-20T16:01:00Z">
                  <w:rPr>
                    <w:ins w:id="1076" w:author="Nick Nicholas" w:date="2017-11-20T16:01:00Z"/>
                  </w:rPr>
                </w:rPrChange>
              </w:rPr>
            </w:pPr>
          </w:p>
        </w:tc>
      </w:tr>
      <w:tr w:rsidR="000C3DF5" w:rsidRPr="00B503ED" w14:paraId="75441CBD" w14:textId="77777777" w:rsidTr="003161C5">
        <w:tc>
          <w:tcPr>
            <w:tcW w:w="1446" w:type="dxa"/>
            <w:tcPrChange w:id="1077" w:author="Nick Nicholas" w:date="2017-11-20T15:59:00Z">
              <w:tcPr>
                <w:tcW w:w="1409" w:type="dxa"/>
                <w:gridSpan w:val="2"/>
              </w:tcPr>
            </w:tcPrChange>
          </w:tcPr>
          <w:p w14:paraId="2AC99098" w14:textId="05227DCD" w:rsidR="00C36897" w:rsidRPr="00055D6A" w:rsidRDefault="00C36897" w:rsidP="00961591">
            <w:pPr>
              <w:rPr>
                <w:lang w:val="en-US"/>
                <w:rPrChange w:id="1078" w:author="Nick Nicholas" w:date="2017-11-20T16:01:00Z">
                  <w:rPr>
                    <w:rFonts w:ascii="Arial Unicode MS" w:eastAsia="Arial Unicode MS" w:hAnsiTheme="minorHAnsi" w:cs="Arial Unicode MS"/>
                  </w:rPr>
                </w:rPrChange>
              </w:rPr>
            </w:pPr>
            <w:del w:id="1079" w:author="Linda Marshall" w:date="2017-11-16T11:30:00Z">
              <w:r w:rsidRPr="00055D6A" w:rsidDel="002474FD">
                <w:rPr>
                  <w:lang w:val="en-US"/>
                  <w:rPrChange w:id="1080" w:author="Nick Nicholas" w:date="2017-11-20T16:01:00Z">
                    <w:rPr>
                      <w:rFonts w:ascii="Arial Unicode MS" w:eastAsia="Arial Unicode MS" w:hAnsiTheme="minorHAnsi" w:cs="Arial Unicode MS"/>
                    </w:rPr>
                  </w:rPrChange>
                </w:rPr>
                <w:delText>Qualification</w:delText>
              </w:r>
            </w:del>
            <w:ins w:id="1081" w:author="Linda Marshall" w:date="2017-11-16T11:30:00Z">
              <w:r w:rsidRPr="00055D6A">
                <w:rPr>
                  <w:lang w:val="en-US"/>
                  <w:rPrChange w:id="1082" w:author="Nick Nicholas" w:date="2017-11-20T16:01:00Z">
                    <w:rPr>
                      <w:rFonts w:ascii="Arial Unicode MS" w:eastAsia="Arial Unicode MS" w:hAnsiTheme="minorHAnsi" w:cs="Arial Unicode MS"/>
                    </w:rPr>
                  </w:rPrChange>
                </w:rPr>
                <w:t>Credential</w:t>
              </w:r>
            </w:ins>
            <w:r w:rsidRPr="00055D6A">
              <w:rPr>
                <w:lang w:val="en-US"/>
                <w:rPrChange w:id="1083" w:author="Nick Nicholas" w:date="2017-11-20T16:01:00Z">
                  <w:rPr>
                    <w:rFonts w:ascii="Arial Unicode MS" w:eastAsia="Arial Unicode MS" w:hAnsiTheme="minorHAnsi" w:cs="Arial Unicode MS"/>
                  </w:rPr>
                </w:rPrChange>
              </w:rPr>
              <w:t xml:space="preserve"> has Contributions Measured in Credits</w:t>
            </w:r>
          </w:p>
        </w:tc>
        <w:tc>
          <w:tcPr>
            <w:tcW w:w="5294" w:type="dxa"/>
            <w:tcPrChange w:id="1084" w:author="Nick Nicholas" w:date="2017-11-20T15:59:00Z">
              <w:tcPr>
                <w:tcW w:w="5457" w:type="dxa"/>
                <w:gridSpan w:val="2"/>
              </w:tcPr>
            </w:tcPrChange>
          </w:tcPr>
          <w:p w14:paraId="0DCB20DD" w14:textId="4190BB44" w:rsidR="00C36897" w:rsidRPr="007744F9" w:rsidRDefault="004914D6" w:rsidP="00961591">
            <w:pPr>
              <w:rPr>
                <w:rPrChange w:id="1085" w:author="Nick Nicholas" w:date="2017-11-20T15:57:00Z">
                  <w:rPr>
                    <w:rFonts w:ascii="Arial Unicode MS" w:eastAsia="Arial Unicode MS" w:hAnsiTheme="minorHAnsi" w:cs="Arial Unicode MS"/>
                  </w:rPr>
                </w:rPrChange>
              </w:rPr>
            </w:pPr>
            <w:ins w:id="1086" w:author="Nick Nicholas" w:date="2017-11-20T16:02:00Z">
              <w:r w:rsidRPr="00EF7196">
                <w:t>StudentAttainmentAchievement</w:t>
              </w:r>
            </w:ins>
            <w:ins w:id="1087" w:author="Nick Nicholas" w:date="2017-11-20T15:53:00Z">
              <w:r w:rsidR="00C36897" w:rsidRPr="007744F9">
                <w:t>/ SummaryScoreInfo/CreditList</w:t>
              </w:r>
            </w:ins>
            <w:del w:id="1088" w:author="Nick Nicholas" w:date="2017-11-20T15:53:00Z">
              <w:r w:rsidR="00C36897" w:rsidRPr="007744F9" w:rsidDel="005E0F93">
                <w:rPr>
                  <w:rPrChange w:id="1089" w:author="Nick Nicholas" w:date="2017-11-20T15:57:00Z">
                    <w:rPr>
                      <w:rFonts w:ascii="Arial Unicode MS" w:eastAsia="Arial Unicode MS" w:hAnsiTheme="minorHAnsi" w:cs="Arial Unicode MS"/>
                    </w:rPr>
                  </w:rPrChange>
                </w:rPr>
                <w:delText>StudentQualificationAchievement</w:delText>
              </w:r>
            </w:del>
            <w:ins w:id="1090" w:author="Linda Marshall" w:date="2017-11-16T11:40:00Z">
              <w:del w:id="1091" w:author="Nick Nicholas" w:date="2017-11-20T15:53:00Z">
                <w:r w:rsidR="00C36897" w:rsidRPr="007744F9" w:rsidDel="005E0F93">
                  <w:rPr>
                    <w:rPrChange w:id="1092" w:author="Nick Nicholas" w:date="2017-11-20T15:57:00Z">
                      <w:rPr>
                        <w:rFonts w:ascii="Arial Unicode MS" w:eastAsia="Arial Unicode MS" w:hAnsiTheme="minorHAnsi" w:cs="Arial Unicode MS"/>
                      </w:rPr>
                    </w:rPrChange>
                  </w:rPr>
                  <w:delText>StudentAttainmentAchievement</w:delText>
                </w:r>
              </w:del>
            </w:ins>
            <w:del w:id="1093" w:author="Nick Nicholas" w:date="2017-11-20T15:53:00Z">
              <w:r w:rsidR="00C36897" w:rsidRPr="007744F9" w:rsidDel="005E0F93">
                <w:rPr>
                  <w:rPrChange w:id="1094" w:author="Nick Nicholas" w:date="2017-11-20T15:57:00Z">
                    <w:rPr>
                      <w:rFonts w:ascii="Arial Unicode MS" w:eastAsia="Arial Unicode MS" w:hAnsiTheme="minorHAnsi" w:cs="Arial Unicode MS"/>
                    </w:rPr>
                  </w:rPrChange>
                </w:rPr>
                <w:delText>/ Credits</w:delText>
              </w:r>
            </w:del>
          </w:p>
        </w:tc>
        <w:tc>
          <w:tcPr>
            <w:tcW w:w="0" w:type="auto"/>
            <w:tcPrChange w:id="1095" w:author="Nick Nicholas" w:date="2017-11-20T15:59:00Z">
              <w:tcPr>
                <w:tcW w:w="0" w:type="auto"/>
              </w:tcPr>
            </w:tcPrChange>
          </w:tcPr>
          <w:p w14:paraId="44B88145" w14:textId="6B756F24" w:rsidR="00C36897" w:rsidRDefault="00C36897" w:rsidP="007E2925">
            <w:del w:id="1096" w:author="Nick Nicholas" w:date="2017-11-20T15:53:00Z">
              <w:r w:rsidDel="0051669E">
                <w:delText>StudentQualification</w:delText>
              </w:r>
            </w:del>
            <w:ins w:id="1097" w:author="Linda Marshall" w:date="2017-11-16T11:30:00Z">
              <w:del w:id="1098" w:author="Nick Nicholas" w:date="2017-11-20T15:53:00Z">
                <w:r w:rsidDel="0051669E">
                  <w:delText>Credential</w:delText>
                </w:r>
              </w:del>
            </w:ins>
            <w:del w:id="1099" w:author="Nick Nicholas" w:date="2017-11-20T15:53:00Z">
              <w:r w:rsidDel="0051669E">
                <w:delText>Achievement/ summaryScoreInfo/CreditList</w:delText>
              </w:r>
            </w:del>
          </w:p>
        </w:tc>
      </w:tr>
      <w:tr w:rsidR="000C3DF5" w:rsidRPr="00B503ED" w14:paraId="2BB8236F" w14:textId="77777777" w:rsidTr="003161C5">
        <w:tc>
          <w:tcPr>
            <w:tcW w:w="1446" w:type="dxa"/>
            <w:tcPrChange w:id="1100" w:author="Nick Nicholas" w:date="2017-11-20T15:59:00Z">
              <w:tcPr>
                <w:tcW w:w="1409" w:type="dxa"/>
                <w:gridSpan w:val="2"/>
              </w:tcPr>
            </w:tcPrChange>
          </w:tcPr>
          <w:p w14:paraId="140EF0F3" w14:textId="001290EF" w:rsidR="00C36897" w:rsidRPr="00F243C5" w:rsidRDefault="00C36897">
            <w:pPr>
              <w:rPr>
                <w:lang w:val="en-US"/>
                <w:rPrChange w:id="1101" w:author="Nick Nicholas" w:date="2017-11-20T16:55:00Z">
                  <w:rPr>
                    <w:rFonts w:ascii="Arial Unicode MS" w:eastAsia="Arial Unicode MS" w:hAnsiTheme="minorHAnsi" w:cs="Arial Unicode MS"/>
                  </w:rPr>
                </w:rPrChange>
              </w:rPr>
            </w:pPr>
            <w:ins w:id="1102" w:author="Nick Nicholas" w:date="2017-11-20T15:52:00Z">
              <w:r w:rsidRPr="00F243C5">
                <w:rPr>
                  <w:lang w:val="en-US"/>
                  <w:rPrChange w:id="1103" w:author="Nick Nicholas" w:date="2017-11-20T16:55:00Z">
                    <w:rPr>
                      <w:rFonts w:ascii="Arial Unicode MS" w:eastAsia="Arial Unicode MS" w:hAnsiTheme="minorHAnsi" w:cs="Arial Unicode MS"/>
                      <w:lang w:val="en-US"/>
                    </w:rPr>
                  </w:rPrChange>
                </w:rPr>
                <w:t>Attainment Contribution is Measured in Credits</w:t>
              </w:r>
            </w:ins>
          </w:p>
        </w:tc>
        <w:tc>
          <w:tcPr>
            <w:tcW w:w="5294" w:type="dxa"/>
            <w:tcPrChange w:id="1104" w:author="Nick Nicholas" w:date="2017-11-20T15:59:00Z">
              <w:tcPr>
                <w:tcW w:w="5457" w:type="dxa"/>
                <w:gridSpan w:val="2"/>
              </w:tcPr>
            </w:tcPrChange>
          </w:tcPr>
          <w:p w14:paraId="378E31A4" w14:textId="06673C14" w:rsidR="00C36897" w:rsidRPr="007744F9" w:rsidRDefault="00844A75" w:rsidP="00007AC5">
            <w:pPr>
              <w:rPr>
                <w:rPrChange w:id="1105" w:author="Nick Nicholas" w:date="2017-11-20T15:57:00Z">
                  <w:rPr>
                    <w:rFonts w:ascii="Arial Unicode MS" w:eastAsia="Arial Unicode MS" w:hAnsiTheme="minorHAnsi" w:cs="Arial Unicode MS"/>
                  </w:rPr>
                </w:rPrChange>
              </w:rPr>
            </w:pPr>
            <w:ins w:id="1106" w:author="Nick Nicholas" w:date="2017-11-20T16:00:00Z">
              <w:r>
                <w:t>Attainment/Credits</w:t>
              </w:r>
            </w:ins>
            <w:del w:id="1107" w:author="Nick Nicholas" w:date="2017-11-20T16:00:00Z">
              <w:r w:rsidR="00C36897" w:rsidRPr="007744F9" w:rsidDel="00844A75">
                <w:rPr>
                  <w:rPrChange w:id="1108" w:author="Nick Nicholas" w:date="2017-11-20T15:57:00Z">
                    <w:rPr>
                      <w:rFonts w:ascii="Arial Unicode MS" w:eastAsia="Arial Unicode MS" w:hAnsiTheme="minorHAnsi" w:cs="Arial Unicode MS"/>
                    </w:rPr>
                  </w:rPrChange>
                </w:rPr>
                <w:delText>StudentQualificationAchievement</w:delText>
              </w:r>
            </w:del>
            <w:ins w:id="1109" w:author="Linda Marshall" w:date="2017-11-16T11:40:00Z">
              <w:del w:id="1110" w:author="Nick Nicholas" w:date="2017-11-20T16:00:00Z">
                <w:r w:rsidR="00C36897" w:rsidRPr="007744F9" w:rsidDel="00844A75">
                  <w:rPr>
                    <w:rPrChange w:id="1111" w:author="Nick Nicholas" w:date="2017-11-20T15:57:00Z">
                      <w:rPr>
                        <w:rFonts w:ascii="Arial Unicode MS" w:eastAsia="Arial Unicode MS" w:hAnsiTheme="minorHAnsi" w:cs="Arial Unicode MS"/>
                      </w:rPr>
                    </w:rPrChange>
                  </w:rPr>
                  <w:delText>StudentAttainmentAchievement</w:delText>
                </w:r>
              </w:del>
            </w:ins>
            <w:del w:id="1112" w:author="Nick Nicholas" w:date="2017-11-20T16:00:00Z">
              <w:r w:rsidR="00C36897" w:rsidRPr="007744F9" w:rsidDel="00844A75">
                <w:rPr>
                  <w:rPrChange w:id="1113" w:author="Nick Nicholas" w:date="2017-11-20T15:57:00Z">
                    <w:rPr>
                      <w:rFonts w:ascii="Arial Unicode MS" w:eastAsia="Arial Unicode MS" w:hAnsiTheme="minorHAnsi" w:cs="Arial Unicode MS"/>
                    </w:rPr>
                  </w:rPrChange>
                </w:rPr>
                <w:delText>/ Credits/Class</w:delText>
              </w:r>
            </w:del>
          </w:p>
        </w:tc>
        <w:tc>
          <w:tcPr>
            <w:tcW w:w="0" w:type="auto"/>
            <w:tcPrChange w:id="1114" w:author="Nick Nicholas" w:date="2017-11-20T15:59:00Z">
              <w:tcPr>
                <w:tcW w:w="0" w:type="auto"/>
              </w:tcPr>
            </w:tcPrChange>
          </w:tcPr>
          <w:p w14:paraId="65132D27" w14:textId="6DEB2DA0" w:rsidR="00C36897" w:rsidRPr="00B503ED" w:rsidRDefault="00C36897">
            <w:del w:id="1115" w:author="Linda Marshall" w:date="2017-11-16T11:40:00Z">
              <w:r w:rsidDel="002474FD">
                <w:delText>StudentQualificationAchievement</w:delText>
              </w:r>
            </w:del>
            <w:ins w:id="1116" w:author="Linda Marshall" w:date="2017-11-16T11:40:00Z">
              <w:del w:id="1117" w:author="Nick Nicholas" w:date="2017-11-20T16:00:00Z">
                <w:r w:rsidDel="00D5246C">
                  <w:delText>StudentAttainmentAchievement</w:delText>
                </w:r>
              </w:del>
            </w:ins>
            <w:del w:id="1118" w:author="Nick Nicholas" w:date="2017-11-20T16:00:00Z">
              <w:r w:rsidDel="00D5246C">
                <w:delText xml:space="preserve">/ </w:delText>
              </w:r>
            </w:del>
            <w:del w:id="1119" w:author="Nick Nicholas" w:date="2017-11-20T15:51:00Z">
              <w:r w:rsidDel="00007AC5">
                <w:delText>CourseUnitInfoList</w:delText>
              </w:r>
            </w:del>
            <w:del w:id="1120" w:author="Nick Nicholas" w:date="2017-11-20T16:00:00Z">
              <w:r w:rsidDel="00D5246C">
                <w:delText>/CreditList</w:delText>
              </w:r>
            </w:del>
          </w:p>
        </w:tc>
      </w:tr>
      <w:tr w:rsidR="009E0E02" w:rsidRPr="00B503ED" w:rsidDel="00007AC5" w14:paraId="16D202EF" w14:textId="771DBBB5" w:rsidTr="003161C5">
        <w:trPr>
          <w:del w:id="1121" w:author="Nick Nicholas" w:date="2017-11-20T15:51:00Z"/>
        </w:trPr>
        <w:tc>
          <w:tcPr>
            <w:tcW w:w="1446" w:type="dxa"/>
            <w:tcPrChange w:id="1122" w:author="Nick Nicholas" w:date="2017-11-20T15:59:00Z">
              <w:tcPr>
                <w:tcW w:w="1480" w:type="dxa"/>
                <w:gridSpan w:val="2"/>
              </w:tcPr>
            </w:tcPrChange>
          </w:tcPr>
          <w:p w14:paraId="1E678935" w14:textId="6B496CA0" w:rsidR="00C36897" w:rsidRPr="007744F9" w:rsidDel="00007AC5" w:rsidRDefault="00C36897" w:rsidP="00961591">
            <w:pPr>
              <w:rPr>
                <w:del w:id="1123" w:author="Nick Nicholas" w:date="2017-11-20T15:51:00Z"/>
                <w:rPrChange w:id="1124" w:author="Nick Nicholas" w:date="2017-11-20T15:57:00Z">
                  <w:rPr>
                    <w:del w:id="1125" w:author="Nick Nicholas" w:date="2017-11-20T15:51:00Z"/>
                    <w:rFonts w:ascii="Arial Unicode MS" w:eastAsia="Arial Unicode MS" w:hAnsiTheme="minorHAnsi" w:cs="Arial Unicode MS"/>
                  </w:rPr>
                </w:rPrChange>
              </w:rPr>
            </w:pPr>
          </w:p>
        </w:tc>
        <w:tc>
          <w:tcPr>
            <w:tcW w:w="5294" w:type="dxa"/>
            <w:tcPrChange w:id="1126" w:author="Nick Nicholas" w:date="2017-11-20T15:59:00Z">
              <w:tcPr>
                <w:tcW w:w="5386" w:type="dxa"/>
                <w:gridSpan w:val="2"/>
              </w:tcPr>
            </w:tcPrChange>
          </w:tcPr>
          <w:p w14:paraId="3C7C395D" w14:textId="2852E43D" w:rsidR="00C36897" w:rsidRPr="007744F9" w:rsidDel="00007AC5" w:rsidRDefault="00C36897" w:rsidP="00961591">
            <w:pPr>
              <w:rPr>
                <w:del w:id="1127" w:author="Nick Nicholas" w:date="2017-11-20T15:51:00Z"/>
              </w:rPr>
            </w:pPr>
            <w:del w:id="1128" w:author="Nick Nicholas" w:date="2017-11-20T15:51:00Z">
              <w:r w:rsidRPr="007744F9" w:rsidDel="00007AC5">
                <w:rPr>
                  <w:rPrChange w:id="1129" w:author="Nick Nicholas" w:date="2017-11-20T15:57:00Z">
                    <w:rPr>
                      <w:rFonts w:ascii="Arial Unicode MS" w:eastAsia="Arial Unicode MS" w:hAnsiTheme="minorHAnsi" w:cs="Arial Unicode MS"/>
                    </w:rPr>
                  </w:rPrChange>
                </w:rPr>
                <w:delText>StudentQualificationAchievement</w:delText>
              </w:r>
            </w:del>
            <w:ins w:id="1130" w:author="Linda Marshall" w:date="2017-11-16T11:40:00Z">
              <w:del w:id="1131" w:author="Nick Nicholas" w:date="2017-11-20T15:51:00Z">
                <w:r w:rsidRPr="007744F9" w:rsidDel="00007AC5">
                  <w:rPr>
                    <w:rPrChange w:id="1132" w:author="Nick Nicholas" w:date="2017-11-20T15:57:00Z">
                      <w:rPr>
                        <w:rFonts w:ascii="Arial Unicode MS" w:eastAsia="Arial Unicode MS" w:hAnsiTheme="minorHAnsi" w:cs="Arial Unicode MS"/>
                      </w:rPr>
                    </w:rPrChange>
                  </w:rPr>
                  <w:delText>StudentAttainmentAchievement</w:delText>
                </w:r>
              </w:del>
            </w:ins>
            <w:del w:id="1133" w:author="Nick Nicholas" w:date="2017-11-20T15:51:00Z">
              <w:r w:rsidRPr="007744F9" w:rsidDel="00007AC5">
                <w:rPr>
                  <w:rPrChange w:id="1134" w:author="Nick Nicholas" w:date="2017-11-20T15:57:00Z">
                    <w:rPr>
                      <w:rFonts w:ascii="Arial Unicode MS" w:eastAsia="Arial Unicode MS" w:hAnsiTheme="minorHAnsi" w:cs="Arial Unicode MS"/>
                    </w:rPr>
                  </w:rPrChange>
                </w:rPr>
                <w:delText>/ Credits/</w:delText>
              </w:r>
            </w:del>
          </w:p>
          <w:p w14:paraId="052960B4" w14:textId="6CF49A69" w:rsidR="00C36897" w:rsidRPr="007744F9" w:rsidDel="00007AC5" w:rsidRDefault="00C36897">
            <w:pPr>
              <w:rPr>
                <w:del w:id="1135" w:author="Nick Nicholas" w:date="2017-11-20T15:51:00Z"/>
                <w:rPrChange w:id="1136" w:author="Nick Nicholas" w:date="2017-11-20T15:57:00Z">
                  <w:rPr>
                    <w:del w:id="1137" w:author="Nick Nicholas" w:date="2017-11-20T15:51:00Z"/>
                    <w:rFonts w:ascii="Arial Unicode MS" w:eastAsia="Arial Unicode MS" w:hAnsiTheme="minorHAnsi" w:cs="Arial Unicode MS"/>
                  </w:rPr>
                </w:rPrChange>
              </w:rPr>
            </w:pPr>
            <w:del w:id="1138" w:author="Nick Nicholas" w:date="2017-11-20T15:51:00Z">
              <w:r w:rsidRPr="007744F9" w:rsidDel="00007AC5">
                <w:delText>Assessment</w:delText>
              </w:r>
            </w:del>
          </w:p>
        </w:tc>
        <w:tc>
          <w:tcPr>
            <w:tcW w:w="0" w:type="auto"/>
            <w:tcPrChange w:id="1139" w:author="Nick Nicholas" w:date="2017-11-20T15:59:00Z">
              <w:tcPr>
                <w:tcW w:w="0" w:type="auto"/>
              </w:tcPr>
            </w:tcPrChange>
          </w:tcPr>
          <w:p w14:paraId="1F6F95C9" w14:textId="33C3BC5B" w:rsidR="00C36897" w:rsidRPr="00B503ED" w:rsidDel="00007AC5" w:rsidRDefault="00C36897" w:rsidP="005E28DC">
            <w:pPr>
              <w:rPr>
                <w:del w:id="1140" w:author="Nick Nicholas" w:date="2017-11-20T15:51:00Z"/>
              </w:rPr>
            </w:pPr>
            <w:del w:id="1141" w:author="Nick Nicholas" w:date="2017-11-20T15:51:00Z">
              <w:r w:rsidDel="00007AC5">
                <w:delText>StudentQualificationAchievement</w:delText>
              </w:r>
            </w:del>
            <w:ins w:id="1142" w:author="Linda Marshall" w:date="2017-11-16T11:40:00Z">
              <w:del w:id="1143" w:author="Nick Nicholas" w:date="2017-11-20T15:51:00Z">
                <w:r w:rsidDel="00007AC5">
                  <w:delText>StudentAttainmentAchievement</w:delText>
                </w:r>
              </w:del>
            </w:ins>
            <w:del w:id="1144" w:author="Nick Nicholas" w:date="2017-11-20T15:51:00Z">
              <w:r w:rsidDel="00007AC5">
                <w:delText>/ AssessmentList/CreditList</w:delText>
              </w:r>
            </w:del>
          </w:p>
        </w:tc>
      </w:tr>
      <w:tr w:rsidR="009E0E02" w:rsidRPr="00B503ED" w:rsidDel="00007AC5" w14:paraId="2CB01514" w14:textId="3927E44C" w:rsidTr="003161C5">
        <w:trPr>
          <w:del w:id="1145" w:author="Nick Nicholas" w:date="2017-11-20T15:51:00Z"/>
        </w:trPr>
        <w:tc>
          <w:tcPr>
            <w:tcW w:w="1446" w:type="dxa"/>
            <w:tcPrChange w:id="1146" w:author="Nick Nicholas" w:date="2017-11-20T15:59:00Z">
              <w:tcPr>
                <w:tcW w:w="1480" w:type="dxa"/>
                <w:gridSpan w:val="2"/>
              </w:tcPr>
            </w:tcPrChange>
          </w:tcPr>
          <w:p w14:paraId="0C836DAA" w14:textId="4AB707FD" w:rsidR="00C36897" w:rsidRPr="007744F9" w:rsidDel="00007AC5" w:rsidRDefault="00C36897" w:rsidP="00D2763D">
            <w:pPr>
              <w:rPr>
                <w:del w:id="1147" w:author="Nick Nicholas" w:date="2017-11-20T15:51:00Z"/>
                <w:rPrChange w:id="1148" w:author="Nick Nicholas" w:date="2017-11-20T15:57:00Z">
                  <w:rPr>
                    <w:del w:id="1149" w:author="Nick Nicholas" w:date="2017-11-20T15:51:00Z"/>
                    <w:rFonts w:ascii="Arial Unicode MS" w:eastAsia="Arial Unicode MS" w:hAnsiTheme="minorHAnsi" w:cs="Arial Unicode MS"/>
                  </w:rPr>
                </w:rPrChange>
              </w:rPr>
            </w:pPr>
          </w:p>
        </w:tc>
        <w:tc>
          <w:tcPr>
            <w:tcW w:w="5294" w:type="dxa"/>
            <w:tcPrChange w:id="1150" w:author="Nick Nicholas" w:date="2017-11-20T15:59:00Z">
              <w:tcPr>
                <w:tcW w:w="5386" w:type="dxa"/>
                <w:gridSpan w:val="2"/>
              </w:tcPr>
            </w:tcPrChange>
          </w:tcPr>
          <w:p w14:paraId="104DB13A" w14:textId="36167ACF" w:rsidR="00C36897" w:rsidRPr="007744F9" w:rsidDel="00007AC5" w:rsidRDefault="00C36897" w:rsidP="00D2763D">
            <w:pPr>
              <w:rPr>
                <w:del w:id="1151" w:author="Nick Nicholas" w:date="2017-11-20T15:51:00Z"/>
              </w:rPr>
            </w:pPr>
            <w:del w:id="1152" w:author="Nick Nicholas" w:date="2017-11-20T15:51:00Z">
              <w:r w:rsidRPr="007744F9" w:rsidDel="00007AC5">
                <w:rPr>
                  <w:rPrChange w:id="1153" w:author="Nick Nicholas" w:date="2017-11-20T15:57:00Z">
                    <w:rPr>
                      <w:rFonts w:ascii="Arial Unicode MS" w:eastAsia="Arial Unicode MS" w:hAnsiTheme="minorHAnsi" w:cs="Arial Unicode MS"/>
                    </w:rPr>
                  </w:rPrChange>
                </w:rPr>
                <w:delText>StudentQualificationAchievement</w:delText>
              </w:r>
            </w:del>
            <w:ins w:id="1154" w:author="Linda Marshall" w:date="2017-11-16T11:40:00Z">
              <w:del w:id="1155" w:author="Nick Nicholas" w:date="2017-11-20T15:51:00Z">
                <w:r w:rsidRPr="007744F9" w:rsidDel="00007AC5">
                  <w:rPr>
                    <w:rPrChange w:id="1156" w:author="Nick Nicholas" w:date="2017-11-20T15:57:00Z">
                      <w:rPr>
                        <w:rFonts w:ascii="Arial Unicode MS" w:eastAsia="Arial Unicode MS" w:hAnsiTheme="minorHAnsi" w:cs="Arial Unicode MS"/>
                      </w:rPr>
                    </w:rPrChange>
                  </w:rPr>
                  <w:delText>StudentAttainmentAchievement</w:delText>
                </w:r>
              </w:del>
            </w:ins>
            <w:del w:id="1157" w:author="Nick Nicholas" w:date="2017-11-20T15:51:00Z">
              <w:r w:rsidRPr="007744F9" w:rsidDel="00007AC5">
                <w:rPr>
                  <w:rPrChange w:id="1158" w:author="Nick Nicholas" w:date="2017-11-20T15:57:00Z">
                    <w:rPr>
                      <w:rFonts w:ascii="Arial Unicode MS" w:eastAsia="Arial Unicode MS" w:hAnsiTheme="minorHAnsi" w:cs="Arial Unicode MS"/>
                    </w:rPr>
                  </w:rPrChange>
                </w:rPr>
                <w:delText>/ Credits/</w:delText>
              </w:r>
            </w:del>
          </w:p>
          <w:p w14:paraId="1E1B651C" w14:textId="6189B0F6" w:rsidR="00C36897" w:rsidRPr="007744F9" w:rsidDel="00007AC5" w:rsidRDefault="00C36897" w:rsidP="00D2763D">
            <w:pPr>
              <w:rPr>
                <w:del w:id="1159" w:author="Nick Nicholas" w:date="2017-11-20T15:51:00Z"/>
                <w:rPrChange w:id="1160" w:author="Nick Nicholas" w:date="2017-11-20T15:57:00Z">
                  <w:rPr>
                    <w:del w:id="1161" w:author="Nick Nicholas" w:date="2017-11-20T15:51:00Z"/>
                    <w:rFonts w:ascii="Arial Unicode MS" w:eastAsia="Arial Unicode MS" w:hAnsiTheme="minorHAnsi" w:cs="Arial Unicode MS"/>
                  </w:rPr>
                </w:rPrChange>
              </w:rPr>
            </w:pPr>
            <w:del w:id="1162" w:author="Nick Nicholas" w:date="2017-11-20T15:51:00Z">
              <w:r w:rsidRPr="007744F9" w:rsidDel="00007AC5">
                <w:delText>Qualification</w:delText>
              </w:r>
            </w:del>
            <w:ins w:id="1163" w:author="Linda Marshall" w:date="2017-11-16T11:31:00Z">
              <w:del w:id="1164" w:author="Nick Nicholas" w:date="2017-11-20T15:51:00Z">
                <w:r w:rsidRPr="007744F9" w:rsidDel="00007AC5">
                  <w:delText>Credential</w:delText>
                </w:r>
              </w:del>
            </w:ins>
          </w:p>
        </w:tc>
        <w:tc>
          <w:tcPr>
            <w:tcW w:w="0" w:type="auto"/>
            <w:tcPrChange w:id="1165" w:author="Nick Nicholas" w:date="2017-11-20T15:59:00Z">
              <w:tcPr>
                <w:tcW w:w="0" w:type="auto"/>
              </w:tcPr>
            </w:tcPrChange>
          </w:tcPr>
          <w:p w14:paraId="1C02A63C" w14:textId="65062E37" w:rsidR="00C36897" w:rsidRPr="00B503ED" w:rsidDel="00007AC5" w:rsidRDefault="00C36897" w:rsidP="00F8472E">
            <w:pPr>
              <w:rPr>
                <w:del w:id="1166" w:author="Nick Nicholas" w:date="2017-11-20T15:51:00Z"/>
              </w:rPr>
            </w:pPr>
            <w:del w:id="1167" w:author="Nick Nicholas" w:date="2017-11-20T15:51:00Z">
              <w:r w:rsidDel="00007AC5">
                <w:delText>StudentQualification</w:delText>
              </w:r>
            </w:del>
            <w:ins w:id="1168" w:author="Linda Marshall" w:date="2017-11-16T11:31:00Z">
              <w:del w:id="1169" w:author="Nick Nicholas" w:date="2017-11-20T15:51:00Z">
                <w:r w:rsidDel="00007AC5">
                  <w:delText>Attainment</w:delText>
                </w:r>
              </w:del>
            </w:ins>
            <w:del w:id="1170" w:author="Nick Nicholas" w:date="2017-11-20T15:51:00Z">
              <w:r w:rsidDel="00007AC5">
                <w:delText>Achievement/ Qualification</w:delText>
              </w:r>
            </w:del>
            <w:ins w:id="1171" w:author="Linda Marshall" w:date="2017-11-16T11:46:00Z">
              <w:del w:id="1172" w:author="Nick Nicholas" w:date="2017-11-20T15:51:00Z">
                <w:r w:rsidDel="00007AC5">
                  <w:delText>Credential</w:delText>
                </w:r>
              </w:del>
            </w:ins>
            <w:del w:id="1173" w:author="Nick Nicholas" w:date="2017-11-20T15:51:00Z">
              <w:r w:rsidDel="00007AC5">
                <w:delText>List/CreditList</w:delText>
              </w:r>
            </w:del>
          </w:p>
        </w:tc>
      </w:tr>
      <w:tr w:rsidR="000C3DF5" w:rsidRPr="00B503ED" w14:paraId="1E4C4E70" w14:textId="77777777" w:rsidTr="003161C5">
        <w:tc>
          <w:tcPr>
            <w:tcW w:w="1446" w:type="dxa"/>
            <w:tcPrChange w:id="1174" w:author="Nick Nicholas" w:date="2017-11-20T15:59:00Z">
              <w:tcPr>
                <w:tcW w:w="1409" w:type="dxa"/>
                <w:gridSpan w:val="2"/>
              </w:tcPr>
            </w:tcPrChange>
          </w:tcPr>
          <w:p w14:paraId="50431DDB" w14:textId="54A0A5B0" w:rsidR="00C36897" w:rsidRPr="00AF26EF" w:rsidRDefault="004914D6">
            <w:pPr>
              <w:rPr>
                <w:lang w:val="en-US"/>
                <w:rPrChange w:id="1175" w:author="Nick Nicholas" w:date="2017-11-20T16:03:00Z">
                  <w:rPr>
                    <w:rFonts w:ascii="Arial Unicode MS" w:eastAsia="Arial Unicode MS" w:hAnsiTheme="minorHAnsi" w:cs="Arial Unicode MS"/>
                  </w:rPr>
                </w:rPrChange>
              </w:rPr>
            </w:pPr>
            <w:ins w:id="1176" w:author="Nick Nicholas" w:date="2017-11-20T16:03:00Z">
              <w:r w:rsidRPr="00AF26EF">
                <w:rPr>
                  <w:lang w:val="en-US"/>
                  <w:rPrChange w:id="1177" w:author="Nick Nicholas" w:date="2017-11-20T16:03:00Z">
                    <w:rPr/>
                  </w:rPrChange>
                </w:rPr>
                <w:t xml:space="preserve">Credential </w:t>
              </w:r>
              <w:r w:rsidR="000622BD">
                <w:rPr>
                  <w:lang w:val="en-US"/>
                </w:rPr>
                <w:t>Establish</w:t>
              </w:r>
              <w:r w:rsidR="00AF26EF">
                <w:rPr>
                  <w:lang w:val="en-US"/>
                </w:rPr>
                <w:t>es</w:t>
              </w:r>
              <w:r w:rsidRPr="00AF26EF">
                <w:rPr>
                  <w:lang w:val="en-US"/>
                  <w:rPrChange w:id="1178" w:author="Nick Nicholas" w:date="2017-11-20T16:03:00Z">
                    <w:rPr/>
                  </w:rPrChange>
                </w:rPr>
                <w:t xml:space="preserve"> Competence in Learning Standards</w:t>
              </w:r>
            </w:ins>
          </w:p>
        </w:tc>
        <w:tc>
          <w:tcPr>
            <w:tcW w:w="5294" w:type="dxa"/>
            <w:tcPrChange w:id="1179" w:author="Nick Nicholas" w:date="2017-11-20T15:59:00Z">
              <w:tcPr>
                <w:tcW w:w="5457" w:type="dxa"/>
                <w:gridSpan w:val="2"/>
              </w:tcPr>
            </w:tcPrChange>
          </w:tcPr>
          <w:p w14:paraId="4B9D1BBE" w14:textId="57CC225B" w:rsidR="00C36897" w:rsidRPr="007744F9" w:rsidRDefault="00C36897" w:rsidP="00961591">
            <w:pPr>
              <w:rPr>
                <w:rPrChange w:id="1180" w:author="Nick Nicholas" w:date="2017-11-20T15:57:00Z">
                  <w:rPr>
                    <w:rFonts w:ascii="Arial Unicode MS" w:eastAsia="Arial Unicode MS" w:hAnsiTheme="minorHAnsi" w:cs="Arial Unicode MS"/>
                  </w:rPr>
                </w:rPrChange>
              </w:rPr>
            </w:pPr>
            <w:del w:id="1181" w:author="Linda Marshall" w:date="2017-11-16T11:40:00Z">
              <w:r w:rsidRPr="007744F9" w:rsidDel="002474FD">
                <w:rPr>
                  <w:rPrChange w:id="1182" w:author="Nick Nicholas" w:date="2017-11-20T15:57:00Z">
                    <w:rPr>
                      <w:rFonts w:ascii="Arial Unicode MS" w:eastAsia="Arial Unicode MS" w:hAnsiTheme="minorHAnsi" w:cs="Arial Unicode MS"/>
                    </w:rPr>
                  </w:rPrChange>
                </w:rPr>
                <w:delText>StudentQualificationAchievement</w:delText>
              </w:r>
            </w:del>
            <w:ins w:id="1183" w:author="Linda Marshall" w:date="2017-11-16T11:40:00Z">
              <w:r w:rsidRPr="007744F9">
                <w:rPr>
                  <w:rPrChange w:id="1184" w:author="Nick Nicholas" w:date="2017-11-20T15:57:00Z">
                    <w:rPr>
                      <w:rFonts w:ascii="Arial Unicode MS" w:eastAsia="Arial Unicode MS" w:hAnsiTheme="minorHAnsi" w:cs="Arial Unicode MS"/>
                    </w:rPr>
                  </w:rPrChange>
                </w:rPr>
                <w:t>StudentAttainmentAchievement</w:t>
              </w:r>
            </w:ins>
            <w:r w:rsidRPr="007744F9">
              <w:rPr>
                <w:rPrChange w:id="1185" w:author="Nick Nicholas" w:date="2017-11-20T15:57:00Z">
                  <w:rPr>
                    <w:rFonts w:ascii="Arial Unicode MS" w:eastAsia="Arial Unicode MS" w:hAnsiTheme="minorHAnsi" w:cs="Arial Unicode MS"/>
                  </w:rPr>
                </w:rPrChange>
              </w:rPr>
              <w:t>/ LearningStandard</w:t>
            </w:r>
          </w:p>
        </w:tc>
        <w:tc>
          <w:tcPr>
            <w:tcW w:w="0" w:type="auto"/>
            <w:tcPrChange w:id="1186" w:author="Nick Nicholas" w:date="2017-11-20T15:59:00Z">
              <w:tcPr>
                <w:tcW w:w="0" w:type="auto"/>
              </w:tcPr>
            </w:tcPrChange>
          </w:tcPr>
          <w:p w14:paraId="653E338B" w14:textId="77777777" w:rsidR="00C36897" w:rsidRPr="00B503ED" w:rsidRDefault="00C36897" w:rsidP="00961591"/>
        </w:tc>
      </w:tr>
      <w:tr w:rsidR="000C3DF5" w:rsidRPr="00BA504C" w14:paraId="3E5742CE" w14:textId="77777777" w:rsidTr="003161C5">
        <w:tc>
          <w:tcPr>
            <w:tcW w:w="1446" w:type="dxa"/>
            <w:tcPrChange w:id="1187" w:author="Nick Nicholas" w:date="2017-11-20T15:59:00Z">
              <w:tcPr>
                <w:tcW w:w="1409" w:type="dxa"/>
                <w:gridSpan w:val="2"/>
              </w:tcPr>
            </w:tcPrChange>
          </w:tcPr>
          <w:p w14:paraId="77F90A29" w14:textId="727DD842" w:rsidR="00C36897" w:rsidRPr="00F243C5" w:rsidRDefault="00C36897" w:rsidP="00961591">
            <w:pPr>
              <w:rPr>
                <w:lang w:val="en-US"/>
                <w:rPrChange w:id="1188" w:author="Nick Nicholas" w:date="2017-11-20T16:55:00Z">
                  <w:rPr>
                    <w:rFonts w:ascii="Arial Unicode MS" w:eastAsia="Arial Unicode MS" w:hAnsiTheme="minorHAnsi" w:cs="Arial Unicode MS"/>
                  </w:rPr>
                </w:rPrChange>
              </w:rPr>
            </w:pPr>
            <w:r w:rsidRPr="00F243C5">
              <w:rPr>
                <w:lang w:val="en-US"/>
                <w:rPrChange w:id="1189" w:author="Nick Nicholas" w:date="2017-11-20T16:55:00Z">
                  <w:rPr>
                    <w:rFonts w:ascii="Arial Unicode MS" w:eastAsia="Arial Unicode MS" w:hAnsiTheme="minorHAnsi" w:cs="Arial Unicode MS"/>
                  </w:rPr>
                </w:rPrChange>
              </w:rPr>
              <w:lastRenderedPageBreak/>
              <w:t>Credits are Broken Down by Learning Standard</w:t>
            </w:r>
          </w:p>
        </w:tc>
        <w:tc>
          <w:tcPr>
            <w:tcW w:w="5294" w:type="dxa"/>
            <w:tcPrChange w:id="1190" w:author="Nick Nicholas" w:date="2017-11-20T15:59:00Z">
              <w:tcPr>
                <w:tcW w:w="5457" w:type="dxa"/>
                <w:gridSpan w:val="2"/>
              </w:tcPr>
            </w:tcPrChange>
          </w:tcPr>
          <w:p w14:paraId="1100A68D" w14:textId="38629652" w:rsidR="00BA504C" w:rsidRDefault="00BA504C" w:rsidP="00961591">
            <w:pPr>
              <w:rPr>
                <w:ins w:id="1191" w:author="Nick Nicholas" w:date="2017-11-20T16:04:00Z"/>
                <w:lang w:val="en-US"/>
              </w:rPr>
            </w:pPr>
            <w:ins w:id="1192" w:author="Nick Nicholas" w:date="2017-11-20T16:03:00Z">
              <w:r w:rsidRPr="00BA504C">
                <w:rPr>
                  <w:lang w:val="en-US"/>
                  <w:rPrChange w:id="1193" w:author="Nick Nicholas" w:date="2017-11-20T16:03:00Z">
                    <w:rPr/>
                  </w:rPrChange>
                </w:rPr>
                <w:t>StudentAttainmentAchievement/ Sum</w:t>
              </w:r>
            </w:ins>
            <w:ins w:id="1194" w:author="Nick Nicholas" w:date="2017-11-20T16:04:00Z">
              <w:r>
                <w:rPr>
                  <w:lang w:val="en-US"/>
                </w:rPr>
                <w:t>m</w:t>
              </w:r>
            </w:ins>
            <w:ins w:id="1195" w:author="Nick Nicholas" w:date="2017-11-20T16:03:00Z">
              <w:r w:rsidRPr="00BA504C">
                <w:rPr>
                  <w:lang w:val="en-US"/>
                  <w:rPrChange w:id="1196" w:author="Nick Nicholas" w:date="2017-11-20T16:03:00Z">
                    <w:rPr/>
                  </w:rPrChange>
                </w:rPr>
                <w:t>ary</w:t>
              </w:r>
            </w:ins>
            <w:ins w:id="1197" w:author="Nick Nicholas" w:date="2017-11-20T16:04:00Z">
              <w:r>
                <w:rPr>
                  <w:lang w:val="en-US"/>
                </w:rPr>
                <w:t>ScoreInfo</w:t>
              </w:r>
            </w:ins>
            <w:ins w:id="1198" w:author="Nick Nicholas" w:date="2017-11-20T16:03:00Z">
              <w:r w:rsidRPr="00BA504C">
                <w:rPr>
                  <w:lang w:val="en-US"/>
                  <w:rPrChange w:id="1199" w:author="Nick Nicholas" w:date="2017-11-20T16:03:00Z">
                    <w:rPr/>
                  </w:rPrChange>
                </w:rPr>
                <w:t>/LearningStandardList/ LearningStandard/Credit</w:t>
              </w:r>
            </w:ins>
            <w:ins w:id="1200" w:author="Nick Nicholas" w:date="2017-11-20T16:04:00Z">
              <w:r>
                <w:rPr>
                  <w:lang w:val="en-US"/>
                </w:rPr>
                <w:t>,</w:t>
              </w:r>
            </w:ins>
          </w:p>
          <w:p w14:paraId="3EEB35EC" w14:textId="608062FE" w:rsidR="00BA504C" w:rsidRDefault="00BA504C" w:rsidP="00BA504C">
            <w:pPr>
              <w:rPr>
                <w:ins w:id="1201" w:author="Nick Nicholas" w:date="2017-11-20T16:04:00Z"/>
                <w:lang w:val="en-US"/>
              </w:rPr>
            </w:pPr>
            <w:ins w:id="1202" w:author="Nick Nicholas" w:date="2017-11-20T16:04:00Z">
              <w:r>
                <w:rPr>
                  <w:lang w:val="en-US"/>
                </w:rPr>
                <w:t>Attainment/</w:t>
              </w:r>
              <w:r w:rsidRPr="00EF7196">
                <w:rPr>
                  <w:lang w:val="en-US"/>
                </w:rPr>
                <w:t xml:space="preserve"> LearningStandardList/ LearningStandard/Credit</w:t>
              </w:r>
            </w:ins>
          </w:p>
          <w:p w14:paraId="4F5614B8" w14:textId="2995633A" w:rsidR="00C36897" w:rsidRPr="00BA504C" w:rsidRDefault="00C36897" w:rsidP="00961591">
            <w:pPr>
              <w:rPr>
                <w:lang w:val="en-US"/>
                <w:rPrChange w:id="1203" w:author="Nick Nicholas" w:date="2017-11-20T16:03:00Z">
                  <w:rPr>
                    <w:rFonts w:ascii="Arial Unicode MS" w:eastAsia="Arial Unicode MS" w:hAnsiTheme="minorHAnsi" w:cs="Arial Unicode MS"/>
                  </w:rPr>
                </w:rPrChange>
              </w:rPr>
            </w:pPr>
            <w:del w:id="1204" w:author="Nick Nicholas" w:date="2017-11-20T16:03:00Z">
              <w:r w:rsidRPr="00BA504C" w:rsidDel="00BA504C">
                <w:rPr>
                  <w:lang w:val="en-US"/>
                  <w:rPrChange w:id="1205" w:author="Nick Nicholas" w:date="2017-11-20T16:03:00Z">
                    <w:rPr>
                      <w:rFonts w:ascii="Arial Unicode MS" w:eastAsia="Arial Unicode MS" w:hAnsiTheme="minorHAnsi" w:cs="Arial Unicode MS"/>
                    </w:rPr>
                  </w:rPrChange>
                </w:rPr>
                <w:delText>StudentQualification</w:delText>
              </w:r>
            </w:del>
            <w:ins w:id="1206" w:author="Linda Marshall" w:date="2017-11-16T11:31:00Z">
              <w:del w:id="1207" w:author="Nick Nicholas" w:date="2017-11-20T16:03:00Z">
                <w:r w:rsidRPr="00BA504C" w:rsidDel="00BA504C">
                  <w:rPr>
                    <w:lang w:val="en-US"/>
                    <w:rPrChange w:id="1208" w:author="Nick Nicholas" w:date="2017-11-20T16:03:00Z">
                      <w:rPr>
                        <w:rFonts w:ascii="Arial Unicode MS" w:eastAsia="Arial Unicode MS" w:hAnsiTheme="minorHAnsi" w:cs="Arial Unicode MS"/>
                      </w:rPr>
                    </w:rPrChange>
                  </w:rPr>
                  <w:delText>Attainment</w:delText>
                </w:r>
              </w:del>
            </w:ins>
            <w:del w:id="1209" w:author="Nick Nicholas" w:date="2017-11-20T16:03:00Z">
              <w:r w:rsidRPr="00BA504C" w:rsidDel="00BA504C">
                <w:rPr>
                  <w:lang w:val="en-US"/>
                  <w:rPrChange w:id="1210" w:author="Nick Nicholas" w:date="2017-11-20T16:03:00Z">
                    <w:rPr>
                      <w:rFonts w:ascii="Arial Unicode MS" w:eastAsia="Arial Unicode MS" w:hAnsiTheme="minorHAnsi" w:cs="Arial Unicode MS"/>
                    </w:rPr>
                  </w:rPrChange>
                </w:rPr>
                <w:delText>Achievement/ LearningStandard/Credits</w:delText>
              </w:r>
            </w:del>
          </w:p>
        </w:tc>
        <w:tc>
          <w:tcPr>
            <w:tcW w:w="0" w:type="auto"/>
            <w:tcPrChange w:id="1211" w:author="Nick Nicholas" w:date="2017-11-20T15:59:00Z">
              <w:tcPr>
                <w:tcW w:w="0" w:type="auto"/>
              </w:tcPr>
            </w:tcPrChange>
          </w:tcPr>
          <w:p w14:paraId="3465BED8" w14:textId="45757DF6" w:rsidR="00C36897" w:rsidRPr="00BA504C" w:rsidRDefault="00C36897" w:rsidP="00F8472E">
            <w:pPr>
              <w:rPr>
                <w:lang w:val="en-US"/>
                <w:rPrChange w:id="1212" w:author="Nick Nicholas" w:date="2017-11-20T16:03:00Z">
                  <w:rPr/>
                </w:rPrChange>
              </w:rPr>
            </w:pPr>
            <w:del w:id="1213" w:author="Nick Nicholas" w:date="2017-11-20T16:03:00Z">
              <w:r w:rsidRPr="00BA504C" w:rsidDel="00BA504C">
                <w:rPr>
                  <w:lang w:val="en-US"/>
                  <w:rPrChange w:id="1214" w:author="Nick Nicholas" w:date="2017-11-20T16:03:00Z">
                    <w:rPr/>
                  </w:rPrChange>
                </w:rPr>
                <w:delText>StudentQualification</w:delText>
              </w:r>
            </w:del>
            <w:ins w:id="1215" w:author="Linda Marshall" w:date="2017-11-16T11:31:00Z">
              <w:del w:id="1216" w:author="Nick Nicholas" w:date="2017-11-20T16:03:00Z">
                <w:r w:rsidRPr="00BA504C" w:rsidDel="00BA504C">
                  <w:rPr>
                    <w:lang w:val="en-US"/>
                    <w:rPrChange w:id="1217" w:author="Nick Nicholas" w:date="2017-11-20T16:03:00Z">
                      <w:rPr/>
                    </w:rPrChange>
                  </w:rPr>
                  <w:delText>Attainment</w:delText>
                </w:r>
              </w:del>
            </w:ins>
            <w:del w:id="1218" w:author="Nick Nicholas" w:date="2017-11-20T16:03:00Z">
              <w:r w:rsidRPr="00BA504C" w:rsidDel="00BA504C">
                <w:rPr>
                  <w:lang w:val="en-US"/>
                  <w:rPrChange w:id="1219" w:author="Nick Nicholas" w:date="2017-11-20T16:03:00Z">
                    <w:rPr/>
                  </w:rPrChange>
                </w:rPr>
                <w:delText>Achievement/ */LearningStandardList/ LearningStandard/Credit</w:delText>
              </w:r>
            </w:del>
          </w:p>
        </w:tc>
      </w:tr>
      <w:tr w:rsidR="000C3DF5" w:rsidRPr="00B503ED" w14:paraId="6B5D5116" w14:textId="77777777" w:rsidTr="003161C5">
        <w:tc>
          <w:tcPr>
            <w:tcW w:w="1446" w:type="dxa"/>
            <w:tcPrChange w:id="1220" w:author="Nick Nicholas" w:date="2017-11-20T15:59:00Z">
              <w:tcPr>
                <w:tcW w:w="1409" w:type="dxa"/>
                <w:gridSpan w:val="2"/>
              </w:tcPr>
            </w:tcPrChange>
          </w:tcPr>
          <w:p w14:paraId="4CE6C1D5" w14:textId="3D8D0099" w:rsidR="00C36897" w:rsidRPr="00BA504C" w:rsidRDefault="00DF0CE1" w:rsidP="00961591">
            <w:pPr>
              <w:rPr>
                <w:lang w:val="en-US"/>
                <w:rPrChange w:id="1221" w:author="Nick Nicholas" w:date="2017-11-20T16:03:00Z">
                  <w:rPr/>
                </w:rPrChange>
              </w:rPr>
            </w:pPr>
            <w:ins w:id="1222" w:author="Nick Nicholas" w:date="2017-11-20T16:04:00Z">
              <w:r>
                <w:rPr>
                  <w:lang w:val="en-US"/>
                </w:rPr>
                <w:t>Attainment is Specific to Attainment Task</w:t>
              </w:r>
            </w:ins>
          </w:p>
        </w:tc>
        <w:tc>
          <w:tcPr>
            <w:tcW w:w="5294" w:type="dxa"/>
            <w:tcPrChange w:id="1223" w:author="Nick Nicholas" w:date="2017-11-20T15:59:00Z">
              <w:tcPr>
                <w:tcW w:w="5457" w:type="dxa"/>
                <w:gridSpan w:val="2"/>
              </w:tcPr>
            </w:tcPrChange>
          </w:tcPr>
          <w:p w14:paraId="2CD6CB69" w14:textId="71A3B4EB" w:rsidR="00C36897" w:rsidRPr="007744F9" w:rsidRDefault="00C36897" w:rsidP="00961591">
            <w:pPr>
              <w:rPr>
                <w:rPrChange w:id="1224" w:author="Nick Nicholas" w:date="2017-11-20T15:57:00Z">
                  <w:rPr>
                    <w:rFonts w:ascii="Arial Unicode MS" w:eastAsia="Arial Unicode MS" w:hAnsiTheme="minorHAnsi" w:cs="Arial Unicode MS"/>
                  </w:rPr>
                </w:rPrChange>
              </w:rPr>
            </w:pPr>
            <w:del w:id="1225" w:author="Nick Nicholas" w:date="2017-11-20T16:04:00Z">
              <w:r w:rsidRPr="007744F9" w:rsidDel="00DF0CE1">
                <w:delText>StudentQualification</w:delText>
              </w:r>
            </w:del>
            <w:ins w:id="1226" w:author="Linda Marshall" w:date="2017-11-16T11:31:00Z">
              <w:del w:id="1227" w:author="Nick Nicholas" w:date="2017-11-20T16:04:00Z">
                <w:r w:rsidRPr="007744F9" w:rsidDel="00DF0CE1">
                  <w:delText>Attainment</w:delText>
                </w:r>
              </w:del>
            </w:ins>
            <w:del w:id="1228" w:author="Nick Nicholas" w:date="2017-11-20T16:04:00Z">
              <w:r w:rsidRPr="007744F9" w:rsidDel="00DF0CE1">
                <w:delText>Achievement/ Classes</w:delText>
              </w:r>
            </w:del>
            <w:ins w:id="1229" w:author="Nick Nicholas" w:date="2017-11-20T16:04:00Z">
              <w:r w:rsidR="00DF0CE1">
                <w:t>Attainment/TaskID, Attainment/TaskType</w:t>
              </w:r>
            </w:ins>
          </w:p>
        </w:tc>
        <w:tc>
          <w:tcPr>
            <w:tcW w:w="0" w:type="auto"/>
            <w:tcPrChange w:id="1230" w:author="Nick Nicholas" w:date="2017-11-20T15:59:00Z">
              <w:tcPr>
                <w:tcW w:w="0" w:type="auto"/>
              </w:tcPr>
            </w:tcPrChange>
          </w:tcPr>
          <w:p w14:paraId="4746349D" w14:textId="6C6083E8" w:rsidR="00C36897" w:rsidRPr="00B503ED" w:rsidRDefault="00C36897" w:rsidP="00961591">
            <w:del w:id="1231" w:author="Nick Nicholas" w:date="2017-11-20T16:05:00Z">
              <w:r w:rsidDel="00DF0CE1">
                <w:delText>StudentQualification</w:delText>
              </w:r>
            </w:del>
            <w:ins w:id="1232" w:author="Linda Marshall" w:date="2017-11-16T11:31:00Z">
              <w:del w:id="1233" w:author="Nick Nicholas" w:date="2017-11-20T16:05:00Z">
                <w:r w:rsidDel="00DF0CE1">
                  <w:delText>Attainment</w:delText>
                </w:r>
              </w:del>
            </w:ins>
            <w:del w:id="1234" w:author="Nick Nicholas" w:date="2017-11-20T16:05:00Z">
              <w:r w:rsidDel="00DF0CE1">
                <w:delText>Achievement/ CourseUnitInfoList</w:delText>
              </w:r>
            </w:del>
            <w:ins w:id="1235" w:author="Nick Nicholas" w:date="2017-11-20T16:05:00Z">
              <w:r w:rsidR="00DF0CE1">
                <w:t xml:space="preserve"> </w:t>
              </w:r>
            </w:ins>
          </w:p>
        </w:tc>
      </w:tr>
      <w:tr w:rsidR="00453924" w:rsidRPr="00D14E7F" w14:paraId="5358BB68" w14:textId="77777777" w:rsidTr="003161C5">
        <w:trPr>
          <w:ins w:id="1236" w:author="Nick Nicholas" w:date="2017-11-20T17:05:00Z"/>
        </w:trPr>
        <w:tc>
          <w:tcPr>
            <w:tcW w:w="1446" w:type="dxa"/>
          </w:tcPr>
          <w:p w14:paraId="6F6DC56E" w14:textId="0856AB8C" w:rsidR="00453924" w:rsidRDefault="00453924">
            <w:pPr>
              <w:rPr>
                <w:ins w:id="1237" w:author="Nick Nicholas" w:date="2017-11-20T17:05:00Z"/>
                <w:lang w:val="en-US"/>
              </w:rPr>
            </w:pPr>
            <w:ins w:id="1238" w:author="Nick Nicholas" w:date="2017-11-20T17:05:00Z">
              <w:r>
                <w:rPr>
                  <w:lang w:val="en-US"/>
                </w:rPr>
                <w:t>A</w:t>
              </w:r>
              <w:r w:rsidR="00471092">
                <w:rPr>
                  <w:lang w:val="en-US"/>
                </w:rPr>
                <w:t>ttainmentTask H</w:t>
              </w:r>
              <w:r>
                <w:rPr>
                  <w:lang w:val="en-US"/>
                </w:rPr>
                <w:t xml:space="preserve">as </w:t>
              </w:r>
            </w:ins>
            <w:ins w:id="1239" w:author="Nick Nicholas" w:date="2017-11-20T17:06:00Z">
              <w:r w:rsidR="00471092">
                <w:rPr>
                  <w:lang w:val="en-US"/>
                </w:rPr>
                <w:t>Maximum P</w:t>
              </w:r>
            </w:ins>
            <w:ins w:id="1240" w:author="Nick Nicholas" w:date="2017-11-20T17:05:00Z">
              <w:r w:rsidR="00471092">
                <w:rPr>
                  <w:lang w:val="en-US"/>
                </w:rPr>
                <w:t>ossible C</w:t>
              </w:r>
              <w:r>
                <w:rPr>
                  <w:lang w:val="en-US"/>
                </w:rPr>
                <w:t>redits</w:t>
              </w:r>
            </w:ins>
          </w:p>
        </w:tc>
        <w:tc>
          <w:tcPr>
            <w:tcW w:w="5294" w:type="dxa"/>
          </w:tcPr>
          <w:p w14:paraId="613C0E10" w14:textId="768D4B25" w:rsidR="00453924" w:rsidRPr="00471092" w:rsidDel="00DF0CE1" w:rsidRDefault="00471092" w:rsidP="00961591">
            <w:pPr>
              <w:rPr>
                <w:ins w:id="1241" w:author="Nick Nicholas" w:date="2017-11-20T17:05:00Z"/>
                <w:lang w:val="en-US"/>
                <w:rPrChange w:id="1242" w:author="Nick Nicholas" w:date="2017-11-20T17:06:00Z">
                  <w:rPr>
                    <w:ins w:id="1243" w:author="Nick Nicholas" w:date="2017-11-20T17:05:00Z"/>
                  </w:rPr>
                </w:rPrChange>
              </w:rPr>
            </w:pPr>
            <w:ins w:id="1244" w:author="Nick Nicholas" w:date="2017-11-20T17:05:00Z">
              <w:r w:rsidRPr="00471092">
                <w:rPr>
                  <w:lang w:val="en-US"/>
                  <w:rPrChange w:id="1245" w:author="Nick Nicholas" w:date="2017-11-20T17:06:00Z">
                    <w:rPr/>
                  </w:rPrChange>
                </w:rPr>
                <w:t>CourseInfo/PossibleCredits, Assessment/PossibleCredits, Class/PossibleCredits, Credential/PossibleCredits</w:t>
              </w:r>
            </w:ins>
          </w:p>
        </w:tc>
        <w:tc>
          <w:tcPr>
            <w:tcW w:w="0" w:type="auto"/>
          </w:tcPr>
          <w:p w14:paraId="57F45474" w14:textId="7FFFD247" w:rsidR="00453924" w:rsidRPr="00471092" w:rsidDel="00DF0CE1" w:rsidRDefault="00471092" w:rsidP="00961591">
            <w:pPr>
              <w:rPr>
                <w:ins w:id="1246" w:author="Nick Nicholas" w:date="2017-11-20T17:05:00Z"/>
                <w:lang w:val="en-US"/>
                <w:rPrChange w:id="1247" w:author="Nick Nicholas" w:date="2017-11-20T17:06:00Z">
                  <w:rPr>
                    <w:ins w:id="1248" w:author="Nick Nicholas" w:date="2017-11-20T17:05:00Z"/>
                  </w:rPr>
                </w:rPrChange>
              </w:rPr>
            </w:pPr>
            <w:ins w:id="1249" w:author="Nick Nicholas" w:date="2017-11-20T17:06:00Z">
              <w:r>
                <w:rPr>
                  <w:lang w:val="en-US"/>
                </w:rPr>
                <w:t>Element to be added to those objects</w:t>
              </w:r>
            </w:ins>
          </w:p>
        </w:tc>
      </w:tr>
      <w:tr w:rsidR="000C3DF5" w:rsidRPr="00D14E7F" w:rsidDel="00A547C5" w14:paraId="214DF495" w14:textId="4668A0EF" w:rsidTr="003161C5">
        <w:trPr>
          <w:del w:id="1250" w:author="Nick Nicholas" w:date="2017-11-20T16:05:00Z"/>
        </w:trPr>
        <w:tc>
          <w:tcPr>
            <w:tcW w:w="1446" w:type="dxa"/>
            <w:tcPrChange w:id="1251" w:author="Nick Nicholas" w:date="2017-11-20T15:59:00Z">
              <w:tcPr>
                <w:tcW w:w="1409" w:type="dxa"/>
                <w:gridSpan w:val="2"/>
              </w:tcPr>
            </w:tcPrChange>
          </w:tcPr>
          <w:p w14:paraId="5C77ED8F" w14:textId="270FC89A" w:rsidR="00C36897" w:rsidRPr="00471092" w:rsidDel="00A547C5" w:rsidRDefault="00C36897" w:rsidP="0050668E">
            <w:pPr>
              <w:rPr>
                <w:del w:id="1252" w:author="Nick Nicholas" w:date="2017-11-20T16:05:00Z"/>
                <w:lang w:val="en-US"/>
                <w:rPrChange w:id="1253" w:author="Nick Nicholas" w:date="2017-11-20T17:06:00Z">
                  <w:rPr>
                    <w:del w:id="1254" w:author="Nick Nicholas" w:date="2017-11-20T16:05:00Z"/>
                  </w:rPr>
                </w:rPrChange>
              </w:rPr>
            </w:pPr>
          </w:p>
        </w:tc>
        <w:tc>
          <w:tcPr>
            <w:tcW w:w="5294" w:type="dxa"/>
            <w:tcPrChange w:id="1255" w:author="Nick Nicholas" w:date="2017-11-20T15:59:00Z">
              <w:tcPr>
                <w:tcW w:w="5457" w:type="dxa"/>
                <w:gridSpan w:val="2"/>
              </w:tcPr>
            </w:tcPrChange>
          </w:tcPr>
          <w:p w14:paraId="5E268456" w14:textId="1676A11A" w:rsidR="00C36897" w:rsidRPr="00471092" w:rsidDel="00A547C5" w:rsidRDefault="00C36897" w:rsidP="0050668E">
            <w:pPr>
              <w:rPr>
                <w:del w:id="1256" w:author="Nick Nicholas" w:date="2017-11-20T16:05:00Z"/>
                <w:lang w:val="en-US"/>
                <w:rPrChange w:id="1257" w:author="Nick Nicholas" w:date="2017-11-20T17:06:00Z">
                  <w:rPr>
                    <w:del w:id="1258" w:author="Nick Nicholas" w:date="2017-11-20T16:05:00Z"/>
                  </w:rPr>
                </w:rPrChange>
              </w:rPr>
            </w:pPr>
            <w:del w:id="1259" w:author="Nick Nicholas" w:date="2017-11-20T16:05:00Z">
              <w:r w:rsidRPr="00471092" w:rsidDel="00A547C5">
                <w:rPr>
                  <w:lang w:val="en-US"/>
                  <w:rPrChange w:id="1260" w:author="Nick Nicholas" w:date="2017-11-20T17:06:00Z">
                    <w:rPr/>
                  </w:rPrChange>
                </w:rPr>
                <w:delText>StudentQualification</w:delText>
              </w:r>
            </w:del>
            <w:ins w:id="1261" w:author="Linda Marshall" w:date="2017-11-16T11:31:00Z">
              <w:del w:id="1262" w:author="Nick Nicholas" w:date="2017-11-20T16:05:00Z">
                <w:r w:rsidRPr="00471092" w:rsidDel="00A547C5">
                  <w:rPr>
                    <w:lang w:val="en-US"/>
                    <w:rPrChange w:id="1263" w:author="Nick Nicholas" w:date="2017-11-20T17:06:00Z">
                      <w:rPr/>
                    </w:rPrChange>
                  </w:rPr>
                  <w:delText>Attainment</w:delText>
                </w:r>
              </w:del>
            </w:ins>
            <w:del w:id="1264" w:author="Nick Nicholas" w:date="2017-11-20T16:05:00Z">
              <w:r w:rsidRPr="00471092" w:rsidDel="00A547C5">
                <w:rPr>
                  <w:lang w:val="en-US"/>
                  <w:rPrChange w:id="1265" w:author="Nick Nicholas" w:date="2017-11-20T17:06:00Z">
                    <w:rPr/>
                  </w:rPrChange>
                </w:rPr>
                <w:delText>Achievement/ Assesments</w:delText>
              </w:r>
            </w:del>
          </w:p>
        </w:tc>
        <w:tc>
          <w:tcPr>
            <w:tcW w:w="0" w:type="auto"/>
            <w:tcPrChange w:id="1266" w:author="Nick Nicholas" w:date="2017-11-20T15:59:00Z">
              <w:tcPr>
                <w:tcW w:w="0" w:type="auto"/>
              </w:tcPr>
            </w:tcPrChange>
          </w:tcPr>
          <w:p w14:paraId="06AFCCBC" w14:textId="3CFCB997" w:rsidR="00C36897" w:rsidRPr="000057C4" w:rsidDel="00A547C5" w:rsidRDefault="00C36897" w:rsidP="00961591">
            <w:pPr>
              <w:rPr>
                <w:del w:id="1267" w:author="Nick Nicholas" w:date="2017-11-20T16:05:00Z"/>
                <w:lang w:val="en-US"/>
                <w:rPrChange w:id="1268" w:author="Nick Nicholas" w:date="2017-11-20T16:12:00Z">
                  <w:rPr>
                    <w:del w:id="1269" w:author="Nick Nicholas" w:date="2017-11-20T16:05:00Z"/>
                  </w:rPr>
                </w:rPrChange>
              </w:rPr>
            </w:pPr>
            <w:del w:id="1270" w:author="Nick Nicholas" w:date="2017-11-20T16:05:00Z">
              <w:r w:rsidRPr="00471092" w:rsidDel="00DF0CE1">
                <w:rPr>
                  <w:lang w:val="en-US"/>
                  <w:rPrChange w:id="1271" w:author="Nick Nicholas" w:date="2017-11-20T17:06:00Z">
                    <w:rPr/>
                  </w:rPrChange>
                </w:rPr>
                <w:delText>StudentQualification</w:delText>
              </w:r>
            </w:del>
            <w:ins w:id="1272" w:author="Linda Marshall" w:date="2017-11-16T11:31:00Z">
              <w:del w:id="1273" w:author="Nick Nicholas" w:date="2017-11-20T16:05:00Z">
                <w:r w:rsidRPr="00471092" w:rsidDel="00DF0CE1">
                  <w:rPr>
                    <w:lang w:val="en-US"/>
                    <w:rPrChange w:id="1274" w:author="Nick Nicholas" w:date="2017-11-20T17:06:00Z">
                      <w:rPr/>
                    </w:rPrChange>
                  </w:rPr>
                  <w:delText>Attainment</w:delText>
                </w:r>
              </w:del>
            </w:ins>
            <w:del w:id="1275" w:author="Nick Nicholas" w:date="2017-11-20T16:05:00Z">
              <w:r w:rsidRPr="00471092" w:rsidDel="00DF0CE1">
                <w:rPr>
                  <w:lang w:val="en-US"/>
                  <w:rPrChange w:id="1276" w:author="Nick Nicholas" w:date="2017-11-20T17:06:00Z">
                    <w:rPr/>
                  </w:rPrChange>
                </w:rPr>
                <w:delText>Achievement/ AssesmentInfoList</w:delText>
              </w:r>
            </w:del>
          </w:p>
        </w:tc>
      </w:tr>
      <w:tr w:rsidR="000C3DF5" w:rsidRPr="00D14E7F" w:rsidDel="00A547C5" w14:paraId="0ED14F90" w14:textId="1FF6A154" w:rsidTr="003161C5">
        <w:trPr>
          <w:del w:id="1277" w:author="Nick Nicholas" w:date="2017-11-20T16:05:00Z"/>
        </w:trPr>
        <w:tc>
          <w:tcPr>
            <w:tcW w:w="1446" w:type="dxa"/>
            <w:tcPrChange w:id="1278" w:author="Nick Nicholas" w:date="2017-11-20T15:59:00Z">
              <w:tcPr>
                <w:tcW w:w="1409" w:type="dxa"/>
                <w:gridSpan w:val="2"/>
              </w:tcPr>
            </w:tcPrChange>
          </w:tcPr>
          <w:p w14:paraId="03FD5A8D" w14:textId="36F2CAD0" w:rsidR="00C36897" w:rsidRPr="00471092" w:rsidDel="00A547C5" w:rsidRDefault="00C36897" w:rsidP="00961591">
            <w:pPr>
              <w:rPr>
                <w:del w:id="1279" w:author="Nick Nicholas" w:date="2017-11-20T16:05:00Z"/>
                <w:lang w:val="en-US"/>
                <w:rPrChange w:id="1280" w:author="Nick Nicholas" w:date="2017-11-20T17:06:00Z">
                  <w:rPr>
                    <w:del w:id="1281" w:author="Nick Nicholas" w:date="2017-11-20T16:05:00Z"/>
                  </w:rPr>
                </w:rPrChange>
              </w:rPr>
            </w:pPr>
          </w:p>
        </w:tc>
        <w:tc>
          <w:tcPr>
            <w:tcW w:w="5294" w:type="dxa"/>
            <w:tcPrChange w:id="1282" w:author="Nick Nicholas" w:date="2017-11-20T15:59:00Z">
              <w:tcPr>
                <w:tcW w:w="5457" w:type="dxa"/>
                <w:gridSpan w:val="2"/>
              </w:tcPr>
            </w:tcPrChange>
          </w:tcPr>
          <w:p w14:paraId="371A4FA0" w14:textId="1B5B6D2C" w:rsidR="00C36897" w:rsidRPr="00471092" w:rsidDel="00A547C5" w:rsidRDefault="00C36897" w:rsidP="00961591">
            <w:pPr>
              <w:rPr>
                <w:del w:id="1283" w:author="Nick Nicholas" w:date="2017-11-20T16:05:00Z"/>
                <w:lang w:val="en-US"/>
                <w:rPrChange w:id="1284" w:author="Nick Nicholas" w:date="2017-11-20T17:06:00Z">
                  <w:rPr>
                    <w:del w:id="1285" w:author="Nick Nicholas" w:date="2017-11-20T16:05:00Z"/>
                  </w:rPr>
                </w:rPrChange>
              </w:rPr>
            </w:pPr>
            <w:del w:id="1286" w:author="Nick Nicholas" w:date="2017-11-20T16:05:00Z">
              <w:r w:rsidRPr="00471092" w:rsidDel="00A547C5">
                <w:rPr>
                  <w:lang w:val="en-US"/>
                  <w:rPrChange w:id="1287" w:author="Nick Nicholas" w:date="2017-11-20T17:06:00Z">
                    <w:rPr/>
                  </w:rPrChange>
                </w:rPr>
                <w:delText xml:space="preserve"> </w:delText>
              </w:r>
            </w:del>
          </w:p>
        </w:tc>
        <w:tc>
          <w:tcPr>
            <w:tcW w:w="0" w:type="auto"/>
            <w:tcPrChange w:id="1288" w:author="Nick Nicholas" w:date="2017-11-20T15:59:00Z">
              <w:tcPr>
                <w:tcW w:w="0" w:type="auto"/>
              </w:tcPr>
            </w:tcPrChange>
          </w:tcPr>
          <w:p w14:paraId="076D7FED" w14:textId="1D780222" w:rsidR="00C36897" w:rsidRPr="00471092" w:rsidDel="00A547C5" w:rsidRDefault="00C36897" w:rsidP="00961591">
            <w:pPr>
              <w:rPr>
                <w:del w:id="1289" w:author="Nick Nicholas" w:date="2017-11-20T16:05:00Z"/>
                <w:lang w:val="en-US"/>
                <w:rPrChange w:id="1290" w:author="Nick Nicholas" w:date="2017-11-20T17:06:00Z">
                  <w:rPr>
                    <w:del w:id="1291" w:author="Nick Nicholas" w:date="2017-11-20T16:05:00Z"/>
                  </w:rPr>
                </w:rPrChange>
              </w:rPr>
            </w:pPr>
          </w:p>
        </w:tc>
      </w:tr>
    </w:tbl>
    <w:p w14:paraId="3FCE224D" w14:textId="77777777" w:rsidR="00852ADC" w:rsidRPr="00471092" w:rsidRDefault="00852ADC" w:rsidP="00852ADC">
      <w:pPr>
        <w:rPr>
          <w:lang w:val="en-US"/>
          <w:rPrChange w:id="1292" w:author="Nick Nicholas" w:date="2017-11-20T17:06:00Z">
            <w:rPr/>
          </w:rPrChange>
        </w:rPr>
      </w:pPr>
    </w:p>
    <w:p w14:paraId="3CD2E2D1" w14:textId="77777777" w:rsidR="00C16694" w:rsidRDefault="00C16694" w:rsidP="00C16694">
      <w:pPr>
        <w:pStyle w:val="3"/>
        <w:rPr>
          <w:ins w:id="1293" w:author="Nick Nicholas" w:date="2017-11-20T17:01:00Z"/>
        </w:rPr>
      </w:pPr>
      <w:ins w:id="1294" w:author="Nick Nicholas" w:date="2017-11-20T17:01:00Z">
        <w:r>
          <w:t>Attainment</w:t>
        </w:r>
      </w:ins>
    </w:p>
    <w:p w14:paraId="0154319D" w14:textId="77777777" w:rsidR="00C16694" w:rsidRDefault="00C16694" w:rsidP="00C16694">
      <w:pPr>
        <w:rPr>
          <w:ins w:id="1295" w:author="Nick Nicholas" w:date="2017-11-20T17:01:00Z"/>
          <w:lang w:val="en-US"/>
        </w:rPr>
      </w:pPr>
    </w:p>
    <w:p w14:paraId="160004AB" w14:textId="47B7598B" w:rsidR="00C16694" w:rsidRPr="00787404" w:rsidRDefault="00C16694" w:rsidP="00C16694">
      <w:pPr>
        <w:rPr>
          <w:ins w:id="1296" w:author="Nick Nicholas" w:date="2017-11-20T17:01:00Z"/>
          <w:lang w:val="en-US"/>
        </w:rPr>
      </w:pPr>
      <w:ins w:id="1297" w:author="Nick Nicholas" w:date="2017-11-20T17:01:00Z">
        <w:r w:rsidRPr="00787404">
          <w:rPr>
            <w:lang w:val="en-US"/>
          </w:rPr>
          <w:t xml:space="preserve">The Attainment object tracks </w:t>
        </w:r>
        <w:r w:rsidR="00787404" w:rsidRPr="00787404">
          <w:rPr>
            <w:lang w:val="en-US"/>
            <w:rPrChange w:id="1298" w:author="Nick Nicholas" w:date="2017-11-20T17:01:00Z">
              <w:rPr>
                <w:i/>
                <w:lang w:val="en-US"/>
              </w:rPr>
            </w:rPrChange>
          </w:rPr>
          <w:t>the progress that a student makes against assessments, courses, course units = classes and credentials</w:t>
        </w:r>
        <w:r w:rsidR="00787404">
          <w:rPr>
            <w:lang w:val="en-US"/>
          </w:rPr>
          <w:t>.</w:t>
        </w:r>
        <w:r w:rsidR="00171D8E">
          <w:rPr>
            <w:lang w:val="en-US"/>
          </w:rPr>
          <w:t xml:space="preserve"> This progress is quantified in terms that </w:t>
        </w:r>
      </w:ins>
      <w:ins w:id="1299" w:author="Nick Nicholas" w:date="2017-11-20T17:02:00Z">
        <w:r w:rsidR="00D77A99">
          <w:rPr>
            <w:lang w:val="en-US"/>
          </w:rPr>
          <w:t xml:space="preserve">can be used to demonstrate progress towards a credential, including an overall score, credits accumulated, and </w:t>
        </w:r>
        <w:r w:rsidR="00684A9A">
          <w:rPr>
            <w:lang w:val="en-US"/>
          </w:rPr>
          <w:t>learning standards covered:</w:t>
        </w:r>
      </w:ins>
    </w:p>
    <w:p w14:paraId="19BFC32E" w14:textId="77777777" w:rsidR="00C16694" w:rsidRDefault="00C16694" w:rsidP="00C16694">
      <w:pPr>
        <w:rPr>
          <w:ins w:id="1300" w:author="Nick Nicholas" w:date="2017-11-20T17:01:00Z"/>
          <w:lang w:val="en-US"/>
        </w:rPr>
      </w:pPr>
    </w:p>
    <w:p w14:paraId="6CAF7D62" w14:textId="77777777" w:rsidR="00C16694" w:rsidRDefault="00C16694">
      <w:pPr>
        <w:pStyle w:val="a3"/>
        <w:numPr>
          <w:ilvl w:val="0"/>
          <w:numId w:val="24"/>
        </w:numPr>
        <w:rPr>
          <w:ins w:id="1301" w:author="Nick Nicholas" w:date="2017-11-20T17:01:00Z"/>
        </w:rPr>
        <w:pPrChange w:id="1302" w:author="Nick Nicholas" w:date="2017-11-20T17:02:00Z">
          <w:pPr>
            <w:pStyle w:val="a3"/>
            <w:numPr>
              <w:ilvl w:val="2"/>
              <w:numId w:val="24"/>
            </w:numPr>
            <w:ind w:left="2160" w:hanging="360"/>
          </w:pPr>
        </w:pPrChange>
      </w:pPr>
      <w:ins w:id="1303" w:author="Nick Nicholas" w:date="2017-11-20T17:01:00Z">
        <w:r>
          <w:t>Information about the attainment task (e.g. class details, assessment description), at a level of detail mutually agreed to be useful between sender and receiver</w:t>
        </w:r>
      </w:ins>
    </w:p>
    <w:p w14:paraId="236A0D9B" w14:textId="77777777" w:rsidR="00C16694" w:rsidRDefault="00C16694">
      <w:pPr>
        <w:pStyle w:val="a3"/>
        <w:numPr>
          <w:ilvl w:val="0"/>
          <w:numId w:val="24"/>
        </w:numPr>
        <w:rPr>
          <w:ins w:id="1304" w:author="Nick Nicholas" w:date="2017-11-20T17:01:00Z"/>
        </w:rPr>
        <w:pPrChange w:id="1305" w:author="Nick Nicholas" w:date="2017-11-20T17:02:00Z">
          <w:pPr>
            <w:pStyle w:val="a3"/>
            <w:numPr>
              <w:ilvl w:val="2"/>
              <w:numId w:val="24"/>
            </w:numPr>
            <w:ind w:left="2160" w:hanging="360"/>
          </w:pPr>
        </w:pPrChange>
      </w:pPr>
      <w:ins w:id="1306" w:author="Nick Nicholas" w:date="2017-11-20T17:01:00Z">
        <w:r>
          <w:t>An optional link to a GUID for an object giving more information about the attainment task. This will be, for the four different types of attainment, a CredentialInfo object (for previous credentials), a SchoolCourseInfo object (? for courses), an AssessmentInfo object (for assessments, not currently in specification), and a SectionInfo object (for course units).</w:t>
        </w:r>
      </w:ins>
    </w:p>
    <w:p w14:paraId="3698ABE1" w14:textId="77777777" w:rsidR="00C16694" w:rsidRDefault="00C16694">
      <w:pPr>
        <w:pStyle w:val="a3"/>
        <w:numPr>
          <w:ilvl w:val="0"/>
          <w:numId w:val="24"/>
        </w:numPr>
        <w:rPr>
          <w:ins w:id="1307" w:author="Nick Nicholas" w:date="2017-11-20T17:01:00Z"/>
        </w:rPr>
        <w:pPrChange w:id="1308" w:author="Nick Nicholas" w:date="2017-11-20T17:02:00Z">
          <w:pPr>
            <w:pStyle w:val="a3"/>
            <w:numPr>
              <w:ilvl w:val="2"/>
              <w:numId w:val="24"/>
            </w:numPr>
            <w:ind w:left="2160" w:hanging="360"/>
          </w:pPr>
        </w:pPrChange>
      </w:pPr>
      <w:ins w:id="1309" w:author="Nick Nicholas" w:date="2017-11-20T17:01:00Z">
        <w:r>
          <w:t>Information about the associated attainment by the student (e.g. score)</w:t>
        </w:r>
      </w:ins>
    </w:p>
    <w:p w14:paraId="1A06B5E6" w14:textId="77777777" w:rsidR="00C16694" w:rsidRDefault="00C16694">
      <w:pPr>
        <w:pStyle w:val="a3"/>
        <w:numPr>
          <w:ilvl w:val="0"/>
          <w:numId w:val="24"/>
        </w:numPr>
        <w:rPr>
          <w:ins w:id="1310" w:author="Nick Nicholas" w:date="2017-11-20T17:01:00Z"/>
        </w:rPr>
        <w:pPrChange w:id="1311" w:author="Nick Nicholas" w:date="2017-11-20T17:02:00Z">
          <w:pPr>
            <w:pStyle w:val="a3"/>
            <w:numPr>
              <w:ilvl w:val="2"/>
              <w:numId w:val="24"/>
            </w:numPr>
            <w:ind w:left="2160" w:hanging="360"/>
          </w:pPr>
        </w:pPrChange>
      </w:pPr>
      <w:ins w:id="1312" w:author="Nick Nicholas" w:date="2017-11-20T17:01:00Z">
        <w:r>
          <w:t>List of any credits accumulated towards the credential through that attainment (optional)</w:t>
        </w:r>
      </w:ins>
    </w:p>
    <w:p w14:paraId="0E7D0642" w14:textId="77777777" w:rsidR="00C16694" w:rsidRDefault="00C16694">
      <w:pPr>
        <w:pStyle w:val="a3"/>
        <w:numPr>
          <w:ilvl w:val="0"/>
          <w:numId w:val="24"/>
        </w:numPr>
        <w:rPr>
          <w:ins w:id="1313" w:author="Nick Nicholas" w:date="2017-11-20T17:01:00Z"/>
        </w:rPr>
        <w:pPrChange w:id="1314" w:author="Nick Nicholas" w:date="2017-11-20T17:02:00Z">
          <w:pPr>
            <w:pStyle w:val="a3"/>
            <w:numPr>
              <w:ilvl w:val="2"/>
              <w:numId w:val="24"/>
            </w:numPr>
            <w:ind w:left="2160" w:hanging="360"/>
          </w:pPr>
        </w:pPrChange>
      </w:pPr>
      <w:ins w:id="1315" w:author="Nick Nicholas" w:date="2017-11-20T17:01:00Z">
        <w:r>
          <w:t>List of any learning standards or competencies demonstrated by that attainment</w:t>
        </w:r>
      </w:ins>
    </w:p>
    <w:p w14:paraId="6D65D350" w14:textId="77777777" w:rsidR="00C16694" w:rsidRDefault="00C16694">
      <w:pPr>
        <w:pStyle w:val="a3"/>
        <w:numPr>
          <w:ilvl w:val="1"/>
          <w:numId w:val="24"/>
        </w:numPr>
        <w:rPr>
          <w:ins w:id="1316" w:author="Nick Nicholas" w:date="2017-11-20T17:01:00Z"/>
        </w:rPr>
        <w:pPrChange w:id="1317" w:author="Nick Nicholas" w:date="2017-11-20T17:02:00Z">
          <w:pPr>
            <w:pStyle w:val="a3"/>
            <w:numPr>
              <w:ilvl w:val="3"/>
              <w:numId w:val="24"/>
            </w:numPr>
            <w:ind w:left="2880" w:hanging="360"/>
          </w:pPr>
        </w:pPrChange>
      </w:pPr>
      <w:ins w:id="1318" w:author="Nick Nicholas" w:date="2017-11-20T17:01:00Z">
        <w:r>
          <w:t>Optionally: breakdown of credits by the particular learning standards or competencies (requirement from NZ to be confirmed)</w:t>
        </w:r>
      </w:ins>
    </w:p>
    <w:p w14:paraId="266C7A2A" w14:textId="77777777" w:rsidR="002A7FBF" w:rsidRPr="00C16694" w:rsidRDefault="002A7FBF" w:rsidP="00852ADC">
      <w:pPr>
        <w:rPr>
          <w:lang w:val="en-US"/>
          <w:rPrChange w:id="1319" w:author="Nick Nicholas" w:date="2017-11-20T17:01:00Z">
            <w:rPr/>
          </w:rPrChange>
        </w:rPr>
      </w:pPr>
    </w:p>
    <w:p w14:paraId="49C8A0CA" w14:textId="77777777" w:rsidR="00765B88" w:rsidRPr="00EF7196" w:rsidRDefault="00765B88" w:rsidP="00765B88">
      <w:pPr>
        <w:rPr>
          <w:ins w:id="1320" w:author="Nick Nicholas" w:date="2017-11-20T17:03:00Z"/>
          <w:i/>
          <w:lang w:val="en-US"/>
        </w:rPr>
      </w:pPr>
      <w:ins w:id="1321" w:author="Nick Nicholas" w:date="2017-11-20T17:03:00Z">
        <w:r w:rsidRPr="00EF7196">
          <w:rPr>
            <w:i/>
            <w:lang w:val="en-US"/>
          </w:rPr>
          <w:t>In this prototype, we allow multiple types of credit, each with a distinct type and value. If a single credit type is assumed throughout Australasian education, the type does not need to be specified.</w:t>
        </w:r>
      </w:ins>
    </w:p>
    <w:p w14:paraId="30CD3D5A" w14:textId="77777777" w:rsidR="00765B88" w:rsidRPr="00EF7196" w:rsidRDefault="00765B88" w:rsidP="00765B88">
      <w:pPr>
        <w:rPr>
          <w:ins w:id="1322" w:author="Nick Nicholas" w:date="2017-11-20T17:03:00Z"/>
          <w:i/>
          <w:lang w:val="en-US"/>
        </w:rPr>
      </w:pPr>
    </w:p>
    <w:p w14:paraId="4CB7799D" w14:textId="77777777" w:rsidR="00765B88" w:rsidRPr="00EF7196" w:rsidRDefault="00765B88" w:rsidP="00765B88">
      <w:pPr>
        <w:rPr>
          <w:ins w:id="1323" w:author="Nick Nicholas" w:date="2017-11-20T17:03:00Z"/>
          <w:i/>
          <w:lang w:val="en-US"/>
        </w:rPr>
      </w:pPr>
      <w:ins w:id="1324" w:author="Nick Nicholas" w:date="2017-11-20T17:03:00Z">
        <w:r w:rsidRPr="00EF7196">
          <w:rPr>
            <w:i/>
            <w:lang w:val="en-US"/>
          </w:rPr>
          <w:t>Alternatively</w:t>
        </w:r>
        <w:r>
          <w:rPr>
            <w:i/>
            <w:lang w:val="en-US"/>
          </w:rPr>
          <w:t>,</w:t>
        </w:r>
        <w:r w:rsidRPr="00EF7196">
          <w:rPr>
            <w:i/>
            <w:lang w:val="en-US"/>
          </w:rPr>
          <w:t xml:space="preserve"> credits may be substituted by credit elements explicitly typed; e.g. &lt;hoursOfStudy&gt;821&lt;/hoursOfStudy&gt; or &lt;carnegieUnits&gt;1.2&lt;/carnegieUnits&gt;. Australian credentials do not to our knowledge rely on credits, and credits in the object should be optional. An Australian object may choose to leave credits out completely at this stage, and leave them for the NZ object.</w:t>
        </w:r>
      </w:ins>
    </w:p>
    <w:p w14:paraId="58275DEF" w14:textId="77777777" w:rsidR="001B25BC" w:rsidRDefault="001B25BC" w:rsidP="00852ADC">
      <w:pPr>
        <w:rPr>
          <w:ins w:id="1325" w:author="Nick Nicholas" w:date="2017-11-20T17:03:00Z"/>
          <w:lang w:val="en-US"/>
        </w:rPr>
      </w:pPr>
    </w:p>
    <w:p w14:paraId="1AD306C7" w14:textId="77777777" w:rsidR="00765B88" w:rsidRPr="00C16694" w:rsidRDefault="00765B88" w:rsidP="00852ADC">
      <w:pPr>
        <w:rPr>
          <w:lang w:val="en-US"/>
          <w:rPrChange w:id="1326" w:author="Nick Nicholas" w:date="2017-11-20T17:01:00Z">
            <w:rPr/>
          </w:rPrChange>
        </w:rPr>
      </w:pPr>
    </w:p>
    <w:p w14:paraId="2C73DDF5" w14:textId="07E8F055" w:rsidR="00E430E8" w:rsidRDefault="00CA5646" w:rsidP="00476D14">
      <w:pPr>
        <w:pStyle w:val="3"/>
      </w:pPr>
      <w:bookmarkStart w:id="1327" w:name="_Toc498607924"/>
      <w:ins w:id="1328" w:author="Linda Marshall" w:date="2017-10-31T15:40:00Z">
        <w:r>
          <w:t>S</w:t>
        </w:r>
      </w:ins>
      <w:del w:id="1329" w:author="Linda Marshall" w:date="2017-10-31T15:40:00Z">
        <w:r w:rsidR="002B2095" w:rsidDel="00CA5646">
          <w:delText>s</w:delText>
        </w:r>
      </w:del>
      <w:r w:rsidR="002B2095">
        <w:t>tudent</w:t>
      </w:r>
      <w:del w:id="1330" w:author="Linda Marshall" w:date="2017-11-16T11:31:00Z">
        <w:r w:rsidR="002B2095" w:rsidDel="002474FD">
          <w:delText>Qualification</w:delText>
        </w:r>
      </w:del>
      <w:ins w:id="1331" w:author="Linda Marshall" w:date="2017-11-16T11:31:00Z">
        <w:r w:rsidR="002474FD">
          <w:t>Attainment</w:t>
        </w:r>
      </w:ins>
      <w:r w:rsidR="002B2095">
        <w:t>Achievement</w:t>
      </w:r>
      <w:bookmarkEnd w:id="1327"/>
    </w:p>
    <w:p w14:paraId="551202B9" w14:textId="77777777" w:rsidR="002B2095" w:rsidRPr="00265BC9" w:rsidRDefault="002B2095">
      <w:pPr>
        <w:rPr>
          <w:lang w:val="en-US"/>
          <w:rPrChange w:id="1332" w:author="Nick Nicholas" w:date="2017-11-21T11:14:00Z">
            <w:rPr/>
          </w:rPrChange>
        </w:rPr>
      </w:pPr>
    </w:p>
    <w:p w14:paraId="2EFF5EBB" w14:textId="16BD55D8" w:rsidR="002B2095" w:rsidRPr="00AC13A6" w:rsidDel="00765B88" w:rsidRDefault="002B2095">
      <w:pPr>
        <w:rPr>
          <w:del w:id="1333" w:author="Nick Nicholas" w:date="2017-11-20T17:03:00Z"/>
          <w:i/>
          <w:lang w:val="en-US"/>
          <w:rPrChange w:id="1334" w:author="Nick Nicholas" w:date="2017-11-16T12:14:00Z">
            <w:rPr>
              <w:del w:id="1335" w:author="Nick Nicholas" w:date="2017-11-20T17:03:00Z"/>
              <w:i/>
            </w:rPr>
          </w:rPrChange>
        </w:rPr>
      </w:pPr>
      <w:r w:rsidRPr="00AC13A6">
        <w:rPr>
          <w:i/>
          <w:lang w:val="en-US"/>
          <w:rPrChange w:id="1336" w:author="Nick Nicholas" w:date="2017-11-16T12:14:00Z">
            <w:rPr>
              <w:i/>
            </w:rPr>
          </w:rPrChange>
        </w:rPr>
        <w:t xml:space="preserve">The achievement tracks the academic record of </w:t>
      </w:r>
      <w:ins w:id="1337" w:author="Nick Nicholas" w:date="2017-11-16T13:52:00Z">
        <w:r w:rsidR="00773F89">
          <w:rPr>
            <w:i/>
            <w:lang w:val="en-US"/>
          </w:rPr>
          <w:t xml:space="preserve">attainments that </w:t>
        </w:r>
      </w:ins>
      <w:r w:rsidRPr="00AC13A6">
        <w:rPr>
          <w:i/>
          <w:lang w:val="en-US"/>
          <w:rPrChange w:id="1338" w:author="Nick Nicholas" w:date="2017-11-16T12:14:00Z">
            <w:rPr>
              <w:i/>
            </w:rPr>
          </w:rPrChange>
        </w:rPr>
        <w:t xml:space="preserve">a student </w:t>
      </w:r>
      <w:ins w:id="1339" w:author="Nick Nicholas" w:date="2017-11-16T13:52:00Z">
        <w:r w:rsidR="00773F89">
          <w:rPr>
            <w:i/>
            <w:lang w:val="en-US"/>
          </w:rPr>
          <w:t xml:space="preserve">has </w:t>
        </w:r>
      </w:ins>
      <w:r w:rsidRPr="00AC13A6">
        <w:rPr>
          <w:i/>
          <w:lang w:val="en-US"/>
          <w:rPrChange w:id="1340" w:author="Nick Nicholas" w:date="2017-11-16T12:14:00Z">
            <w:rPr>
              <w:i/>
            </w:rPr>
          </w:rPrChange>
        </w:rPr>
        <w:t xml:space="preserve">accumulated in pursuit of a single </w:t>
      </w:r>
      <w:del w:id="1341" w:author="Linda Marshall" w:date="2017-11-16T11:32:00Z">
        <w:r w:rsidRPr="00AC13A6" w:rsidDel="002474FD">
          <w:rPr>
            <w:i/>
            <w:lang w:val="en-US"/>
            <w:rPrChange w:id="1342" w:author="Nick Nicholas" w:date="2017-11-16T12:14:00Z">
              <w:rPr>
                <w:i/>
              </w:rPr>
            </w:rPrChange>
          </w:rPr>
          <w:delText>qualification</w:delText>
        </w:r>
      </w:del>
      <w:ins w:id="1343" w:author="Linda Marshall" w:date="2017-11-16T11:32:00Z">
        <w:r w:rsidR="002474FD" w:rsidRPr="00AC13A6">
          <w:rPr>
            <w:i/>
            <w:lang w:val="en-US"/>
            <w:rPrChange w:id="1344" w:author="Nick Nicholas" w:date="2017-11-16T12:14:00Z">
              <w:rPr>
                <w:i/>
              </w:rPr>
            </w:rPrChange>
          </w:rPr>
          <w:t>credential</w:t>
        </w:r>
      </w:ins>
      <w:r w:rsidRPr="00AC13A6">
        <w:rPr>
          <w:i/>
          <w:lang w:val="en-US"/>
          <w:rPrChange w:id="1345" w:author="Nick Nicholas" w:date="2017-11-16T12:14:00Z">
            <w:rPr>
              <w:i/>
            </w:rPr>
          </w:rPrChange>
        </w:rPr>
        <w:t>.</w:t>
      </w:r>
      <w:r w:rsidR="00F9409D" w:rsidRPr="00AC13A6">
        <w:rPr>
          <w:i/>
          <w:lang w:val="en-US"/>
          <w:rPrChange w:id="1346" w:author="Nick Nicholas" w:date="2017-11-16T12:14:00Z">
            <w:rPr>
              <w:i/>
            </w:rPr>
          </w:rPrChange>
        </w:rPr>
        <w:t xml:space="preserve"> The information contained in the achievement may be repeated for different </w:t>
      </w:r>
      <w:del w:id="1347" w:author="Linda Marshall" w:date="2017-11-16T11:32:00Z">
        <w:r w:rsidR="00F9409D" w:rsidRPr="00AC13A6" w:rsidDel="002474FD">
          <w:rPr>
            <w:i/>
            <w:lang w:val="en-US"/>
            <w:rPrChange w:id="1348" w:author="Nick Nicholas" w:date="2017-11-16T12:14:00Z">
              <w:rPr>
                <w:i/>
              </w:rPr>
            </w:rPrChange>
          </w:rPr>
          <w:delText>qualification</w:delText>
        </w:r>
      </w:del>
      <w:ins w:id="1349" w:author="Linda Marshall" w:date="2017-11-16T11:32:00Z">
        <w:r w:rsidR="002474FD" w:rsidRPr="00AC13A6">
          <w:rPr>
            <w:i/>
            <w:lang w:val="en-US"/>
            <w:rPrChange w:id="1350" w:author="Nick Nicholas" w:date="2017-11-16T12:14:00Z">
              <w:rPr>
                <w:i/>
              </w:rPr>
            </w:rPrChange>
          </w:rPr>
          <w:t>credential</w:t>
        </w:r>
      </w:ins>
      <w:r w:rsidR="00F9409D" w:rsidRPr="00AC13A6">
        <w:rPr>
          <w:i/>
          <w:lang w:val="en-US"/>
          <w:rPrChange w:id="1351" w:author="Nick Nicholas" w:date="2017-11-16T12:14:00Z">
            <w:rPr>
              <w:i/>
            </w:rPr>
          </w:rPrChange>
        </w:rPr>
        <w:t>s, adding up to a student transcript</w:t>
      </w:r>
      <w:ins w:id="1352" w:author="Nick Nicholas" w:date="2017-11-16T13:52:00Z">
        <w:r w:rsidR="00773F89">
          <w:rPr>
            <w:i/>
            <w:lang w:val="en-US"/>
          </w:rPr>
          <w:t xml:space="preserve"> containing all the student’s attainments</w:t>
        </w:r>
      </w:ins>
      <w:r w:rsidR="00F9409D" w:rsidRPr="00AC13A6">
        <w:rPr>
          <w:i/>
          <w:lang w:val="en-US"/>
          <w:rPrChange w:id="1353" w:author="Nick Nicholas" w:date="2017-11-16T12:14:00Z">
            <w:rPr>
              <w:i/>
            </w:rPr>
          </w:rPrChange>
        </w:rPr>
        <w:t>.</w:t>
      </w:r>
      <w:r w:rsidR="00F34C24" w:rsidRPr="00AC13A6">
        <w:rPr>
          <w:i/>
          <w:lang w:val="en-US"/>
          <w:rPrChange w:id="1354" w:author="Nick Nicholas" w:date="2017-11-16T12:14:00Z">
            <w:rPr>
              <w:i/>
            </w:rPr>
          </w:rPrChange>
        </w:rPr>
        <w:t xml:space="preserve"> </w:t>
      </w:r>
      <w:r w:rsidR="001F2A6F" w:rsidRPr="00AC13A6">
        <w:rPr>
          <w:i/>
          <w:lang w:val="en-US"/>
          <w:rPrChange w:id="1355" w:author="Nick Nicholas" w:date="2017-11-16T12:14:00Z">
            <w:rPr>
              <w:i/>
            </w:rPr>
          </w:rPrChange>
        </w:rPr>
        <w:t xml:space="preserve">The information in the object may be provided, without the </w:t>
      </w:r>
      <w:del w:id="1356" w:author="Linda Marshall" w:date="2017-11-16T11:32:00Z">
        <w:r w:rsidR="001F2A6F" w:rsidRPr="00AC13A6" w:rsidDel="002474FD">
          <w:rPr>
            <w:i/>
            <w:lang w:val="en-US"/>
            <w:rPrChange w:id="1357" w:author="Nick Nicholas" w:date="2017-11-16T12:14:00Z">
              <w:rPr>
                <w:i/>
              </w:rPr>
            </w:rPrChange>
          </w:rPr>
          <w:delText>qualification</w:delText>
        </w:r>
      </w:del>
      <w:ins w:id="1358" w:author="Linda Marshall" w:date="2017-11-16T11:32:00Z">
        <w:r w:rsidR="002474FD" w:rsidRPr="00AC13A6">
          <w:rPr>
            <w:i/>
            <w:lang w:val="en-US"/>
            <w:rPrChange w:id="1359" w:author="Nick Nicholas" w:date="2017-11-16T12:14:00Z">
              <w:rPr>
                <w:i/>
              </w:rPr>
            </w:rPrChange>
          </w:rPr>
          <w:t>credential</w:t>
        </w:r>
      </w:ins>
      <w:r w:rsidR="001F2A6F" w:rsidRPr="00AC13A6">
        <w:rPr>
          <w:i/>
          <w:lang w:val="en-US"/>
          <w:rPrChange w:id="1360" w:author="Nick Nicholas" w:date="2017-11-16T12:14:00Z">
            <w:rPr>
              <w:i/>
            </w:rPr>
          </w:rPrChange>
        </w:rPr>
        <w:t xml:space="preserve">Info container and the summaryScoreInfo, as a transcript on </w:t>
      </w:r>
      <w:r w:rsidR="009150A5" w:rsidRPr="00AC13A6">
        <w:rPr>
          <w:i/>
          <w:lang w:val="en-US"/>
          <w:rPrChange w:id="1361" w:author="Nick Nicholas" w:date="2017-11-16T12:14:00Z">
            <w:rPr>
              <w:i/>
            </w:rPr>
          </w:rPrChange>
        </w:rPr>
        <w:t>its</w:t>
      </w:r>
      <w:r w:rsidR="001F2A6F" w:rsidRPr="00AC13A6">
        <w:rPr>
          <w:i/>
          <w:lang w:val="en-US"/>
          <w:rPrChange w:id="1362" w:author="Nick Nicholas" w:date="2017-11-16T12:14:00Z">
            <w:rPr>
              <w:i/>
            </w:rPr>
          </w:rPrChange>
        </w:rPr>
        <w:t xml:space="preserve"> own</w:t>
      </w:r>
      <w:ins w:id="1363" w:author="Nick Nicholas" w:date="2017-10-31T16:19:00Z">
        <w:r w:rsidR="000234F9" w:rsidRPr="00AC13A6">
          <w:rPr>
            <w:i/>
            <w:lang w:val="en-US"/>
            <w:rPrChange w:id="1364" w:author="Nick Nicholas" w:date="2017-11-16T12:14:00Z">
              <w:rPr>
                <w:i/>
              </w:rPr>
            </w:rPrChange>
          </w:rPr>
          <w:t xml:space="preserve">—in which case the information is not specific to any one </w:t>
        </w:r>
        <w:del w:id="1365" w:author="Linda Marshall" w:date="2017-11-16T11:32:00Z">
          <w:r w:rsidR="000234F9" w:rsidRPr="00AC13A6" w:rsidDel="002474FD">
            <w:rPr>
              <w:i/>
              <w:lang w:val="en-US"/>
              <w:rPrChange w:id="1366" w:author="Nick Nicholas" w:date="2017-11-16T12:14:00Z">
                <w:rPr>
                  <w:i/>
                </w:rPr>
              </w:rPrChange>
            </w:rPr>
            <w:delText>qualification</w:delText>
          </w:r>
        </w:del>
      </w:ins>
      <w:ins w:id="1367" w:author="Linda Marshall" w:date="2017-11-16T11:32:00Z">
        <w:r w:rsidR="002474FD" w:rsidRPr="00AC13A6">
          <w:rPr>
            <w:i/>
            <w:lang w:val="en-US"/>
            <w:rPrChange w:id="1368" w:author="Nick Nicholas" w:date="2017-11-16T12:14:00Z">
              <w:rPr>
                <w:i/>
              </w:rPr>
            </w:rPrChange>
          </w:rPr>
          <w:t>credential</w:t>
        </w:r>
      </w:ins>
      <w:r w:rsidR="001F2A6F" w:rsidRPr="00AC13A6">
        <w:rPr>
          <w:i/>
          <w:lang w:val="en-US"/>
          <w:rPrChange w:id="1369" w:author="Nick Nicholas" w:date="2017-11-16T12:14:00Z">
            <w:rPr>
              <w:i/>
            </w:rPr>
          </w:rPrChange>
        </w:rPr>
        <w:t>.</w:t>
      </w:r>
    </w:p>
    <w:p w14:paraId="5881501B" w14:textId="77777777" w:rsidR="00CA5C33" w:rsidRPr="00AC13A6" w:rsidRDefault="00CA5C33">
      <w:pPr>
        <w:rPr>
          <w:lang w:val="en-US"/>
          <w:rPrChange w:id="1370" w:author="Nick Nicholas" w:date="2017-11-16T12:14:00Z">
            <w:rPr/>
          </w:rPrChange>
        </w:rPr>
      </w:pPr>
    </w:p>
    <w:p w14:paraId="2FAE7580" w14:textId="78BA8D29" w:rsidR="00CA5C33" w:rsidRPr="00AC13A6" w:rsidDel="00765B88" w:rsidRDefault="00CA5C33">
      <w:pPr>
        <w:rPr>
          <w:del w:id="1371" w:author="Nick Nicholas" w:date="2017-11-20T17:03:00Z"/>
          <w:i/>
          <w:lang w:val="en-US"/>
          <w:rPrChange w:id="1372" w:author="Nick Nicholas" w:date="2017-11-16T12:14:00Z">
            <w:rPr>
              <w:del w:id="1373" w:author="Nick Nicholas" w:date="2017-11-20T17:03:00Z"/>
              <w:i/>
            </w:rPr>
          </w:rPrChange>
        </w:rPr>
      </w:pPr>
      <w:del w:id="1374" w:author="Nick Nicholas" w:date="2017-11-20T17:03:00Z">
        <w:r w:rsidRPr="00AC13A6" w:rsidDel="00765B88">
          <w:rPr>
            <w:i/>
            <w:lang w:val="en-US"/>
            <w:rPrChange w:id="1375" w:author="Nick Nicholas" w:date="2017-11-16T12:14:00Z">
              <w:rPr>
                <w:i/>
              </w:rPr>
            </w:rPrChange>
          </w:rPr>
          <w:delText xml:space="preserve">In this prototype, we allow multiple types of credit, each with a distinct type and value. </w:delText>
        </w:r>
        <w:r w:rsidR="00E66D81" w:rsidRPr="00AC13A6" w:rsidDel="00765B88">
          <w:rPr>
            <w:i/>
            <w:lang w:val="en-US"/>
            <w:rPrChange w:id="1376" w:author="Nick Nicholas" w:date="2017-11-16T12:14:00Z">
              <w:rPr>
                <w:i/>
              </w:rPr>
            </w:rPrChange>
          </w:rPr>
          <w:delText>If a single credit type is assumed throughout Australasian education, the type does not need to be specified.</w:delText>
        </w:r>
      </w:del>
    </w:p>
    <w:p w14:paraId="09BEE2E7" w14:textId="27C64C1E" w:rsidR="0080171B" w:rsidRPr="00AC13A6" w:rsidDel="00765B88" w:rsidRDefault="0080171B">
      <w:pPr>
        <w:rPr>
          <w:del w:id="1377" w:author="Nick Nicholas" w:date="2017-11-20T17:03:00Z"/>
          <w:i/>
          <w:lang w:val="en-US"/>
          <w:rPrChange w:id="1378" w:author="Nick Nicholas" w:date="2017-11-16T12:14:00Z">
            <w:rPr>
              <w:del w:id="1379" w:author="Nick Nicholas" w:date="2017-11-20T17:03:00Z"/>
              <w:i/>
            </w:rPr>
          </w:rPrChange>
        </w:rPr>
      </w:pPr>
    </w:p>
    <w:p w14:paraId="7B13664C" w14:textId="4123F0A0" w:rsidR="0080171B" w:rsidRPr="00AC13A6" w:rsidDel="00765B88" w:rsidRDefault="0080171B">
      <w:pPr>
        <w:rPr>
          <w:del w:id="1380" w:author="Nick Nicholas" w:date="2017-11-20T17:03:00Z"/>
          <w:i/>
          <w:lang w:val="en-US"/>
          <w:rPrChange w:id="1381" w:author="Nick Nicholas" w:date="2017-11-16T12:14:00Z">
            <w:rPr>
              <w:del w:id="1382" w:author="Nick Nicholas" w:date="2017-11-20T17:03:00Z"/>
              <w:i/>
            </w:rPr>
          </w:rPrChange>
        </w:rPr>
      </w:pPr>
      <w:del w:id="1383" w:author="Nick Nicholas" w:date="2017-11-20T17:03:00Z">
        <w:r w:rsidRPr="00AC13A6" w:rsidDel="00765B88">
          <w:rPr>
            <w:i/>
            <w:lang w:val="en-US"/>
            <w:rPrChange w:id="1384" w:author="Nick Nicholas" w:date="2017-11-16T12:14:00Z">
              <w:rPr>
                <w:i/>
              </w:rPr>
            </w:rPrChange>
          </w:rPr>
          <w:delText>Alternatively credits may be substituted by credit elements explicitly typed; e.g. &lt;hoursOfStudy&gt;821&lt;/hoursOfStudy&gt; or &lt;carnegieUnits&gt;1.2&lt;/carnegieUnits&gt;. Australian qualification</w:delText>
        </w:r>
      </w:del>
      <w:ins w:id="1385" w:author="Linda Marshall" w:date="2017-11-16T11:32:00Z">
        <w:del w:id="1386" w:author="Nick Nicholas" w:date="2017-11-20T17:03:00Z">
          <w:r w:rsidR="002474FD" w:rsidRPr="00AC13A6" w:rsidDel="00765B88">
            <w:rPr>
              <w:i/>
              <w:lang w:val="en-US"/>
              <w:rPrChange w:id="1387" w:author="Nick Nicholas" w:date="2017-11-16T12:14:00Z">
                <w:rPr>
                  <w:i/>
                </w:rPr>
              </w:rPrChange>
            </w:rPr>
            <w:delText>credential</w:delText>
          </w:r>
        </w:del>
      </w:ins>
      <w:del w:id="1388" w:author="Nick Nicholas" w:date="2017-11-20T17:03:00Z">
        <w:r w:rsidRPr="00AC13A6" w:rsidDel="00765B88">
          <w:rPr>
            <w:i/>
            <w:lang w:val="en-US"/>
            <w:rPrChange w:id="1389" w:author="Nick Nicholas" w:date="2017-11-16T12:14:00Z">
              <w:rPr>
                <w:i/>
              </w:rPr>
            </w:rPrChange>
          </w:rPr>
          <w:delText xml:space="preserve">s do not to our knowledge rely on credits, and </w:delText>
        </w:r>
        <w:r w:rsidR="00EB4341" w:rsidRPr="00AC13A6" w:rsidDel="00765B88">
          <w:rPr>
            <w:i/>
            <w:lang w:val="en-US"/>
            <w:rPrChange w:id="1390" w:author="Nick Nicholas" w:date="2017-11-16T12:14:00Z">
              <w:rPr>
                <w:i/>
              </w:rPr>
            </w:rPrChange>
          </w:rPr>
          <w:delText>credits in the object should be optional.</w:delText>
        </w:r>
        <w:r w:rsidR="00DD7926" w:rsidRPr="00AC13A6" w:rsidDel="00765B88">
          <w:rPr>
            <w:i/>
            <w:lang w:val="en-US"/>
            <w:rPrChange w:id="1391" w:author="Nick Nicholas" w:date="2017-11-16T12:14:00Z">
              <w:rPr>
                <w:i/>
              </w:rPr>
            </w:rPrChange>
          </w:rPr>
          <w:delText xml:space="preserve"> An Australian object may choose to leave credits out completely at this stage, and leave them for the NZ object.</w:delText>
        </w:r>
      </w:del>
    </w:p>
    <w:p w14:paraId="5BCC57E0" w14:textId="77777777" w:rsidR="004052E8" w:rsidRPr="00AC13A6" w:rsidRDefault="004052E8">
      <w:pPr>
        <w:rPr>
          <w:i/>
          <w:lang w:val="en-US"/>
          <w:rPrChange w:id="1392" w:author="Nick Nicholas" w:date="2017-11-16T12:14:00Z">
            <w:rPr>
              <w:i/>
            </w:rPr>
          </w:rPrChange>
        </w:rPr>
      </w:pPr>
    </w:p>
    <w:p w14:paraId="4F1FC89D" w14:textId="73DFFE99" w:rsidR="00C1286E" w:rsidRPr="00AC13A6" w:rsidRDefault="004052E8">
      <w:pPr>
        <w:rPr>
          <w:i/>
          <w:lang w:val="en-US"/>
          <w:rPrChange w:id="1393" w:author="Nick Nicholas" w:date="2017-11-16T12:14:00Z">
            <w:rPr>
              <w:i/>
            </w:rPr>
          </w:rPrChange>
        </w:rPr>
      </w:pPr>
      <w:r w:rsidRPr="00AC13A6">
        <w:rPr>
          <w:i/>
          <w:lang w:val="en-US"/>
          <w:rPrChange w:id="1394" w:author="Nick Nicholas" w:date="2017-11-16T12:14:00Z">
            <w:rPr>
              <w:i/>
            </w:rPr>
          </w:rPrChange>
        </w:rPr>
        <w:lastRenderedPageBreak/>
        <w:t>The Student</w:t>
      </w:r>
      <w:del w:id="1395" w:author="Linda Marshall" w:date="2017-11-16T11:32:00Z">
        <w:r w:rsidRPr="00AC13A6" w:rsidDel="002474FD">
          <w:rPr>
            <w:i/>
            <w:lang w:val="en-US"/>
            <w:rPrChange w:id="1396" w:author="Nick Nicholas" w:date="2017-11-16T12:14:00Z">
              <w:rPr>
                <w:i/>
              </w:rPr>
            </w:rPrChange>
          </w:rPr>
          <w:delText>Qualification</w:delText>
        </w:r>
      </w:del>
      <w:ins w:id="1397" w:author="Linda Marshall" w:date="2017-11-16T11:32:00Z">
        <w:r w:rsidR="002474FD" w:rsidRPr="00AC13A6">
          <w:rPr>
            <w:i/>
            <w:lang w:val="en-US"/>
            <w:rPrChange w:id="1398" w:author="Nick Nicholas" w:date="2017-11-16T12:14:00Z">
              <w:rPr>
                <w:i/>
              </w:rPr>
            </w:rPrChange>
          </w:rPr>
          <w:t>Attainment</w:t>
        </w:r>
      </w:ins>
      <w:r w:rsidRPr="00AC13A6">
        <w:rPr>
          <w:i/>
          <w:lang w:val="en-US"/>
          <w:rPrChange w:id="1399" w:author="Nick Nicholas" w:date="2017-11-16T12:14:00Z">
            <w:rPr>
              <w:i/>
            </w:rPr>
          </w:rPrChange>
        </w:rPr>
        <w:t>Achievement</w:t>
      </w:r>
      <w:r w:rsidR="00C1286E" w:rsidRPr="00AC13A6">
        <w:rPr>
          <w:i/>
          <w:lang w:val="en-US"/>
          <w:rPrChange w:id="1400" w:author="Nick Nicholas" w:date="2017-11-16T12:14:00Z">
            <w:rPr>
              <w:i/>
            </w:rPr>
          </w:rPrChange>
        </w:rPr>
        <w:t xml:space="preserve"> </w:t>
      </w:r>
      <w:r w:rsidR="00967FFD" w:rsidRPr="00AC13A6">
        <w:rPr>
          <w:i/>
          <w:lang w:val="en-US"/>
          <w:rPrChange w:id="1401" w:author="Nick Nicholas" w:date="2017-11-16T12:14:00Z">
            <w:rPr>
              <w:i/>
            </w:rPr>
          </w:rPrChange>
        </w:rPr>
        <w:t xml:space="preserve">optionally </w:t>
      </w:r>
      <w:r w:rsidR="00C1286E" w:rsidRPr="00AC13A6">
        <w:rPr>
          <w:i/>
          <w:lang w:val="en-US"/>
          <w:rPrChange w:id="1402" w:author="Nick Nicholas" w:date="2017-11-16T12:14:00Z">
            <w:rPr>
              <w:i/>
            </w:rPr>
          </w:rPrChange>
        </w:rPr>
        <w:t xml:space="preserve">links to </w:t>
      </w:r>
      <w:r w:rsidR="00967FFD" w:rsidRPr="00AC13A6">
        <w:rPr>
          <w:i/>
          <w:lang w:val="en-US"/>
          <w:rPrChange w:id="1403" w:author="Nick Nicholas" w:date="2017-11-16T12:14:00Z">
            <w:rPr>
              <w:i/>
            </w:rPr>
          </w:rPrChange>
        </w:rPr>
        <w:t xml:space="preserve">a </w:t>
      </w:r>
      <w:del w:id="1404" w:author="Linda Marshall" w:date="2017-11-16T11:46:00Z">
        <w:r w:rsidR="00967FFD" w:rsidRPr="00AC13A6" w:rsidDel="00957CFA">
          <w:rPr>
            <w:i/>
            <w:lang w:val="en-US"/>
            <w:rPrChange w:id="1405" w:author="Nick Nicholas" w:date="2017-11-16T12:14:00Z">
              <w:rPr>
                <w:i/>
              </w:rPr>
            </w:rPrChange>
          </w:rPr>
          <w:delText>Qualification</w:delText>
        </w:r>
      </w:del>
      <w:ins w:id="1406" w:author="Linda Marshall" w:date="2017-11-16T11:46:00Z">
        <w:r w:rsidR="00957CFA" w:rsidRPr="00AC13A6">
          <w:rPr>
            <w:i/>
            <w:lang w:val="en-US"/>
            <w:rPrChange w:id="1407" w:author="Nick Nicholas" w:date="2017-11-16T12:14:00Z">
              <w:rPr>
                <w:i/>
              </w:rPr>
            </w:rPrChange>
          </w:rPr>
          <w:t>Credential</w:t>
        </w:r>
      </w:ins>
      <w:r w:rsidR="00967FFD" w:rsidRPr="00AC13A6">
        <w:rPr>
          <w:i/>
          <w:lang w:val="en-US"/>
          <w:rPrChange w:id="1408" w:author="Nick Nicholas" w:date="2017-11-16T12:14:00Z">
            <w:rPr>
              <w:i/>
            </w:rPr>
          </w:rPrChange>
        </w:rPr>
        <w:t xml:space="preserve"> object</w:t>
      </w:r>
      <w:r w:rsidR="002846D5" w:rsidRPr="00AC13A6">
        <w:rPr>
          <w:i/>
          <w:lang w:val="en-US"/>
          <w:rPrChange w:id="1409" w:author="Nick Nicholas" w:date="2017-11-16T12:14:00Z">
            <w:rPr>
              <w:i/>
            </w:rPr>
          </w:rPrChange>
        </w:rPr>
        <w:t xml:space="preserve"> providing more information about the </w:t>
      </w:r>
      <w:del w:id="1410" w:author="Linda Marshall" w:date="2017-11-16T11:32:00Z">
        <w:r w:rsidR="009251D2" w:rsidRPr="00AC13A6" w:rsidDel="002474FD">
          <w:rPr>
            <w:i/>
            <w:lang w:val="en-US"/>
            <w:rPrChange w:id="1411" w:author="Nick Nicholas" w:date="2017-11-16T12:14:00Z">
              <w:rPr>
                <w:i/>
              </w:rPr>
            </w:rPrChange>
          </w:rPr>
          <w:delText>q</w:delText>
        </w:r>
        <w:r w:rsidR="002846D5" w:rsidRPr="00AC13A6" w:rsidDel="002474FD">
          <w:rPr>
            <w:i/>
            <w:lang w:val="en-US"/>
            <w:rPrChange w:id="1412" w:author="Nick Nicholas" w:date="2017-11-16T12:14:00Z">
              <w:rPr>
                <w:i/>
              </w:rPr>
            </w:rPrChange>
          </w:rPr>
          <w:delText>ualification</w:delText>
        </w:r>
      </w:del>
      <w:ins w:id="1413" w:author="Linda Marshall" w:date="2017-11-16T11:32:00Z">
        <w:r w:rsidR="002474FD" w:rsidRPr="00AC13A6">
          <w:rPr>
            <w:i/>
            <w:lang w:val="en-US"/>
            <w:rPrChange w:id="1414" w:author="Nick Nicholas" w:date="2017-11-16T12:14:00Z">
              <w:rPr>
                <w:i/>
              </w:rPr>
            </w:rPrChange>
          </w:rPr>
          <w:t>Credential</w:t>
        </w:r>
      </w:ins>
      <w:r w:rsidR="002846D5" w:rsidRPr="00AC13A6">
        <w:rPr>
          <w:i/>
          <w:lang w:val="en-US"/>
          <w:rPrChange w:id="1415" w:author="Nick Nicholas" w:date="2017-11-16T12:14:00Z">
            <w:rPr>
              <w:i/>
            </w:rPr>
          </w:rPrChange>
        </w:rPr>
        <w:t xml:space="preserve"> (its name, its authority, its year level)</w:t>
      </w:r>
      <w:ins w:id="1416" w:author="Nick Nicholas" w:date="2017-11-16T13:53:00Z">
        <w:r w:rsidR="00650F70">
          <w:rPr>
            <w:i/>
            <w:lang w:val="en-US"/>
          </w:rPr>
          <w:t xml:space="preserve">, if the </w:t>
        </w:r>
        <w:r w:rsidR="00650F70" w:rsidRPr="005F573B">
          <w:rPr>
            <w:i/>
            <w:lang w:val="en-US"/>
          </w:rPr>
          <w:t>StudentAttainmentAchievement</w:t>
        </w:r>
        <w:r w:rsidR="00650F70">
          <w:rPr>
            <w:i/>
            <w:lang w:val="en-US"/>
          </w:rPr>
          <w:t xml:space="preserve"> is in fact specific to a Credential</w:t>
        </w:r>
      </w:ins>
      <w:r w:rsidR="002846D5" w:rsidRPr="00AC13A6">
        <w:rPr>
          <w:i/>
          <w:lang w:val="en-US"/>
          <w:rPrChange w:id="1417" w:author="Nick Nicholas" w:date="2017-11-16T12:14:00Z">
            <w:rPr>
              <w:i/>
            </w:rPr>
          </w:rPrChange>
        </w:rPr>
        <w:t xml:space="preserve">. Information at the level of </w:t>
      </w:r>
      <w:r w:rsidR="009251D2" w:rsidRPr="00AC13A6">
        <w:rPr>
          <w:i/>
          <w:lang w:val="en-US"/>
          <w:rPrChange w:id="1418" w:author="Nick Nicholas" w:date="2017-11-16T12:14:00Z">
            <w:rPr>
              <w:i/>
            </w:rPr>
          </w:rPrChange>
        </w:rPr>
        <w:t xml:space="preserve">the </w:t>
      </w:r>
      <w:del w:id="1419" w:author="Linda Marshall" w:date="2017-11-16T11:32:00Z">
        <w:r w:rsidR="002846D5" w:rsidRPr="00AC13A6" w:rsidDel="002474FD">
          <w:rPr>
            <w:i/>
            <w:lang w:val="en-US"/>
            <w:rPrChange w:id="1420" w:author="Nick Nicholas" w:date="2017-11-16T12:14:00Z">
              <w:rPr>
                <w:i/>
              </w:rPr>
            </w:rPrChange>
          </w:rPr>
          <w:delText>Qualification</w:delText>
        </w:r>
      </w:del>
      <w:ins w:id="1421" w:author="Linda Marshall" w:date="2017-11-16T11:32:00Z">
        <w:r w:rsidR="002474FD" w:rsidRPr="00AC13A6">
          <w:rPr>
            <w:i/>
            <w:lang w:val="en-US"/>
            <w:rPrChange w:id="1422" w:author="Nick Nicholas" w:date="2017-11-16T12:14:00Z">
              <w:rPr>
                <w:i/>
              </w:rPr>
            </w:rPrChange>
          </w:rPr>
          <w:t>Credential</w:t>
        </w:r>
      </w:ins>
      <w:r w:rsidR="002846D5" w:rsidRPr="00AC13A6">
        <w:rPr>
          <w:i/>
          <w:lang w:val="en-US"/>
          <w:rPrChange w:id="1423" w:author="Nick Nicholas" w:date="2017-11-16T12:14:00Z">
            <w:rPr>
              <w:i/>
            </w:rPr>
          </w:rPrChange>
        </w:rPr>
        <w:t>Details</w:t>
      </w:r>
      <w:r w:rsidR="009251D2" w:rsidRPr="00AC13A6">
        <w:rPr>
          <w:i/>
          <w:lang w:val="en-US"/>
          <w:rPrChange w:id="1424" w:author="Nick Nicholas" w:date="2017-11-16T12:14:00Z">
            <w:rPr>
              <w:i/>
            </w:rPr>
          </w:rPrChange>
        </w:rPr>
        <w:t xml:space="preserve"> object</w:t>
      </w:r>
      <w:r w:rsidR="002846D5" w:rsidRPr="00AC13A6">
        <w:rPr>
          <w:i/>
          <w:lang w:val="en-US"/>
          <w:rPrChange w:id="1425" w:author="Nick Nicholas" w:date="2017-11-16T12:14:00Z">
            <w:rPr>
              <w:i/>
            </w:rPr>
          </w:rPrChange>
        </w:rPr>
        <w:t xml:space="preserve"> (see Appendix) is not intended to be transmitted between parties: </w:t>
      </w:r>
      <w:r w:rsidR="00966B2F" w:rsidRPr="00AC13A6">
        <w:rPr>
          <w:i/>
          <w:lang w:val="en-US"/>
          <w:rPrChange w:id="1426" w:author="Nick Nicholas" w:date="2017-11-16T12:14:00Z">
            <w:rPr>
              <w:i/>
            </w:rPr>
          </w:rPrChange>
        </w:rPr>
        <w:t xml:space="preserve">that level of detail is only needed internally to a teaching jurisdiction, and will already be shared knowledge. </w:t>
      </w:r>
      <w:r w:rsidR="00CD7219" w:rsidRPr="00AC13A6">
        <w:rPr>
          <w:i/>
          <w:lang w:val="en-US"/>
          <w:rPrChange w:id="1427" w:author="Nick Nicholas" w:date="2017-11-16T12:14:00Z">
            <w:rPr>
              <w:i/>
            </w:rPr>
          </w:rPrChange>
        </w:rPr>
        <w:t xml:space="preserve">The information in any </w:t>
      </w:r>
      <w:del w:id="1428" w:author="Linda Marshall" w:date="2017-11-16T11:32:00Z">
        <w:r w:rsidR="00CD7219" w:rsidRPr="00AC13A6" w:rsidDel="002474FD">
          <w:rPr>
            <w:i/>
            <w:lang w:val="en-US"/>
            <w:rPrChange w:id="1429" w:author="Nick Nicholas" w:date="2017-11-16T12:14:00Z">
              <w:rPr>
                <w:i/>
              </w:rPr>
            </w:rPrChange>
          </w:rPr>
          <w:delText>Qualification</w:delText>
        </w:r>
      </w:del>
      <w:ins w:id="1430" w:author="Linda Marshall" w:date="2017-11-16T11:32:00Z">
        <w:r w:rsidR="002474FD" w:rsidRPr="00AC13A6">
          <w:rPr>
            <w:i/>
            <w:lang w:val="en-US"/>
            <w:rPrChange w:id="1431" w:author="Nick Nicholas" w:date="2017-11-16T12:14:00Z">
              <w:rPr>
                <w:i/>
              </w:rPr>
            </w:rPrChange>
          </w:rPr>
          <w:t>Credential</w:t>
        </w:r>
      </w:ins>
      <w:r w:rsidR="00CD7219" w:rsidRPr="00AC13A6">
        <w:rPr>
          <w:i/>
          <w:lang w:val="en-US"/>
          <w:rPrChange w:id="1432" w:author="Nick Nicholas" w:date="2017-11-16T12:14:00Z">
            <w:rPr>
              <w:i/>
            </w:rPr>
          </w:rPrChange>
        </w:rPr>
        <w:t xml:space="preserve"> object may well be limited enough to convey within a Student</w:t>
      </w:r>
      <w:del w:id="1433" w:author="Linda Marshall" w:date="2017-11-16T11:32:00Z">
        <w:r w:rsidR="00CD7219" w:rsidRPr="00AC13A6" w:rsidDel="002474FD">
          <w:rPr>
            <w:i/>
            <w:lang w:val="en-US"/>
            <w:rPrChange w:id="1434" w:author="Nick Nicholas" w:date="2017-11-16T12:14:00Z">
              <w:rPr>
                <w:i/>
              </w:rPr>
            </w:rPrChange>
          </w:rPr>
          <w:delText>Qualification</w:delText>
        </w:r>
      </w:del>
      <w:ins w:id="1435" w:author="Linda Marshall" w:date="2017-11-16T11:32:00Z">
        <w:r w:rsidR="002474FD" w:rsidRPr="00AC13A6">
          <w:rPr>
            <w:i/>
            <w:lang w:val="en-US"/>
            <w:rPrChange w:id="1436" w:author="Nick Nicholas" w:date="2017-11-16T12:14:00Z">
              <w:rPr>
                <w:i/>
              </w:rPr>
            </w:rPrChange>
          </w:rPr>
          <w:t>Attainment</w:t>
        </w:r>
      </w:ins>
      <w:r w:rsidR="00CD7219" w:rsidRPr="00AC13A6">
        <w:rPr>
          <w:i/>
          <w:lang w:val="en-US"/>
          <w:rPrChange w:id="1437" w:author="Nick Nicholas" w:date="2017-11-16T12:14:00Z">
            <w:rPr>
              <w:i/>
            </w:rPr>
          </w:rPrChange>
        </w:rPr>
        <w:t>Achievement object.</w:t>
      </w:r>
    </w:p>
    <w:p w14:paraId="529ABA83" w14:textId="77777777" w:rsidR="00A02F5E" w:rsidRPr="00AC13A6" w:rsidRDefault="00A02F5E">
      <w:pPr>
        <w:rPr>
          <w:i/>
          <w:lang w:val="en-US"/>
          <w:rPrChange w:id="1438" w:author="Nick Nicholas" w:date="2017-11-16T12:14:00Z">
            <w:rPr>
              <w:i/>
            </w:rPr>
          </w:rPrChange>
        </w:rPr>
      </w:pPr>
    </w:p>
    <w:p w14:paraId="5F999E7B" w14:textId="0D366403" w:rsidR="00A02F5E" w:rsidRPr="00AC13A6" w:rsidRDefault="00A02F5E">
      <w:pPr>
        <w:rPr>
          <w:i/>
          <w:lang w:val="en-US"/>
          <w:rPrChange w:id="1439" w:author="Nick Nicholas" w:date="2017-11-16T12:14:00Z">
            <w:rPr>
              <w:i/>
            </w:rPr>
          </w:rPrChange>
        </w:rPr>
      </w:pPr>
      <w:r w:rsidRPr="00AC13A6">
        <w:rPr>
          <w:i/>
          <w:lang w:val="en-US"/>
          <w:rPrChange w:id="1440" w:author="Nick Nicholas" w:date="2017-11-16T12:14:00Z">
            <w:rPr>
              <w:i/>
            </w:rPr>
          </w:rPrChange>
        </w:rPr>
        <w:t>The Student</w:t>
      </w:r>
      <w:del w:id="1441" w:author="Linda Marshall" w:date="2017-11-16T11:32:00Z">
        <w:r w:rsidRPr="00AC13A6" w:rsidDel="002474FD">
          <w:rPr>
            <w:i/>
            <w:lang w:val="en-US"/>
            <w:rPrChange w:id="1442" w:author="Nick Nicholas" w:date="2017-11-16T12:14:00Z">
              <w:rPr>
                <w:i/>
              </w:rPr>
            </w:rPrChange>
          </w:rPr>
          <w:delText>Qualification</w:delText>
        </w:r>
      </w:del>
      <w:ins w:id="1443" w:author="Linda Marshall" w:date="2017-11-16T11:32:00Z">
        <w:r w:rsidR="002474FD" w:rsidRPr="00AC13A6">
          <w:rPr>
            <w:i/>
            <w:lang w:val="en-US"/>
            <w:rPrChange w:id="1444" w:author="Nick Nicholas" w:date="2017-11-16T12:14:00Z">
              <w:rPr>
                <w:i/>
              </w:rPr>
            </w:rPrChange>
          </w:rPr>
          <w:t>Attainment</w:t>
        </w:r>
      </w:ins>
      <w:r w:rsidRPr="00AC13A6">
        <w:rPr>
          <w:i/>
          <w:lang w:val="en-US"/>
          <w:rPrChange w:id="1445" w:author="Nick Nicholas" w:date="2017-11-16T12:14:00Z">
            <w:rPr>
              <w:i/>
            </w:rPr>
          </w:rPrChange>
        </w:rPr>
        <w:t>Achievement provides an overall score, and optional teacher judgement.</w:t>
      </w:r>
      <w:r w:rsidR="009150A5" w:rsidRPr="00AC13A6">
        <w:rPr>
          <w:i/>
          <w:lang w:val="en-US"/>
          <w:rPrChange w:id="1446" w:author="Nick Nicholas" w:date="2017-11-16T12:14:00Z">
            <w:rPr>
              <w:i/>
            </w:rPr>
          </w:rPrChange>
        </w:rPr>
        <w:t xml:space="preserve"> The Student</w:t>
      </w:r>
      <w:del w:id="1447" w:author="Linda Marshall" w:date="2017-11-16T11:32:00Z">
        <w:r w:rsidR="009150A5" w:rsidRPr="00AC13A6" w:rsidDel="002474FD">
          <w:rPr>
            <w:i/>
            <w:lang w:val="en-US"/>
            <w:rPrChange w:id="1448" w:author="Nick Nicholas" w:date="2017-11-16T12:14:00Z">
              <w:rPr>
                <w:i/>
              </w:rPr>
            </w:rPrChange>
          </w:rPr>
          <w:delText>Qualification</w:delText>
        </w:r>
      </w:del>
      <w:ins w:id="1449" w:author="Linda Marshall" w:date="2017-11-16T11:32:00Z">
        <w:r w:rsidR="002474FD" w:rsidRPr="00AC13A6">
          <w:rPr>
            <w:i/>
            <w:lang w:val="en-US"/>
            <w:rPrChange w:id="1450" w:author="Nick Nicholas" w:date="2017-11-16T12:14:00Z">
              <w:rPr>
                <w:i/>
              </w:rPr>
            </w:rPrChange>
          </w:rPr>
          <w:t>Attainment</w:t>
        </w:r>
      </w:ins>
      <w:r w:rsidR="009150A5" w:rsidRPr="00AC13A6">
        <w:rPr>
          <w:i/>
          <w:lang w:val="en-US"/>
          <w:rPrChange w:id="1451" w:author="Nick Nicholas" w:date="2017-11-16T12:14:00Z">
            <w:rPr>
              <w:i/>
            </w:rPr>
          </w:rPrChange>
        </w:rPr>
        <w:t xml:space="preserve">Achievement may also provide the total credits accumulated by the student in pursuit of the </w:t>
      </w:r>
      <w:del w:id="1452" w:author="Linda Marshall" w:date="2017-11-16T11:33:00Z">
        <w:r w:rsidR="009150A5" w:rsidRPr="00AC13A6" w:rsidDel="002474FD">
          <w:rPr>
            <w:i/>
            <w:lang w:val="en-US"/>
            <w:rPrChange w:id="1453" w:author="Nick Nicholas" w:date="2017-11-16T12:14:00Z">
              <w:rPr>
                <w:i/>
              </w:rPr>
            </w:rPrChange>
          </w:rPr>
          <w:delText>Qualification</w:delText>
        </w:r>
      </w:del>
      <w:ins w:id="1454" w:author="Linda Marshall" w:date="2017-11-16T11:33:00Z">
        <w:r w:rsidR="002474FD" w:rsidRPr="00AC13A6">
          <w:rPr>
            <w:i/>
            <w:lang w:val="en-US"/>
            <w:rPrChange w:id="1455" w:author="Nick Nicholas" w:date="2017-11-16T12:14:00Z">
              <w:rPr>
                <w:i/>
              </w:rPr>
            </w:rPrChange>
          </w:rPr>
          <w:t>Credential</w:t>
        </w:r>
      </w:ins>
      <w:r w:rsidR="009150A5" w:rsidRPr="00AC13A6">
        <w:rPr>
          <w:i/>
          <w:lang w:val="en-US"/>
          <w:rPrChange w:id="1456" w:author="Nick Nicholas" w:date="2017-11-16T12:14:00Z">
            <w:rPr>
              <w:i/>
            </w:rPr>
          </w:rPrChange>
        </w:rPr>
        <w:t xml:space="preserve">; if it does so, it should contextualise the credit count against the maximum possible credits for the </w:t>
      </w:r>
      <w:del w:id="1457" w:author="Linda Marshall" w:date="2017-11-16T11:33:00Z">
        <w:r w:rsidR="009150A5" w:rsidRPr="00AC13A6" w:rsidDel="002474FD">
          <w:rPr>
            <w:i/>
            <w:lang w:val="en-US"/>
            <w:rPrChange w:id="1458" w:author="Nick Nicholas" w:date="2017-11-16T12:14:00Z">
              <w:rPr>
                <w:i/>
              </w:rPr>
            </w:rPrChange>
          </w:rPr>
          <w:delText>qualification</w:delText>
        </w:r>
      </w:del>
      <w:ins w:id="1459" w:author="Linda Marshall" w:date="2017-11-16T11:33:00Z">
        <w:r w:rsidR="002474FD" w:rsidRPr="00AC13A6">
          <w:rPr>
            <w:i/>
            <w:lang w:val="en-US"/>
            <w:rPrChange w:id="1460" w:author="Nick Nicholas" w:date="2017-11-16T12:14:00Z">
              <w:rPr>
                <w:i/>
              </w:rPr>
            </w:rPrChange>
          </w:rPr>
          <w:t>Credential</w:t>
        </w:r>
      </w:ins>
      <w:r w:rsidR="009150A5" w:rsidRPr="00AC13A6">
        <w:rPr>
          <w:i/>
          <w:lang w:val="en-US"/>
          <w:rPrChange w:id="1461" w:author="Nick Nicholas" w:date="2017-11-16T12:14:00Z">
            <w:rPr>
              <w:i/>
            </w:rPr>
          </w:rPrChange>
        </w:rPr>
        <w:t>, and the amount of credits needed to pass.</w:t>
      </w:r>
    </w:p>
    <w:p w14:paraId="2E01B6E0" w14:textId="77777777" w:rsidR="00C1286E" w:rsidRPr="00AC13A6" w:rsidRDefault="00C1286E">
      <w:pPr>
        <w:rPr>
          <w:i/>
          <w:lang w:val="en-US"/>
          <w:rPrChange w:id="1462" w:author="Nick Nicholas" w:date="2017-11-16T12:14:00Z">
            <w:rPr>
              <w:i/>
            </w:rPr>
          </w:rPrChange>
        </w:rPr>
      </w:pPr>
    </w:p>
    <w:p w14:paraId="4EAA7124" w14:textId="3B863995" w:rsidR="00F243C5" w:rsidRDefault="003F30EB">
      <w:pPr>
        <w:rPr>
          <w:ins w:id="1463" w:author="Nick Nicholas" w:date="2017-11-20T16:56:00Z"/>
          <w:i/>
          <w:lang w:val="en-US"/>
        </w:rPr>
      </w:pPr>
      <w:r w:rsidRPr="00AC13A6">
        <w:rPr>
          <w:i/>
          <w:lang w:val="en-US"/>
          <w:rPrChange w:id="1464" w:author="Nick Nicholas" w:date="2017-11-16T12:14:00Z">
            <w:rPr>
              <w:i/>
            </w:rPr>
          </w:rPrChange>
        </w:rPr>
        <w:t>The Student</w:t>
      </w:r>
      <w:del w:id="1465" w:author="Linda Marshall" w:date="2017-11-16T11:33:00Z">
        <w:r w:rsidRPr="00AC13A6" w:rsidDel="002474FD">
          <w:rPr>
            <w:i/>
            <w:lang w:val="en-US"/>
            <w:rPrChange w:id="1466" w:author="Nick Nicholas" w:date="2017-11-16T12:14:00Z">
              <w:rPr>
                <w:i/>
              </w:rPr>
            </w:rPrChange>
          </w:rPr>
          <w:delText>Qualification</w:delText>
        </w:r>
      </w:del>
      <w:ins w:id="1467" w:author="Linda Marshall" w:date="2017-11-16T11:33:00Z">
        <w:r w:rsidR="002474FD" w:rsidRPr="00AC13A6">
          <w:rPr>
            <w:i/>
            <w:lang w:val="en-US"/>
            <w:rPrChange w:id="1468" w:author="Nick Nicholas" w:date="2017-11-16T12:14:00Z">
              <w:rPr>
                <w:i/>
              </w:rPr>
            </w:rPrChange>
          </w:rPr>
          <w:t>Attainment</w:t>
        </w:r>
      </w:ins>
      <w:r w:rsidRPr="00AC13A6">
        <w:rPr>
          <w:i/>
          <w:lang w:val="en-US"/>
          <w:rPrChange w:id="1469" w:author="Nick Nicholas" w:date="2017-11-16T12:14:00Z">
            <w:rPr>
              <w:i/>
            </w:rPr>
          </w:rPrChange>
        </w:rPr>
        <w:t xml:space="preserve">Achievement tracks </w:t>
      </w:r>
      <w:ins w:id="1470" w:author="Nick Nicholas" w:date="2017-11-20T16:57:00Z">
        <w:r w:rsidR="00664002">
          <w:rPr>
            <w:i/>
            <w:lang w:val="en-US"/>
          </w:rPr>
          <w:t xml:space="preserve">as Attainments the progress that a student makes against </w:t>
        </w:r>
      </w:ins>
      <w:del w:id="1471" w:author="Nick Nicholas" w:date="2017-11-20T16:57:00Z">
        <w:r w:rsidRPr="00AC13A6" w:rsidDel="00664002">
          <w:rPr>
            <w:i/>
            <w:lang w:val="en-US"/>
            <w:rPrChange w:id="1472" w:author="Nick Nicholas" w:date="2017-11-16T12:14:00Z">
              <w:rPr>
                <w:i/>
              </w:rPr>
            </w:rPrChange>
          </w:rPr>
          <w:delText xml:space="preserve">the </w:delText>
        </w:r>
      </w:del>
      <w:r w:rsidRPr="00AC13A6">
        <w:rPr>
          <w:i/>
          <w:lang w:val="en-US"/>
          <w:rPrChange w:id="1473" w:author="Nick Nicholas" w:date="2017-11-16T12:14:00Z">
            <w:rPr>
              <w:i/>
            </w:rPr>
          </w:rPrChange>
        </w:rPr>
        <w:t xml:space="preserve">assessments, courses, course units = classes and RPL </w:t>
      </w:r>
      <w:del w:id="1474" w:author="Linda Marshall" w:date="2017-11-16T11:33:00Z">
        <w:r w:rsidRPr="00AC13A6" w:rsidDel="002474FD">
          <w:rPr>
            <w:i/>
            <w:lang w:val="en-US"/>
            <w:rPrChange w:id="1475" w:author="Nick Nicholas" w:date="2017-11-16T12:14:00Z">
              <w:rPr>
                <w:i/>
              </w:rPr>
            </w:rPrChange>
          </w:rPr>
          <w:delText>qualification</w:delText>
        </w:r>
      </w:del>
      <w:ins w:id="1476" w:author="Linda Marshall" w:date="2017-11-16T11:33:00Z">
        <w:r w:rsidR="002474FD" w:rsidRPr="00AC13A6">
          <w:rPr>
            <w:i/>
            <w:lang w:val="en-US"/>
            <w:rPrChange w:id="1477" w:author="Nick Nicholas" w:date="2017-11-16T12:14:00Z">
              <w:rPr>
                <w:i/>
              </w:rPr>
            </w:rPrChange>
          </w:rPr>
          <w:t>credential</w:t>
        </w:r>
      </w:ins>
      <w:r w:rsidRPr="00AC13A6">
        <w:rPr>
          <w:i/>
          <w:lang w:val="en-US"/>
          <w:rPrChange w:id="1478" w:author="Nick Nicholas" w:date="2017-11-16T12:14:00Z">
            <w:rPr>
              <w:i/>
            </w:rPr>
          </w:rPrChange>
        </w:rPr>
        <w:t xml:space="preserve">s </w:t>
      </w:r>
      <w:del w:id="1479" w:author="Nick Nicholas" w:date="2017-11-20T16:57:00Z">
        <w:r w:rsidRPr="00AC13A6" w:rsidDel="00664002">
          <w:rPr>
            <w:i/>
            <w:lang w:val="en-US"/>
            <w:rPrChange w:id="1480" w:author="Nick Nicholas" w:date="2017-11-16T12:14:00Z">
              <w:rPr>
                <w:i/>
              </w:rPr>
            </w:rPrChange>
          </w:rPr>
          <w:delText xml:space="preserve">that can be undertaken </w:delText>
        </w:r>
      </w:del>
      <w:r w:rsidRPr="00AC13A6">
        <w:rPr>
          <w:i/>
          <w:lang w:val="en-US"/>
          <w:rPrChange w:id="1481" w:author="Nick Nicholas" w:date="2017-11-16T12:14:00Z">
            <w:rPr>
              <w:i/>
            </w:rPr>
          </w:rPrChange>
        </w:rPr>
        <w:t xml:space="preserve">in order to achieve the </w:t>
      </w:r>
      <w:del w:id="1482" w:author="Linda Marshall" w:date="2017-11-16T11:33:00Z">
        <w:r w:rsidRPr="00AC13A6" w:rsidDel="002474FD">
          <w:rPr>
            <w:i/>
            <w:lang w:val="en-US"/>
            <w:rPrChange w:id="1483" w:author="Nick Nicholas" w:date="2017-11-16T12:14:00Z">
              <w:rPr>
                <w:i/>
              </w:rPr>
            </w:rPrChange>
          </w:rPr>
          <w:delText>Qualification</w:delText>
        </w:r>
      </w:del>
      <w:ins w:id="1484" w:author="Linda Marshall" w:date="2017-11-16T11:33:00Z">
        <w:r w:rsidR="002474FD" w:rsidRPr="00AC13A6">
          <w:rPr>
            <w:i/>
            <w:lang w:val="en-US"/>
            <w:rPrChange w:id="1485" w:author="Nick Nicholas" w:date="2017-11-16T12:14:00Z">
              <w:rPr>
                <w:i/>
              </w:rPr>
            </w:rPrChange>
          </w:rPr>
          <w:t>Credential</w:t>
        </w:r>
      </w:ins>
      <w:r w:rsidRPr="00AC13A6">
        <w:rPr>
          <w:i/>
          <w:lang w:val="en-US"/>
          <w:rPrChange w:id="1486" w:author="Nick Nicholas" w:date="2017-11-16T12:14:00Z">
            <w:rPr>
              <w:i/>
            </w:rPr>
          </w:rPrChange>
        </w:rPr>
        <w:t>. These are of interest for RPL</w:t>
      </w:r>
      <w:ins w:id="1487" w:author="Nick Nicholas" w:date="2017-11-20T16:56:00Z">
        <w:r w:rsidR="00F243C5">
          <w:rPr>
            <w:i/>
            <w:lang w:val="en-US"/>
          </w:rPr>
          <w:t xml:space="preserve">, and as justification for the awarding of the </w:t>
        </w:r>
        <w:r w:rsidR="0081409E" w:rsidRPr="00EF7196">
          <w:rPr>
            <w:i/>
            <w:lang w:val="en-US"/>
          </w:rPr>
          <w:t>StudentAttainmentAchievement</w:t>
        </w:r>
      </w:ins>
      <w:r w:rsidRPr="00AC13A6">
        <w:rPr>
          <w:i/>
          <w:lang w:val="en-US"/>
          <w:rPrChange w:id="1488" w:author="Nick Nicholas" w:date="2017-11-16T12:14:00Z">
            <w:rPr>
              <w:i/>
            </w:rPr>
          </w:rPrChange>
        </w:rPr>
        <w:t>.</w:t>
      </w:r>
      <w:ins w:id="1489" w:author="Nick Nicholas" w:date="2017-11-20T16:57:00Z">
        <w:r w:rsidR="00664002">
          <w:rPr>
            <w:i/>
            <w:lang w:val="en-US"/>
          </w:rPr>
          <w:t xml:space="preserve"> </w:t>
        </w:r>
      </w:ins>
      <w:r w:rsidRPr="00AC13A6">
        <w:rPr>
          <w:i/>
          <w:lang w:val="en-US"/>
          <w:rPrChange w:id="1490" w:author="Nick Nicholas" w:date="2017-11-16T12:14:00Z">
            <w:rPr>
              <w:i/>
            </w:rPr>
          </w:rPrChange>
        </w:rPr>
        <w:t xml:space="preserve"> </w:t>
      </w:r>
      <w:ins w:id="1491" w:author="Nick Nicholas" w:date="2017-11-20T16:57:00Z">
        <w:r w:rsidR="004A6214">
          <w:rPr>
            <w:i/>
            <w:lang w:val="en-US"/>
          </w:rPr>
          <w:t xml:space="preserve">Attainments are separate objects linked to from the </w:t>
        </w:r>
        <w:r w:rsidR="004A6214" w:rsidRPr="00EF7196">
          <w:rPr>
            <w:i/>
            <w:lang w:val="en-US"/>
          </w:rPr>
          <w:t>StudentAttainmentAchievement</w:t>
        </w:r>
        <w:r w:rsidR="004A6214">
          <w:rPr>
            <w:i/>
            <w:lang w:val="en-US"/>
          </w:rPr>
          <w:t xml:space="preserve">, </w:t>
        </w:r>
        <w:r w:rsidR="0025788C">
          <w:rPr>
            <w:i/>
            <w:lang w:val="en-US"/>
          </w:rPr>
          <w:t xml:space="preserve">containing a score, </w:t>
        </w:r>
      </w:ins>
      <w:ins w:id="1492" w:author="Nick Nicholas" w:date="2017-11-20T16:58:00Z">
        <w:r w:rsidR="0025788C">
          <w:rPr>
            <w:i/>
            <w:lang w:val="en-US"/>
          </w:rPr>
          <w:t xml:space="preserve">credits, learning standards covered, and </w:t>
        </w:r>
      </w:ins>
      <w:ins w:id="1493" w:author="Nick Nicholas" w:date="2017-11-20T16:57:00Z">
        <w:r w:rsidR="0025788C">
          <w:rPr>
            <w:i/>
            <w:lang w:val="en-US"/>
          </w:rPr>
          <w:t>a link to the task attempted.</w:t>
        </w:r>
      </w:ins>
    </w:p>
    <w:p w14:paraId="49542310" w14:textId="6FA7973C" w:rsidR="004052E8" w:rsidRPr="00AC13A6" w:rsidDel="00CB1A2C" w:rsidRDefault="003F30EB">
      <w:pPr>
        <w:rPr>
          <w:del w:id="1494" w:author="Nick Nicholas" w:date="2017-11-20T16:58:00Z"/>
          <w:lang w:val="en-US"/>
          <w:rPrChange w:id="1495" w:author="Nick Nicholas" w:date="2017-11-16T12:14:00Z">
            <w:rPr>
              <w:del w:id="1496" w:author="Nick Nicholas" w:date="2017-11-20T16:58:00Z"/>
            </w:rPr>
          </w:rPrChange>
        </w:rPr>
      </w:pPr>
      <w:del w:id="1497" w:author="Nick Nicholas" w:date="2017-11-20T16:58:00Z">
        <w:r w:rsidRPr="00AC13A6" w:rsidDel="00CB1A2C">
          <w:rPr>
            <w:i/>
            <w:lang w:val="en-US"/>
            <w:rPrChange w:id="1498" w:author="Nick Nicholas" w:date="2017-11-16T12:14:00Z">
              <w:rPr>
                <w:i/>
              </w:rPr>
            </w:rPrChange>
          </w:rPr>
          <w:delText>The object optionally associates each of these attainments with the associated number of credits the student has achieved.</w:delText>
        </w:r>
      </w:del>
    </w:p>
    <w:p w14:paraId="1D1F0788" w14:textId="77777777" w:rsidR="000E702B" w:rsidRPr="00AC13A6" w:rsidRDefault="000E702B" w:rsidP="000E702B">
      <w:pPr>
        <w:rPr>
          <w:i/>
          <w:lang w:val="en-US"/>
          <w:rPrChange w:id="1499" w:author="Nick Nicholas" w:date="2017-11-16T12:14:00Z">
            <w:rPr>
              <w:i/>
            </w:rPr>
          </w:rPrChange>
        </w:rPr>
      </w:pPr>
    </w:p>
    <w:p w14:paraId="4A70A580" w14:textId="5279B6ED" w:rsidR="000E702B" w:rsidRPr="00AC13A6" w:rsidRDefault="000E702B" w:rsidP="000E702B">
      <w:pPr>
        <w:rPr>
          <w:i/>
          <w:lang w:val="en-US"/>
          <w:rPrChange w:id="1500" w:author="Nick Nicholas" w:date="2017-11-16T12:14:00Z">
            <w:rPr>
              <w:i/>
            </w:rPr>
          </w:rPrChange>
        </w:rPr>
      </w:pPr>
      <w:r w:rsidRPr="00AC13A6">
        <w:rPr>
          <w:i/>
          <w:lang w:val="en-US"/>
          <w:rPrChange w:id="1501" w:author="Nick Nicholas" w:date="2017-11-16T12:14:00Z">
            <w:rPr>
              <w:i/>
            </w:rPr>
          </w:rPrChange>
        </w:rPr>
        <w:t xml:space="preserve">The </w:t>
      </w:r>
      <w:r w:rsidR="009D7466" w:rsidRPr="00AC13A6">
        <w:rPr>
          <w:i/>
          <w:lang w:val="en-US"/>
          <w:rPrChange w:id="1502" w:author="Nick Nicholas" w:date="2017-11-16T12:14:00Z">
            <w:rPr>
              <w:i/>
            </w:rPr>
          </w:rPrChange>
        </w:rPr>
        <w:t>Student</w:t>
      </w:r>
      <w:del w:id="1503" w:author="Linda Marshall" w:date="2017-11-16T11:33:00Z">
        <w:r w:rsidR="009D7466" w:rsidRPr="00AC13A6" w:rsidDel="002474FD">
          <w:rPr>
            <w:i/>
            <w:lang w:val="en-US"/>
            <w:rPrChange w:id="1504" w:author="Nick Nicholas" w:date="2017-11-16T12:14:00Z">
              <w:rPr>
                <w:i/>
              </w:rPr>
            </w:rPrChange>
          </w:rPr>
          <w:delText>Qualification</w:delText>
        </w:r>
      </w:del>
      <w:ins w:id="1505" w:author="Linda Marshall" w:date="2017-11-16T11:33:00Z">
        <w:r w:rsidR="002474FD" w:rsidRPr="00AC13A6">
          <w:rPr>
            <w:i/>
            <w:lang w:val="en-US"/>
            <w:rPrChange w:id="1506" w:author="Nick Nicholas" w:date="2017-11-16T12:14:00Z">
              <w:rPr>
                <w:i/>
              </w:rPr>
            </w:rPrChange>
          </w:rPr>
          <w:t>Attainment</w:t>
        </w:r>
      </w:ins>
      <w:r w:rsidR="009D7466" w:rsidRPr="00AC13A6">
        <w:rPr>
          <w:i/>
          <w:lang w:val="en-US"/>
          <w:rPrChange w:id="1507" w:author="Nick Nicholas" w:date="2017-11-16T12:14:00Z">
            <w:rPr>
              <w:i/>
            </w:rPr>
          </w:rPrChange>
        </w:rPr>
        <w:t xml:space="preserve">Achievement </w:t>
      </w:r>
      <w:r w:rsidRPr="00AC13A6">
        <w:rPr>
          <w:i/>
          <w:lang w:val="en-US"/>
          <w:rPrChange w:id="1508" w:author="Nick Nicholas" w:date="2017-11-16T12:14:00Z">
            <w:rPr>
              <w:i/>
            </w:rPr>
          </w:rPrChange>
        </w:rPr>
        <w:t xml:space="preserve">object tracks the </w:t>
      </w:r>
      <w:del w:id="1509" w:author="Nick Nicholas" w:date="2017-11-20T16:58:00Z">
        <w:r w:rsidRPr="00AC13A6" w:rsidDel="00B16E80">
          <w:rPr>
            <w:i/>
            <w:lang w:val="en-US"/>
            <w:rPrChange w:id="1510" w:author="Nick Nicholas" w:date="2017-11-16T12:14:00Z">
              <w:rPr>
                <w:i/>
              </w:rPr>
            </w:rPrChange>
          </w:rPr>
          <w:delText xml:space="preserve">competencies </w:delText>
        </w:r>
      </w:del>
      <w:ins w:id="1511" w:author="Nick Nicholas" w:date="2017-11-20T16:58:00Z">
        <w:r w:rsidR="00B16E80">
          <w:rPr>
            <w:i/>
            <w:lang w:val="en-US"/>
          </w:rPr>
          <w:t>Learning Standards</w:t>
        </w:r>
        <w:r w:rsidR="00B16E80" w:rsidRPr="00AC13A6">
          <w:rPr>
            <w:i/>
            <w:lang w:val="en-US"/>
            <w:rPrChange w:id="1512" w:author="Nick Nicholas" w:date="2017-11-16T12:14:00Z">
              <w:rPr>
                <w:i/>
              </w:rPr>
            </w:rPrChange>
          </w:rPr>
          <w:t xml:space="preserve"> </w:t>
        </w:r>
      </w:ins>
      <w:r w:rsidRPr="00AC13A6">
        <w:rPr>
          <w:i/>
          <w:lang w:val="en-US"/>
          <w:rPrChange w:id="1513" w:author="Nick Nicholas" w:date="2017-11-16T12:14:00Z">
            <w:rPr>
              <w:i/>
            </w:rPr>
          </w:rPrChange>
        </w:rPr>
        <w:t xml:space="preserve">that </w:t>
      </w:r>
      <w:r w:rsidR="00483742" w:rsidRPr="00AC13A6">
        <w:rPr>
          <w:i/>
          <w:lang w:val="en-US"/>
          <w:rPrChange w:id="1514" w:author="Nick Nicholas" w:date="2017-11-16T12:14:00Z">
            <w:rPr>
              <w:i/>
            </w:rPr>
          </w:rPrChange>
        </w:rPr>
        <w:t>have</w:t>
      </w:r>
      <w:r w:rsidRPr="00AC13A6">
        <w:rPr>
          <w:i/>
          <w:lang w:val="en-US"/>
          <w:rPrChange w:id="1515" w:author="Nick Nicholas" w:date="2017-11-16T12:14:00Z">
            <w:rPr>
              <w:i/>
            </w:rPr>
          </w:rPrChange>
        </w:rPr>
        <w:t xml:space="preserve"> be achieved</w:t>
      </w:r>
      <w:del w:id="1516" w:author="Nick Nicholas" w:date="2017-11-16T13:53:00Z">
        <w:r w:rsidRPr="00AC13A6" w:rsidDel="00E672DC">
          <w:rPr>
            <w:i/>
            <w:lang w:val="en-US"/>
            <w:rPrChange w:id="1517" w:author="Nick Nicholas" w:date="2017-11-16T12:14:00Z">
              <w:rPr>
                <w:i/>
              </w:rPr>
            </w:rPrChange>
          </w:rPr>
          <w:delText xml:space="preserve"> </w:delText>
        </w:r>
      </w:del>
      <w:ins w:id="1518" w:author="Nick Nicholas" w:date="2017-11-16T13:53:00Z">
        <w:r w:rsidR="00E672DC">
          <w:rPr>
            <w:i/>
            <w:lang w:val="en-US"/>
          </w:rPr>
          <w:t xml:space="preserve"> by the student</w:t>
        </w:r>
      </w:ins>
      <w:ins w:id="1519" w:author="Nick Nicholas" w:date="2017-11-20T16:58:00Z">
        <w:r w:rsidR="00450134">
          <w:rPr>
            <w:i/>
            <w:lang w:val="en-US"/>
          </w:rPr>
          <w:t xml:space="preserve"> overall</w:t>
        </w:r>
      </w:ins>
      <w:del w:id="1520" w:author="Nick Nicholas" w:date="2017-11-16T13:53:00Z">
        <w:r w:rsidRPr="00AC13A6" w:rsidDel="00E672DC">
          <w:rPr>
            <w:i/>
            <w:lang w:val="en-US"/>
            <w:rPrChange w:id="1521" w:author="Nick Nicholas" w:date="2017-11-16T12:14:00Z">
              <w:rPr>
                <w:i/>
              </w:rPr>
            </w:rPrChange>
          </w:rPr>
          <w:delText>during a Qualification</w:delText>
        </w:r>
      </w:del>
      <w:ins w:id="1522" w:author="Linda Marshall" w:date="2017-11-16T11:33:00Z">
        <w:del w:id="1523" w:author="Nick Nicholas" w:date="2017-11-16T13:53:00Z">
          <w:r w:rsidR="002474FD" w:rsidRPr="00AC13A6" w:rsidDel="00E672DC">
            <w:rPr>
              <w:i/>
              <w:lang w:val="en-US"/>
              <w:rPrChange w:id="1524" w:author="Nick Nicholas" w:date="2017-11-16T12:14:00Z">
                <w:rPr>
                  <w:i/>
                </w:rPr>
              </w:rPrChange>
            </w:rPr>
            <w:delText>Credential</w:delText>
          </w:r>
        </w:del>
      </w:ins>
      <w:r w:rsidRPr="00AC13A6">
        <w:rPr>
          <w:i/>
          <w:lang w:val="en-US"/>
          <w:rPrChange w:id="1525" w:author="Nick Nicholas" w:date="2017-11-16T12:14:00Z">
            <w:rPr>
              <w:i/>
            </w:rPr>
          </w:rPrChange>
        </w:rPr>
        <w:t xml:space="preserve">, and </w:t>
      </w:r>
      <w:r w:rsidR="00483742" w:rsidRPr="00AC13A6">
        <w:rPr>
          <w:i/>
          <w:lang w:val="en-US"/>
          <w:rPrChange w:id="1526" w:author="Nick Nicholas" w:date="2017-11-16T12:14:00Z">
            <w:rPr>
              <w:i/>
            </w:rPr>
          </w:rPrChange>
        </w:rPr>
        <w:t xml:space="preserve">optionally </w:t>
      </w:r>
      <w:r w:rsidRPr="00AC13A6">
        <w:rPr>
          <w:i/>
          <w:lang w:val="en-US"/>
          <w:rPrChange w:id="1527" w:author="Nick Nicholas" w:date="2017-11-16T12:14:00Z">
            <w:rPr>
              <w:i/>
            </w:rPr>
          </w:rPrChange>
        </w:rPr>
        <w:t>apportions an optional breakdown of credits against each.</w:t>
      </w:r>
    </w:p>
    <w:p w14:paraId="23B36C49" w14:textId="458A4F27" w:rsidR="00E77401" w:rsidRPr="00AC13A6" w:rsidRDefault="00E672DC">
      <w:pPr>
        <w:tabs>
          <w:tab w:val="left" w:pos="1685"/>
        </w:tabs>
        <w:rPr>
          <w:i/>
          <w:lang w:val="en-US"/>
          <w:rPrChange w:id="1528" w:author="Nick Nicholas" w:date="2017-11-16T12:14:00Z">
            <w:rPr>
              <w:i/>
            </w:rPr>
          </w:rPrChange>
        </w:rPr>
        <w:pPrChange w:id="1529" w:author="Nick Nicholas" w:date="2017-11-16T13:53:00Z">
          <w:pPr/>
        </w:pPrChange>
      </w:pPr>
      <w:ins w:id="1530" w:author="Nick Nicholas" w:date="2017-11-16T13:53:00Z">
        <w:r>
          <w:rPr>
            <w:i/>
            <w:lang w:val="en-US"/>
          </w:rPr>
          <w:tab/>
        </w:r>
      </w:ins>
    </w:p>
    <w:p w14:paraId="354E035D" w14:textId="5F92B349" w:rsidR="00E77401" w:rsidRPr="00AC13A6" w:rsidRDefault="00E77401" w:rsidP="000E702B">
      <w:pPr>
        <w:rPr>
          <w:lang w:val="en-US"/>
          <w:rPrChange w:id="1531" w:author="Nick Nicholas" w:date="2017-11-16T12:14:00Z">
            <w:rPr/>
          </w:rPrChange>
        </w:rPr>
      </w:pPr>
      <w:r w:rsidRPr="00AC13A6">
        <w:rPr>
          <w:lang w:val="en-US"/>
          <w:rPrChange w:id="1532" w:author="Nick Nicholas" w:date="2017-11-16T12:14:00Z">
            <w:rPr/>
          </w:rPrChange>
        </w:rPr>
        <w:t>The high-level structure of the object is:</w:t>
      </w:r>
    </w:p>
    <w:p w14:paraId="1A6CEB7C" w14:textId="77777777" w:rsidR="00E77401" w:rsidRPr="00AC13A6" w:rsidRDefault="00E77401" w:rsidP="000E702B">
      <w:pPr>
        <w:rPr>
          <w:lang w:val="en-US"/>
          <w:rPrChange w:id="1533" w:author="Nick Nicholas" w:date="2017-11-16T12:14:00Z">
            <w:rPr/>
          </w:rPrChange>
        </w:rPr>
      </w:pPr>
    </w:p>
    <w:p w14:paraId="282A610E" w14:textId="35386C76" w:rsidR="00E77401" w:rsidRDefault="00E77401" w:rsidP="000E702B">
      <w:r>
        <w:t>Student</w:t>
      </w:r>
      <w:del w:id="1534" w:author="Linda Marshall" w:date="2017-11-16T11:33:00Z">
        <w:r w:rsidDel="002474FD">
          <w:delText>Qualification</w:delText>
        </w:r>
      </w:del>
      <w:ins w:id="1535" w:author="Linda Marshall" w:date="2017-11-16T11:33:00Z">
        <w:r w:rsidR="002474FD">
          <w:t>Attainment</w:t>
        </w:r>
      </w:ins>
      <w:r>
        <w:t>Achievement:</w:t>
      </w:r>
    </w:p>
    <w:p w14:paraId="759A1CA7" w14:textId="5CC30B24" w:rsidR="00E77401" w:rsidRDefault="00E77401" w:rsidP="00476D14">
      <w:pPr>
        <w:pStyle w:val="a3"/>
        <w:numPr>
          <w:ilvl w:val="0"/>
          <w:numId w:val="24"/>
        </w:numPr>
      </w:pPr>
      <w:del w:id="1536" w:author="Linda Marshall" w:date="2017-11-16T11:34:00Z">
        <w:r w:rsidDel="002474FD">
          <w:delText>Qualification</w:delText>
        </w:r>
      </w:del>
      <w:ins w:id="1537" w:author="Linda Marshall" w:date="2017-11-16T11:34:00Z">
        <w:r w:rsidR="002474FD">
          <w:t>Credential</w:t>
        </w:r>
      </w:ins>
      <w:r>
        <w:t xml:space="preserve">Info: data about the </w:t>
      </w:r>
      <w:del w:id="1538" w:author="Linda Marshall" w:date="2017-11-16T11:34:00Z">
        <w:r w:rsidDel="002474FD">
          <w:delText>qualification</w:delText>
        </w:r>
      </w:del>
      <w:ins w:id="1539" w:author="Linda Marshall" w:date="2017-11-16T11:34:00Z">
        <w:r w:rsidR="002474FD">
          <w:t>credential</w:t>
        </w:r>
      </w:ins>
      <w:ins w:id="1540" w:author="Nick Nicholas" w:date="2017-11-16T13:55:00Z">
        <w:r w:rsidR="00E672DC">
          <w:t xml:space="preserve"> (optional)</w:t>
        </w:r>
      </w:ins>
      <w:ins w:id="1541" w:author="Nick Nicholas" w:date="2017-11-20T16:58:00Z">
        <w:r w:rsidR="00450134">
          <w:t xml:space="preserve">; links to a </w:t>
        </w:r>
      </w:ins>
      <w:ins w:id="1542" w:author="Nick Nicholas" w:date="2017-11-20T16:59:00Z">
        <w:r w:rsidR="00450134">
          <w:t>C</w:t>
        </w:r>
      </w:ins>
      <w:ins w:id="1543" w:author="Nick Nicholas" w:date="2017-11-20T16:58:00Z">
        <w:r w:rsidR="00450134">
          <w:t>redential object</w:t>
        </w:r>
      </w:ins>
    </w:p>
    <w:p w14:paraId="44A5637E" w14:textId="44493680" w:rsidR="00E77401" w:rsidRDefault="00E77401" w:rsidP="00476D14">
      <w:pPr>
        <w:pStyle w:val="a3"/>
        <w:numPr>
          <w:ilvl w:val="0"/>
          <w:numId w:val="24"/>
        </w:numPr>
      </w:pPr>
      <w:r>
        <w:t xml:space="preserve">SummaryScoreInfo: overall score reached for the </w:t>
      </w:r>
      <w:del w:id="1544" w:author="Linda Marshall" w:date="2017-11-16T11:34:00Z">
        <w:r w:rsidDel="002474FD">
          <w:delText>qualification</w:delText>
        </w:r>
      </w:del>
      <w:ins w:id="1545" w:author="Linda Marshall" w:date="2017-11-16T11:34:00Z">
        <w:r w:rsidR="002474FD">
          <w:t>credential</w:t>
        </w:r>
      </w:ins>
    </w:p>
    <w:p w14:paraId="6E7B1A88" w14:textId="23A0EE35" w:rsidR="00256D3C" w:rsidRDefault="00256D3C" w:rsidP="00476D14">
      <w:pPr>
        <w:pStyle w:val="a3"/>
        <w:numPr>
          <w:ilvl w:val="0"/>
          <w:numId w:val="24"/>
        </w:numPr>
      </w:pPr>
      <w:del w:id="1546" w:author="Nick Nicholas" w:date="2017-11-20T16:59:00Z">
        <w:r w:rsidDel="002110F5">
          <w:delText>CourseInfoList</w:delText>
        </w:r>
      </w:del>
      <w:ins w:id="1547" w:author="Nick Nicholas" w:date="2017-11-20T16:59:00Z">
        <w:r w:rsidR="002110F5">
          <w:t>AttainmentList</w:t>
        </w:r>
      </w:ins>
      <w:r>
        <w:t>: links to</w:t>
      </w:r>
      <w:del w:id="1548" w:author="Nick Nicholas" w:date="2017-11-20T16:59:00Z">
        <w:r w:rsidDel="002110F5">
          <w:delText>/</w:delText>
        </w:r>
      </w:del>
      <w:ins w:id="1549" w:author="Nick Nicholas" w:date="2017-11-20T16:59:00Z">
        <w:r w:rsidR="002110F5">
          <w:t xml:space="preserve"> </w:t>
        </w:r>
      </w:ins>
      <w:r>
        <w:t>description</w:t>
      </w:r>
      <w:ins w:id="1550" w:author="Nick Nicholas" w:date="2017-11-20T16:59:00Z">
        <w:r w:rsidR="002110F5">
          <w:t>s</w:t>
        </w:r>
      </w:ins>
      <w:r>
        <w:t xml:space="preserve"> of </w:t>
      </w:r>
      <w:del w:id="1551" w:author="Nick Nicholas" w:date="2017-11-20T16:59:00Z">
        <w:r w:rsidDel="002110F5">
          <w:delText xml:space="preserve">courses </w:delText>
        </w:r>
      </w:del>
      <w:ins w:id="1552" w:author="Nick Nicholas" w:date="2017-11-20T16:59:00Z">
        <w:r w:rsidR="002110F5">
          <w:t xml:space="preserve">performance against tasks </w:t>
        </w:r>
      </w:ins>
      <w:r>
        <w:t xml:space="preserve">undertaken towards this </w:t>
      </w:r>
      <w:del w:id="1553" w:author="Linda Marshall" w:date="2017-11-16T11:34:00Z">
        <w:r w:rsidDel="002474FD">
          <w:delText>qualification</w:delText>
        </w:r>
      </w:del>
      <w:ins w:id="1554" w:author="Linda Marshall" w:date="2017-11-16T11:34:00Z">
        <w:r w:rsidR="002474FD">
          <w:t>credential</w:t>
        </w:r>
      </w:ins>
      <w:ins w:id="1555" w:author="Nick Nicholas" w:date="2017-11-20T16:59:00Z">
        <w:r w:rsidR="002110F5">
          <w:t>; those tasks include course units (outside the context of a course), courses, assessments, and previous credentials.</w:t>
        </w:r>
      </w:ins>
    </w:p>
    <w:p w14:paraId="49922ABF" w14:textId="27A5594B" w:rsidR="00256D3C" w:rsidDel="002110F5" w:rsidRDefault="00256D3C" w:rsidP="00476D14">
      <w:pPr>
        <w:pStyle w:val="a3"/>
        <w:numPr>
          <w:ilvl w:val="0"/>
          <w:numId w:val="24"/>
        </w:numPr>
        <w:rPr>
          <w:del w:id="1556" w:author="Nick Nicholas" w:date="2017-11-20T17:00:00Z"/>
        </w:rPr>
      </w:pPr>
      <w:del w:id="1557" w:author="Nick Nicholas" w:date="2017-11-20T17:00:00Z">
        <w:r w:rsidDel="002110F5">
          <w:delText>CourseUnitInfoList: links to/description of separate course units undertaken towards this qualification</w:delText>
        </w:r>
      </w:del>
      <w:ins w:id="1558" w:author="Linda Marshall" w:date="2017-11-16T11:34:00Z">
        <w:del w:id="1559" w:author="Nick Nicholas" w:date="2017-11-20T17:00:00Z">
          <w:r w:rsidR="002474FD" w:rsidDel="002110F5">
            <w:delText>credential</w:delText>
          </w:r>
        </w:del>
      </w:ins>
      <w:del w:id="1560" w:author="Nick Nicholas" w:date="2017-11-20T17:00:00Z">
        <w:r w:rsidDel="002110F5">
          <w:delText>, outside the context of a course</w:delText>
        </w:r>
      </w:del>
    </w:p>
    <w:p w14:paraId="20470EE5" w14:textId="01413017" w:rsidR="00256D3C" w:rsidDel="002110F5" w:rsidRDefault="00256D3C" w:rsidP="00476D14">
      <w:pPr>
        <w:pStyle w:val="a3"/>
        <w:numPr>
          <w:ilvl w:val="0"/>
          <w:numId w:val="24"/>
        </w:numPr>
        <w:rPr>
          <w:del w:id="1561" w:author="Nick Nicholas" w:date="2017-11-20T17:00:00Z"/>
        </w:rPr>
      </w:pPr>
      <w:del w:id="1562" w:author="Nick Nicholas" w:date="2017-11-20T17:00:00Z">
        <w:r w:rsidDel="002110F5">
          <w:delText>AssessmentInfoList: links to/description of assessments undertaken towards this qualification</w:delText>
        </w:r>
      </w:del>
      <w:ins w:id="1563" w:author="Linda Marshall" w:date="2017-11-16T11:34:00Z">
        <w:del w:id="1564" w:author="Nick Nicholas" w:date="2017-11-20T17:00:00Z">
          <w:r w:rsidR="002474FD" w:rsidDel="002110F5">
            <w:delText>credential</w:delText>
          </w:r>
        </w:del>
      </w:ins>
    </w:p>
    <w:p w14:paraId="3A37FB76" w14:textId="7F7AE266" w:rsidR="00256D3C" w:rsidRDefault="00256D3C" w:rsidP="00476D14">
      <w:pPr>
        <w:pStyle w:val="a3"/>
        <w:numPr>
          <w:ilvl w:val="0"/>
          <w:numId w:val="24"/>
        </w:numPr>
      </w:pPr>
      <w:del w:id="1565" w:author="Linda Marshall" w:date="2017-11-16T11:34:00Z">
        <w:r w:rsidDel="002474FD">
          <w:delText>Qualification</w:delText>
        </w:r>
      </w:del>
      <w:ins w:id="1566" w:author="Linda Marshall" w:date="2017-11-16T11:34:00Z">
        <w:r w:rsidR="002474FD">
          <w:t>Credential</w:t>
        </w:r>
      </w:ins>
      <w:r>
        <w:t xml:space="preserve">List: links to/description of </w:t>
      </w:r>
      <w:del w:id="1567" w:author="Linda Marshall" w:date="2017-11-16T11:34:00Z">
        <w:r w:rsidDel="002474FD">
          <w:delText>qualification</w:delText>
        </w:r>
      </w:del>
      <w:ins w:id="1568" w:author="Linda Marshall" w:date="2017-11-16T11:34:00Z">
        <w:r w:rsidR="002474FD">
          <w:t>credential</w:t>
        </w:r>
      </w:ins>
      <w:r>
        <w:t xml:space="preserve">s undertaken towards this </w:t>
      </w:r>
      <w:del w:id="1569" w:author="Linda Marshall" w:date="2017-11-16T11:34:00Z">
        <w:r w:rsidDel="002474FD">
          <w:delText>qualification</w:delText>
        </w:r>
      </w:del>
      <w:ins w:id="1570" w:author="Linda Marshall" w:date="2017-11-16T11:34:00Z">
        <w:r w:rsidR="002474FD">
          <w:t>credential</w:t>
        </w:r>
      </w:ins>
    </w:p>
    <w:p w14:paraId="28E605E4" w14:textId="13C469EA" w:rsidR="00256D3C" w:rsidRPr="00D14E7F" w:rsidDel="002110F5" w:rsidRDefault="00256D3C" w:rsidP="00476D14">
      <w:pPr>
        <w:pStyle w:val="a3"/>
        <w:numPr>
          <w:ilvl w:val="1"/>
          <w:numId w:val="24"/>
        </w:numPr>
        <w:rPr>
          <w:del w:id="1571" w:author="Nick Nicholas" w:date="2017-11-20T17:00:00Z"/>
          <w:rPrChange w:id="1572" w:author="Nick Nicholas" w:date="2017-11-21T11:43:00Z">
            <w:rPr>
              <w:del w:id="1573" w:author="Nick Nicholas" w:date="2017-11-20T17:00:00Z"/>
            </w:rPr>
          </w:rPrChange>
        </w:rPr>
      </w:pPr>
      <w:del w:id="1574" w:author="Nick Nicholas" w:date="2017-11-20T17:00:00Z">
        <w:r w:rsidRPr="00265BC9" w:rsidDel="002110F5">
          <w:delText>Each of these four lists consists of:</w:delText>
        </w:r>
      </w:del>
    </w:p>
    <w:p w14:paraId="5CE2E04F" w14:textId="1C94E50B" w:rsidR="00A622B5" w:rsidRPr="00D14E7F" w:rsidDel="002110F5" w:rsidRDefault="00256D3C" w:rsidP="00476D14">
      <w:pPr>
        <w:pStyle w:val="a3"/>
        <w:numPr>
          <w:ilvl w:val="2"/>
          <w:numId w:val="24"/>
        </w:numPr>
        <w:rPr>
          <w:del w:id="1575" w:author="Nick Nicholas" w:date="2017-11-20T17:00:00Z"/>
          <w:rPrChange w:id="1576" w:author="Nick Nicholas" w:date="2017-11-21T11:43:00Z">
            <w:rPr>
              <w:del w:id="1577" w:author="Nick Nicholas" w:date="2017-11-20T17:00:00Z"/>
            </w:rPr>
          </w:rPrChange>
        </w:rPr>
      </w:pPr>
      <w:del w:id="1578" w:author="Nick Nicholas" w:date="2017-11-20T17:00:00Z">
        <w:r w:rsidRPr="00265BC9" w:rsidDel="002110F5">
          <w:delText xml:space="preserve">Information about the </w:delText>
        </w:r>
      </w:del>
      <w:del w:id="1579" w:author="Nick Nicholas" w:date="2017-11-16T13:56:00Z">
        <w:r w:rsidRPr="00265BC9" w:rsidDel="00FC33A7">
          <w:delText>study (course, assessment</w:delText>
        </w:r>
      </w:del>
      <w:del w:id="1580" w:author="Nick Nicholas" w:date="2017-11-16T13:57:00Z">
        <w:r w:rsidRPr="00265BC9" w:rsidDel="00FC33A7">
          <w:delText>)</w:delText>
        </w:r>
      </w:del>
      <w:del w:id="1581" w:author="Nick Nicholas" w:date="2017-11-20T17:00:00Z">
        <w:r w:rsidRPr="00265BC9" w:rsidDel="002110F5">
          <w:delText>, at a level of detail mutually agreed to be useful between sender and receiver</w:delText>
        </w:r>
      </w:del>
    </w:p>
    <w:p w14:paraId="67C5B9E3" w14:textId="3C9208CC" w:rsidR="00256D3C" w:rsidRPr="00D14E7F" w:rsidDel="002110F5" w:rsidRDefault="00256D3C" w:rsidP="00476D14">
      <w:pPr>
        <w:pStyle w:val="a3"/>
        <w:numPr>
          <w:ilvl w:val="2"/>
          <w:numId w:val="24"/>
        </w:numPr>
        <w:rPr>
          <w:del w:id="1582" w:author="Nick Nicholas" w:date="2017-11-20T17:00:00Z"/>
          <w:rPrChange w:id="1583" w:author="Nick Nicholas" w:date="2017-11-21T11:43:00Z">
            <w:rPr>
              <w:del w:id="1584" w:author="Nick Nicholas" w:date="2017-11-20T17:00:00Z"/>
            </w:rPr>
          </w:rPrChange>
        </w:rPr>
      </w:pPr>
      <w:del w:id="1585" w:author="Nick Nicholas" w:date="2017-11-20T17:00:00Z">
        <w:r w:rsidRPr="00265BC9" w:rsidDel="002110F5">
          <w:delText>List of any credits accumulated towards the qualification</w:delText>
        </w:r>
      </w:del>
      <w:ins w:id="1586" w:author="Linda Marshall" w:date="2017-11-16T11:34:00Z">
        <w:del w:id="1587" w:author="Nick Nicholas" w:date="2017-11-20T17:00:00Z">
          <w:r w:rsidR="002474FD" w:rsidRPr="00265BC9" w:rsidDel="002110F5">
            <w:delText>credential</w:delText>
          </w:r>
        </w:del>
      </w:ins>
      <w:del w:id="1588" w:author="Nick Nicholas" w:date="2017-11-20T17:00:00Z">
        <w:r w:rsidRPr="00265BC9" w:rsidDel="002110F5">
          <w:delText xml:space="preserve"> through that </w:delText>
        </w:r>
      </w:del>
      <w:del w:id="1589" w:author="Nick Nicholas" w:date="2017-11-16T13:57:00Z">
        <w:r w:rsidRPr="00265BC9" w:rsidDel="00FC33A7">
          <w:delText xml:space="preserve">study </w:delText>
        </w:r>
      </w:del>
      <w:del w:id="1590" w:author="Nick Nicholas" w:date="2017-11-20T17:00:00Z">
        <w:r w:rsidRPr="00265BC9" w:rsidDel="002110F5">
          <w:delText>(optional)</w:delText>
        </w:r>
      </w:del>
    </w:p>
    <w:p w14:paraId="4C26D5D1" w14:textId="4BC35EFF" w:rsidR="00256D3C" w:rsidRPr="00D14E7F" w:rsidDel="002110F5" w:rsidRDefault="00256D3C" w:rsidP="00476D14">
      <w:pPr>
        <w:pStyle w:val="a3"/>
        <w:numPr>
          <w:ilvl w:val="2"/>
          <w:numId w:val="24"/>
        </w:numPr>
        <w:rPr>
          <w:del w:id="1591" w:author="Nick Nicholas" w:date="2017-11-20T17:00:00Z"/>
          <w:rPrChange w:id="1592" w:author="Nick Nicholas" w:date="2017-11-21T11:43:00Z">
            <w:rPr>
              <w:del w:id="1593" w:author="Nick Nicholas" w:date="2017-11-20T17:00:00Z"/>
            </w:rPr>
          </w:rPrChange>
        </w:rPr>
      </w:pPr>
      <w:del w:id="1594" w:author="Nick Nicholas" w:date="2017-11-20T17:00:00Z">
        <w:r w:rsidRPr="00265BC9" w:rsidDel="002110F5">
          <w:delText xml:space="preserve">List of any learning standards or competencies demonstrated by that </w:delText>
        </w:r>
      </w:del>
      <w:del w:id="1595" w:author="Nick Nicholas" w:date="2017-11-16T13:57:00Z">
        <w:r w:rsidRPr="00265BC9" w:rsidDel="00FC33A7">
          <w:delText>study</w:delText>
        </w:r>
      </w:del>
    </w:p>
    <w:p w14:paraId="0AFCBDE3" w14:textId="6B441E96" w:rsidR="00ED571C" w:rsidRPr="00D14E7F" w:rsidDel="002110F5" w:rsidRDefault="00256D3C" w:rsidP="00476D14">
      <w:pPr>
        <w:pStyle w:val="a3"/>
        <w:numPr>
          <w:ilvl w:val="3"/>
          <w:numId w:val="24"/>
        </w:numPr>
        <w:rPr>
          <w:del w:id="1596" w:author="Nick Nicholas" w:date="2017-11-20T17:00:00Z"/>
          <w:rPrChange w:id="1597" w:author="Nick Nicholas" w:date="2017-11-21T11:43:00Z">
            <w:rPr>
              <w:del w:id="1598" w:author="Nick Nicholas" w:date="2017-11-20T17:00:00Z"/>
            </w:rPr>
          </w:rPrChange>
        </w:rPr>
      </w:pPr>
      <w:del w:id="1599" w:author="Nick Nicholas" w:date="2017-11-20T17:00:00Z">
        <w:r w:rsidRPr="00265BC9" w:rsidDel="002110F5">
          <w:delText>Optionally: breakdown of credits by the particular learning standards or competencies (requirement from NZ to be confirmed)</w:delText>
        </w:r>
      </w:del>
    </w:p>
    <w:p w14:paraId="21E761D7" w14:textId="77777777" w:rsidR="00ED571C" w:rsidRPr="00AC13A6" w:rsidRDefault="00ED571C" w:rsidP="00ED571C">
      <w:pPr>
        <w:rPr>
          <w:lang w:val="en-US"/>
          <w:rPrChange w:id="1600" w:author="Nick Nicholas" w:date="2017-11-16T12:14:00Z">
            <w:rPr/>
          </w:rPrChange>
        </w:rPr>
      </w:pPr>
    </w:p>
    <w:p w14:paraId="28339608" w14:textId="3EFD9F59" w:rsidR="00ED571C" w:rsidRPr="00AC13A6" w:rsidRDefault="00ED571C" w:rsidP="00ED571C">
      <w:pPr>
        <w:rPr>
          <w:lang w:val="en-US"/>
          <w:rPrChange w:id="1601" w:author="Nick Nicholas" w:date="2017-11-16T12:14:00Z">
            <w:rPr/>
          </w:rPrChange>
        </w:rPr>
      </w:pPr>
      <w:r w:rsidRPr="00AC13A6">
        <w:rPr>
          <w:lang w:val="en-US"/>
          <w:rPrChange w:id="1602" w:author="Nick Nicholas" w:date="2017-11-16T12:14:00Z">
            <w:rPr/>
          </w:rPrChange>
        </w:rPr>
        <w:t xml:space="preserve">Without information about the </w:t>
      </w:r>
      <w:del w:id="1603" w:author="Linda Marshall" w:date="2017-11-16T11:34:00Z">
        <w:r w:rsidRPr="00AC13A6" w:rsidDel="002474FD">
          <w:rPr>
            <w:lang w:val="en-US"/>
            <w:rPrChange w:id="1604" w:author="Nick Nicholas" w:date="2017-11-16T12:14:00Z">
              <w:rPr/>
            </w:rPrChange>
          </w:rPr>
          <w:delText>qualification</w:delText>
        </w:r>
      </w:del>
      <w:ins w:id="1605" w:author="Linda Marshall" w:date="2017-11-16T11:34:00Z">
        <w:r w:rsidR="002474FD" w:rsidRPr="00AC13A6">
          <w:rPr>
            <w:lang w:val="en-US"/>
            <w:rPrChange w:id="1606" w:author="Nick Nicholas" w:date="2017-11-16T12:14:00Z">
              <w:rPr/>
            </w:rPrChange>
          </w:rPr>
          <w:t>credential</w:t>
        </w:r>
      </w:ins>
      <w:r w:rsidRPr="00AC13A6">
        <w:rPr>
          <w:lang w:val="en-US"/>
          <w:rPrChange w:id="1607" w:author="Nick Nicholas" w:date="2017-11-16T12:14:00Z">
            <w:rPr/>
          </w:rPrChange>
        </w:rPr>
        <w:t>, the object can serve as a student transcript, capturing all study undertaken by the student</w:t>
      </w:r>
      <w:ins w:id="1608" w:author="Nick Nicholas" w:date="2017-11-16T13:57:00Z">
        <w:r w:rsidR="00FC33A7">
          <w:rPr>
            <w:lang w:val="en-US"/>
          </w:rPr>
          <w:t xml:space="preserve"> (and associated attainments)</w:t>
        </w:r>
      </w:ins>
      <w:r w:rsidRPr="00AC13A6">
        <w:rPr>
          <w:lang w:val="en-US"/>
          <w:rPrChange w:id="1609" w:author="Nick Nicholas" w:date="2017-11-16T12:14:00Z">
            <w:rPr/>
          </w:rPrChange>
        </w:rPr>
        <w:t xml:space="preserve">, regardless of </w:t>
      </w:r>
      <w:del w:id="1610" w:author="Linda Marshall" w:date="2017-11-16T11:34:00Z">
        <w:r w:rsidRPr="00AC13A6" w:rsidDel="002474FD">
          <w:rPr>
            <w:lang w:val="en-US"/>
            <w:rPrChange w:id="1611" w:author="Nick Nicholas" w:date="2017-11-16T12:14:00Z">
              <w:rPr/>
            </w:rPrChange>
          </w:rPr>
          <w:delText>qualification</w:delText>
        </w:r>
      </w:del>
      <w:ins w:id="1612" w:author="Linda Marshall" w:date="2017-11-16T11:34:00Z">
        <w:r w:rsidR="002474FD" w:rsidRPr="00AC13A6">
          <w:rPr>
            <w:lang w:val="en-US"/>
            <w:rPrChange w:id="1613" w:author="Nick Nicholas" w:date="2017-11-16T12:14:00Z">
              <w:rPr/>
            </w:rPrChange>
          </w:rPr>
          <w:t>credential</w:t>
        </w:r>
      </w:ins>
      <w:r w:rsidRPr="00AC13A6">
        <w:rPr>
          <w:lang w:val="en-US"/>
          <w:rPrChange w:id="1614" w:author="Nick Nicholas" w:date="2017-11-16T12:14:00Z">
            <w:rPr/>
          </w:rPrChange>
        </w:rPr>
        <w:t xml:space="preserve"> they were pursuing:</w:t>
      </w:r>
    </w:p>
    <w:p w14:paraId="277C8834" w14:textId="77777777" w:rsidR="00ED571C" w:rsidRPr="00AC13A6" w:rsidRDefault="00ED571C" w:rsidP="00ED571C">
      <w:pPr>
        <w:rPr>
          <w:lang w:val="en-US"/>
          <w:rPrChange w:id="1615" w:author="Nick Nicholas" w:date="2017-11-16T12:14:00Z">
            <w:rPr/>
          </w:rPrChange>
        </w:rPr>
      </w:pPr>
    </w:p>
    <w:p w14:paraId="659D73C0" w14:textId="7CAC1102" w:rsidR="00ED571C" w:rsidRDefault="00ED571C" w:rsidP="00ED571C">
      <w:r>
        <w:t>StudentTranscript:</w:t>
      </w:r>
    </w:p>
    <w:p w14:paraId="7E6B7D1F" w14:textId="1F9EF9C4" w:rsidR="00ED571C" w:rsidDel="002110F5" w:rsidRDefault="00ED571C" w:rsidP="00476D14">
      <w:pPr>
        <w:pStyle w:val="a3"/>
        <w:numPr>
          <w:ilvl w:val="0"/>
          <w:numId w:val="24"/>
        </w:numPr>
        <w:rPr>
          <w:del w:id="1616" w:author="Nick Nicholas" w:date="2017-11-20T17:00:00Z"/>
        </w:rPr>
      </w:pPr>
      <w:del w:id="1617" w:author="Nick Nicholas" w:date="2017-11-20T17:00:00Z">
        <w:r w:rsidDel="002110F5">
          <w:delText>CourseInfoList</w:delText>
        </w:r>
      </w:del>
    </w:p>
    <w:p w14:paraId="3238A8A0" w14:textId="30E088E1" w:rsidR="00ED571C" w:rsidDel="002110F5" w:rsidRDefault="00ED571C" w:rsidP="00476D14">
      <w:pPr>
        <w:pStyle w:val="a3"/>
        <w:numPr>
          <w:ilvl w:val="0"/>
          <w:numId w:val="24"/>
        </w:numPr>
        <w:rPr>
          <w:del w:id="1618" w:author="Nick Nicholas" w:date="2017-11-20T17:00:00Z"/>
        </w:rPr>
      </w:pPr>
      <w:del w:id="1619" w:author="Nick Nicholas" w:date="2017-11-20T17:00:00Z">
        <w:r w:rsidDel="002110F5">
          <w:delText>CourseUnitInfoList</w:delText>
        </w:r>
      </w:del>
    </w:p>
    <w:p w14:paraId="5912DA1D" w14:textId="30EFEDD1" w:rsidR="00ED571C" w:rsidDel="002110F5" w:rsidRDefault="00ED571C" w:rsidP="00476D14">
      <w:pPr>
        <w:pStyle w:val="a3"/>
        <w:numPr>
          <w:ilvl w:val="0"/>
          <w:numId w:val="24"/>
        </w:numPr>
        <w:rPr>
          <w:del w:id="1620" w:author="Nick Nicholas" w:date="2017-11-20T17:00:00Z"/>
        </w:rPr>
      </w:pPr>
      <w:del w:id="1621" w:author="Nick Nicholas" w:date="2017-11-20T17:00:00Z">
        <w:r w:rsidDel="002110F5">
          <w:delText>AssessmentInfoList</w:delText>
        </w:r>
      </w:del>
    </w:p>
    <w:p w14:paraId="0187E5E4" w14:textId="610A257D" w:rsidR="00ED571C" w:rsidRDefault="00ED571C" w:rsidP="00476D14">
      <w:pPr>
        <w:pStyle w:val="a3"/>
        <w:numPr>
          <w:ilvl w:val="0"/>
          <w:numId w:val="24"/>
        </w:numPr>
      </w:pPr>
      <w:del w:id="1622" w:author="Nick Nicholas" w:date="2017-11-20T17:00:00Z">
        <w:r w:rsidDel="002110F5">
          <w:delText>Qualification</w:delText>
        </w:r>
      </w:del>
      <w:ins w:id="1623" w:author="Linda Marshall" w:date="2017-11-16T11:34:00Z">
        <w:del w:id="1624" w:author="Nick Nicholas" w:date="2017-11-20T17:00:00Z">
          <w:r w:rsidR="002474FD" w:rsidDel="002110F5">
            <w:delText>Credential</w:delText>
          </w:r>
        </w:del>
      </w:ins>
      <w:del w:id="1625" w:author="Nick Nicholas" w:date="2017-11-20T17:00:00Z">
        <w:r w:rsidDel="002110F5">
          <w:delText>List</w:delText>
        </w:r>
      </w:del>
      <w:ins w:id="1626" w:author="Nick Nicholas" w:date="2017-11-20T17:00:00Z">
        <w:r w:rsidR="002110F5">
          <w:t>AttainmentList</w:t>
        </w:r>
      </w:ins>
    </w:p>
    <w:p w14:paraId="75005764" w14:textId="77777777" w:rsidR="002062EA" w:rsidRDefault="002062EA" w:rsidP="002062EA"/>
    <w:p w14:paraId="3023B1F5" w14:textId="1E6CBE7B" w:rsidR="00D62922" w:rsidRPr="00AC13A6" w:rsidRDefault="00D62922" w:rsidP="002062EA">
      <w:pPr>
        <w:rPr>
          <w:lang w:val="en-US"/>
          <w:rPrChange w:id="1627" w:author="Nick Nicholas" w:date="2017-11-16T12:14:00Z">
            <w:rPr/>
          </w:rPrChange>
        </w:rPr>
      </w:pPr>
      <w:r w:rsidRPr="00AC13A6">
        <w:rPr>
          <w:lang w:val="en-US"/>
          <w:rPrChange w:id="1628" w:author="Nick Nicholas" w:date="2017-11-16T12:14:00Z">
            <w:rPr/>
          </w:rPrChange>
        </w:rPr>
        <w:t xml:space="preserve">Note that details of the </w:t>
      </w:r>
      <w:del w:id="1629" w:author="Linda Marshall" w:date="2017-11-16T11:34:00Z">
        <w:r w:rsidRPr="00AC13A6" w:rsidDel="002474FD">
          <w:rPr>
            <w:lang w:val="en-US"/>
            <w:rPrChange w:id="1630" w:author="Nick Nicholas" w:date="2017-11-16T12:14:00Z">
              <w:rPr/>
            </w:rPrChange>
          </w:rPr>
          <w:delText>qualification</w:delText>
        </w:r>
      </w:del>
      <w:ins w:id="1631" w:author="Linda Marshall" w:date="2017-11-16T11:34:00Z">
        <w:r w:rsidR="002474FD" w:rsidRPr="00AC13A6">
          <w:rPr>
            <w:lang w:val="en-US"/>
            <w:rPrChange w:id="1632" w:author="Nick Nicholas" w:date="2017-11-16T12:14:00Z">
              <w:rPr/>
            </w:rPrChange>
          </w:rPr>
          <w:t>credential</w:t>
        </w:r>
      </w:ins>
      <w:r w:rsidRPr="00AC13A6">
        <w:rPr>
          <w:lang w:val="en-US"/>
          <w:rPrChange w:id="1633" w:author="Nick Nicholas" w:date="2017-11-16T12:14:00Z">
            <w:rPr/>
          </w:rPrChange>
        </w:rPr>
        <w:t>s being attempted</w:t>
      </w:r>
      <w:r w:rsidR="007B285A" w:rsidRPr="00AC13A6">
        <w:rPr>
          <w:lang w:val="en-US"/>
          <w:rPrChange w:id="1634" w:author="Nick Nicholas" w:date="2017-11-16T12:14:00Z">
            <w:rPr/>
          </w:rPrChange>
        </w:rPr>
        <w:t>, and the associated credits breakdown,</w:t>
      </w:r>
      <w:r w:rsidRPr="00AC13A6">
        <w:rPr>
          <w:lang w:val="en-US"/>
          <w:rPrChange w:id="1635" w:author="Nick Nicholas" w:date="2017-11-16T12:14:00Z">
            <w:rPr/>
          </w:rPrChange>
        </w:rPr>
        <w:t xml:space="preserve"> are not </w:t>
      </w:r>
      <w:r w:rsidR="007B285A" w:rsidRPr="00AC13A6">
        <w:rPr>
          <w:lang w:val="en-US"/>
          <w:rPrChange w:id="1636" w:author="Nick Nicholas" w:date="2017-11-16T12:14:00Z">
            <w:rPr/>
          </w:rPrChange>
        </w:rPr>
        <w:t>needed</w:t>
      </w:r>
      <w:r w:rsidRPr="00AC13A6">
        <w:rPr>
          <w:lang w:val="en-US"/>
          <w:rPrChange w:id="1637" w:author="Nick Nicholas" w:date="2017-11-16T12:14:00Z">
            <w:rPr/>
          </w:rPrChange>
        </w:rPr>
        <w:t xml:space="preserve"> in student transfer, if the </w:t>
      </w:r>
      <w:del w:id="1638" w:author="Linda Marshall" w:date="2017-11-16T11:34:00Z">
        <w:r w:rsidRPr="00AC13A6" w:rsidDel="002474FD">
          <w:rPr>
            <w:lang w:val="en-US"/>
            <w:rPrChange w:id="1639" w:author="Nick Nicholas" w:date="2017-11-16T12:14:00Z">
              <w:rPr/>
            </w:rPrChange>
          </w:rPr>
          <w:delText>qualification</w:delText>
        </w:r>
      </w:del>
      <w:ins w:id="1640" w:author="Linda Marshall" w:date="2017-11-16T11:34:00Z">
        <w:r w:rsidR="002474FD" w:rsidRPr="00AC13A6">
          <w:rPr>
            <w:lang w:val="en-US"/>
            <w:rPrChange w:id="1641" w:author="Nick Nicholas" w:date="2017-11-16T12:14:00Z">
              <w:rPr/>
            </w:rPrChange>
          </w:rPr>
          <w:t>credential</w:t>
        </w:r>
      </w:ins>
      <w:r w:rsidRPr="00AC13A6">
        <w:rPr>
          <w:lang w:val="en-US"/>
          <w:rPrChange w:id="1642" w:author="Nick Nicholas" w:date="2017-11-16T12:14:00Z">
            <w:rPr/>
          </w:rPrChange>
        </w:rPr>
        <w:t xml:space="preserve"> is not valid in the receiving school: the school in that case is only interested in RPL, which is addressed by the listing of studies and their associated competencies.</w:t>
      </w:r>
    </w:p>
    <w:p w14:paraId="646EC3FE" w14:textId="77777777" w:rsidR="00D62922" w:rsidRPr="00AC13A6" w:rsidRDefault="00D62922" w:rsidP="002062EA">
      <w:pPr>
        <w:rPr>
          <w:lang w:val="en-US"/>
          <w:rPrChange w:id="1643" w:author="Nick Nicholas" w:date="2017-11-16T12:14:00Z">
            <w:rPr/>
          </w:rPrChange>
        </w:rPr>
      </w:pPr>
    </w:p>
    <w:p w14:paraId="207EE140" w14:textId="73F185CC" w:rsidR="002062EA" w:rsidRDefault="002062EA" w:rsidP="002062EA">
      <w:pPr>
        <w:rPr>
          <w:ins w:id="1644" w:author="Nick Nicholas" w:date="2017-11-20T17:00:00Z"/>
          <w:lang w:val="en-US"/>
        </w:rPr>
      </w:pPr>
      <w:r w:rsidRPr="00AC13A6">
        <w:rPr>
          <w:lang w:val="en-US"/>
          <w:rPrChange w:id="1645" w:author="Nick Nicholas" w:date="2017-11-16T12:14:00Z">
            <w:rPr/>
          </w:rPrChange>
        </w:rPr>
        <w:t>If the Student</w:t>
      </w:r>
      <w:del w:id="1646" w:author="Linda Marshall" w:date="2017-11-16T11:34:00Z">
        <w:r w:rsidRPr="00AC13A6" w:rsidDel="002474FD">
          <w:rPr>
            <w:lang w:val="en-US"/>
            <w:rPrChange w:id="1647" w:author="Nick Nicholas" w:date="2017-11-16T12:14:00Z">
              <w:rPr/>
            </w:rPrChange>
          </w:rPr>
          <w:delText>Qualification</w:delText>
        </w:r>
      </w:del>
      <w:ins w:id="1648" w:author="Linda Marshall" w:date="2017-11-16T11:34:00Z">
        <w:r w:rsidR="002474FD" w:rsidRPr="00AC13A6">
          <w:rPr>
            <w:lang w:val="en-US"/>
            <w:rPrChange w:id="1649" w:author="Nick Nicholas" w:date="2017-11-16T12:14:00Z">
              <w:rPr/>
            </w:rPrChange>
          </w:rPr>
          <w:t>Attainment</w:t>
        </w:r>
      </w:ins>
      <w:r w:rsidRPr="00AC13A6">
        <w:rPr>
          <w:lang w:val="en-US"/>
          <w:rPrChange w:id="1650" w:author="Nick Nicholas" w:date="2017-11-16T12:14:00Z">
            <w:rPr/>
          </w:rPrChange>
        </w:rPr>
        <w:t xml:space="preserve">Achievement is repeated within a transcript, that becomes a transcript object broken down by </w:t>
      </w:r>
      <w:del w:id="1651" w:author="Linda Marshall" w:date="2017-11-16T11:34:00Z">
        <w:r w:rsidRPr="00AC13A6" w:rsidDel="002474FD">
          <w:rPr>
            <w:lang w:val="en-US"/>
            <w:rPrChange w:id="1652" w:author="Nick Nicholas" w:date="2017-11-16T12:14:00Z">
              <w:rPr/>
            </w:rPrChange>
          </w:rPr>
          <w:delText>qualification</w:delText>
        </w:r>
      </w:del>
      <w:ins w:id="1653" w:author="Linda Marshall" w:date="2017-11-16T11:46:00Z">
        <w:r w:rsidR="00957CFA" w:rsidRPr="00AC13A6">
          <w:rPr>
            <w:lang w:val="en-US"/>
            <w:rPrChange w:id="1654" w:author="Nick Nicholas" w:date="2017-11-16T12:14:00Z">
              <w:rPr/>
            </w:rPrChange>
          </w:rPr>
          <w:t>Credential</w:t>
        </w:r>
      </w:ins>
      <w:r w:rsidRPr="00AC13A6">
        <w:rPr>
          <w:lang w:val="en-US"/>
          <w:rPrChange w:id="1655" w:author="Nick Nicholas" w:date="2017-11-16T12:14:00Z">
            <w:rPr/>
          </w:rPrChange>
        </w:rPr>
        <w:t>.</w:t>
      </w:r>
    </w:p>
    <w:p w14:paraId="2F564C3E" w14:textId="77777777" w:rsidR="002110F5" w:rsidRDefault="002110F5" w:rsidP="002062EA">
      <w:pPr>
        <w:rPr>
          <w:ins w:id="1656" w:author="Nick Nicholas" w:date="2017-11-20T17:00:00Z"/>
          <w:lang w:val="en-US"/>
        </w:rPr>
      </w:pPr>
    </w:p>
    <w:p w14:paraId="62868712" w14:textId="77777777" w:rsidR="002110F5" w:rsidRDefault="002110F5" w:rsidP="002062EA">
      <w:pPr>
        <w:rPr>
          <w:ins w:id="1657" w:author="Nick Nicholas" w:date="2017-11-20T17:00:00Z"/>
          <w:lang w:val="en-US"/>
        </w:rPr>
      </w:pPr>
    </w:p>
    <w:p w14:paraId="5DF8B546" w14:textId="77777777" w:rsidR="002110F5" w:rsidRPr="00AC13A6" w:rsidRDefault="002110F5" w:rsidP="002062EA">
      <w:pPr>
        <w:rPr>
          <w:lang w:val="en-US"/>
          <w:rPrChange w:id="1658" w:author="Nick Nicholas" w:date="2017-11-16T12:14:00Z">
            <w:rPr/>
          </w:rPrChange>
        </w:rPr>
      </w:pPr>
    </w:p>
    <w:p w14:paraId="0CE3CE45" w14:textId="77777777" w:rsidR="00E77401" w:rsidRPr="00AC13A6" w:rsidRDefault="00E77401" w:rsidP="000E702B">
      <w:pPr>
        <w:rPr>
          <w:i/>
          <w:lang w:val="en-US"/>
          <w:rPrChange w:id="1659" w:author="Nick Nicholas" w:date="2017-11-16T12:14:00Z">
            <w:rPr>
              <w:i/>
            </w:rPr>
          </w:rPrChange>
        </w:rPr>
      </w:pPr>
    </w:p>
    <w:p w14:paraId="39D85B29" w14:textId="173DD8B9" w:rsidR="00E430E8" w:rsidRDefault="00E43D0D" w:rsidP="00852ADC">
      <w:pPr>
        <w:rPr>
          <w:ins w:id="1660" w:author="Nick Nicholas" w:date="2017-11-20T16:44:00Z"/>
          <w:lang w:val="en-US"/>
        </w:rPr>
      </w:pPr>
      <w:ins w:id="1661" w:author="Nick Nicholas" w:date="2017-11-20T16:44:00Z">
        <w:r>
          <w:rPr>
            <w:lang w:val="en-US"/>
          </w:rPr>
          <w:t>&lt;Credential</w:t>
        </w:r>
      </w:ins>
      <w:ins w:id="1662" w:author="Nick Nicholas" w:date="2017-11-20T16:45:00Z">
        <w:r w:rsidRPr="00E43D0D">
          <w:rPr>
            <w:lang w:val="en-US"/>
          </w:rPr>
          <w:t xml:space="preserve"> </w:t>
        </w:r>
        <w:r w:rsidRPr="00EF7196">
          <w:rPr>
            <w:lang w:val="en-US"/>
          </w:rPr>
          <w:t>RefId</w:t>
        </w:r>
        <w:proofErr w:type="gramStart"/>
        <w:r w:rsidRPr="00EF7196">
          <w:rPr>
            <w:lang w:val="en-US"/>
          </w:rPr>
          <w:t>=</w:t>
        </w:r>
        <w:r>
          <w:rPr>
            <w:lang w:val="en-AU"/>
          </w:rPr>
          <w:t>“</w:t>
        </w:r>
      </w:ins>
      <w:proofErr w:type="gramEnd"/>
      <w:ins w:id="1663" w:author="Nick Nicholas" w:date="2017-11-20T16:46:00Z">
        <w:r w:rsidR="00404F40">
          <w:rPr>
            <w:lang w:val="en-AU"/>
          </w:rPr>
          <w:t>CREDENTIAL-GUID</w:t>
        </w:r>
      </w:ins>
      <w:ins w:id="1664" w:author="Nick Nicholas" w:date="2017-11-20T16:45:00Z">
        <w:r>
          <w:rPr>
            <w:lang w:val="en-AU"/>
          </w:rPr>
          <w:t>”</w:t>
        </w:r>
      </w:ins>
      <w:ins w:id="1665" w:author="Nick Nicholas" w:date="2017-11-20T16:44:00Z">
        <w:r>
          <w:rPr>
            <w:lang w:val="en-US"/>
          </w:rPr>
          <w:t>&gt;</w:t>
        </w:r>
      </w:ins>
    </w:p>
    <w:p w14:paraId="3350E789" w14:textId="77777777" w:rsidR="00E43D0D" w:rsidRPr="001D0C0C" w:rsidRDefault="00E43D0D" w:rsidP="00E43D0D">
      <w:pPr>
        <w:rPr>
          <w:ins w:id="1666" w:author="Nick Nicholas" w:date="2017-11-20T16:45:00Z"/>
          <w:lang w:val="en-AU"/>
        </w:rPr>
      </w:pPr>
      <w:ins w:id="1667" w:author="Nick Nicholas" w:date="2017-11-20T16:45:00Z">
        <w:r w:rsidRPr="00EF7196">
          <w:rPr>
            <w:lang w:val="en-US"/>
          </w:rPr>
          <w:t xml:space="preserve">    &lt;name&gt;VCE&lt;/name&gt;</w:t>
        </w:r>
      </w:ins>
    </w:p>
    <w:p w14:paraId="41CF2F9D" w14:textId="77777777" w:rsidR="00E43D0D" w:rsidRPr="00EF7196" w:rsidRDefault="00E43D0D" w:rsidP="00E43D0D">
      <w:pPr>
        <w:rPr>
          <w:ins w:id="1668" w:author="Nick Nicholas" w:date="2017-11-20T16:45:00Z"/>
          <w:lang w:val="en-US"/>
        </w:rPr>
      </w:pPr>
      <w:ins w:id="1669" w:author="Nick Nicholas" w:date="2017-11-20T16:45:00Z">
        <w:r w:rsidRPr="00EF7196">
          <w:rPr>
            <w:lang w:val="en-US"/>
          </w:rPr>
          <w:t xml:space="preserve">    &lt;authority&gt;VCAA&lt;/authority&gt;</w:t>
        </w:r>
      </w:ins>
    </w:p>
    <w:p w14:paraId="44626065" w14:textId="77777777" w:rsidR="00E43D0D" w:rsidRPr="00EF7196" w:rsidRDefault="00E43D0D" w:rsidP="00E43D0D">
      <w:pPr>
        <w:rPr>
          <w:ins w:id="1670" w:author="Nick Nicholas" w:date="2017-11-20T16:45:00Z"/>
          <w:lang w:val="en-US"/>
        </w:rPr>
      </w:pPr>
      <w:ins w:id="1671" w:author="Nick Nicholas" w:date="2017-11-20T16:45:00Z">
        <w:r w:rsidRPr="00EF7196">
          <w:rPr>
            <w:lang w:val="en-US"/>
          </w:rPr>
          <w:t xml:space="preserve">    &lt;authorityContact&gt;</w:t>
        </w:r>
      </w:ins>
    </w:p>
    <w:p w14:paraId="0D18CBAD" w14:textId="77777777" w:rsidR="00E43D0D" w:rsidRPr="00EF7196" w:rsidRDefault="00E43D0D" w:rsidP="00E43D0D">
      <w:pPr>
        <w:shd w:val="clear" w:color="auto" w:fill="FAFAFA"/>
        <w:rPr>
          <w:ins w:id="1672" w:author="Nick Nicholas" w:date="2017-11-20T16:45:00Z"/>
          <w:rFonts w:ascii="Courier" w:eastAsia="Times New Roman" w:hAnsi="Courier"/>
          <w:color w:val="000000"/>
          <w:sz w:val="20"/>
          <w:szCs w:val="20"/>
          <w:lang w:val="en-US"/>
        </w:rPr>
      </w:pPr>
      <w:ins w:id="1673" w:author="Nick Nicholas" w:date="2017-11-20T16:45:00Z">
        <w:r w:rsidRPr="00EF7196">
          <w:rPr>
            <w:rFonts w:ascii="Courier" w:eastAsia="Times New Roman" w:hAnsi="Courier"/>
            <w:color w:val="000000"/>
            <w:sz w:val="20"/>
            <w:szCs w:val="20"/>
            <w:lang w:val="en-US"/>
          </w:rPr>
          <w:t>&lt;Name Type="LGL"&gt;</w:t>
        </w:r>
      </w:ins>
    </w:p>
    <w:p w14:paraId="0B4A5C2E" w14:textId="77777777" w:rsidR="00E43D0D" w:rsidRPr="00EF7196" w:rsidRDefault="00E43D0D" w:rsidP="00E43D0D">
      <w:pPr>
        <w:shd w:val="clear" w:color="auto" w:fill="FAFAFA"/>
        <w:rPr>
          <w:ins w:id="1674" w:author="Nick Nicholas" w:date="2017-11-20T16:45:00Z"/>
          <w:rFonts w:ascii="Courier" w:eastAsia="Times New Roman" w:hAnsi="Courier"/>
          <w:color w:val="000000"/>
          <w:sz w:val="20"/>
          <w:szCs w:val="20"/>
          <w:lang w:val="en-US"/>
        </w:rPr>
      </w:pPr>
      <w:ins w:id="1675" w:author="Nick Nicholas" w:date="2017-11-20T16:45:00Z">
        <w:r w:rsidRPr="00EF7196">
          <w:rPr>
            <w:rFonts w:ascii="Courier" w:eastAsia="Times New Roman" w:hAnsi="Courier"/>
            <w:color w:val="000000"/>
            <w:sz w:val="20"/>
            <w:szCs w:val="20"/>
            <w:lang w:val="en-US"/>
          </w:rPr>
          <w:t xml:space="preserve">    &lt;FamilyName&gt;Woodall&lt;/FamilyName&gt;</w:t>
        </w:r>
      </w:ins>
    </w:p>
    <w:p w14:paraId="3EBF0A42" w14:textId="77777777" w:rsidR="00E43D0D" w:rsidRPr="00EF7196" w:rsidRDefault="00E43D0D" w:rsidP="00E43D0D">
      <w:pPr>
        <w:shd w:val="clear" w:color="auto" w:fill="FAFAFA"/>
        <w:rPr>
          <w:ins w:id="1676" w:author="Nick Nicholas" w:date="2017-11-20T16:45:00Z"/>
          <w:rFonts w:ascii="Courier" w:eastAsia="Times New Roman" w:hAnsi="Courier"/>
          <w:color w:val="000000"/>
          <w:sz w:val="20"/>
          <w:szCs w:val="20"/>
          <w:lang w:val="en-US"/>
        </w:rPr>
      </w:pPr>
      <w:ins w:id="1677" w:author="Nick Nicholas" w:date="2017-11-20T16:45:00Z">
        <w:r w:rsidRPr="00EF7196">
          <w:rPr>
            <w:rFonts w:ascii="Courier" w:eastAsia="Times New Roman" w:hAnsi="Courier"/>
            <w:color w:val="000000"/>
            <w:sz w:val="20"/>
            <w:szCs w:val="20"/>
            <w:lang w:val="en-US"/>
          </w:rPr>
          <w:t xml:space="preserve">    &lt;GivenName&gt;Charles&lt;/GivenName&gt;</w:t>
        </w:r>
      </w:ins>
    </w:p>
    <w:p w14:paraId="41F94CA2" w14:textId="77777777" w:rsidR="00E43D0D" w:rsidRPr="00EF7196" w:rsidRDefault="00E43D0D" w:rsidP="00E43D0D">
      <w:pPr>
        <w:shd w:val="clear" w:color="auto" w:fill="FAFAFA"/>
        <w:rPr>
          <w:ins w:id="1678" w:author="Nick Nicholas" w:date="2017-11-20T16:45:00Z"/>
          <w:rFonts w:ascii="Courier" w:eastAsia="Times New Roman" w:hAnsi="Courier"/>
          <w:color w:val="000000"/>
          <w:sz w:val="20"/>
          <w:szCs w:val="20"/>
          <w:lang w:val="en-US"/>
        </w:rPr>
      </w:pPr>
      <w:ins w:id="1679" w:author="Nick Nicholas" w:date="2017-11-20T16:45:00Z">
        <w:r w:rsidRPr="00EF7196">
          <w:rPr>
            <w:rFonts w:ascii="Courier" w:eastAsia="Times New Roman" w:hAnsi="Courier"/>
            <w:color w:val="000000"/>
            <w:sz w:val="20"/>
            <w:szCs w:val="20"/>
            <w:lang w:val="en-US"/>
          </w:rPr>
          <w:lastRenderedPageBreak/>
          <w:t xml:space="preserve">    &lt;MiddleName&gt;William&lt;/MiddleName&gt;</w:t>
        </w:r>
      </w:ins>
    </w:p>
    <w:p w14:paraId="13FDC7B5" w14:textId="77777777" w:rsidR="00E43D0D" w:rsidRPr="00EF7196" w:rsidRDefault="00E43D0D" w:rsidP="00E43D0D">
      <w:pPr>
        <w:shd w:val="clear" w:color="auto" w:fill="FAFAFA"/>
        <w:rPr>
          <w:ins w:id="1680" w:author="Nick Nicholas" w:date="2017-11-20T16:45:00Z"/>
          <w:rFonts w:ascii="Courier" w:eastAsia="Times New Roman" w:hAnsi="Courier"/>
          <w:color w:val="000000"/>
          <w:sz w:val="20"/>
          <w:szCs w:val="20"/>
          <w:lang w:val="en-US"/>
        </w:rPr>
      </w:pPr>
      <w:ins w:id="1681" w:author="Nick Nicholas" w:date="2017-11-20T16:45:00Z">
        <w:r w:rsidRPr="00EF7196">
          <w:rPr>
            <w:rFonts w:ascii="Courier" w:eastAsia="Times New Roman" w:hAnsi="Courier"/>
            <w:color w:val="000000"/>
            <w:sz w:val="20"/>
            <w:szCs w:val="20"/>
            <w:lang w:val="en-US"/>
          </w:rPr>
          <w:t xml:space="preserve">  &lt;/Name&gt;</w:t>
        </w:r>
      </w:ins>
    </w:p>
    <w:p w14:paraId="09E330F7" w14:textId="77777777" w:rsidR="00E43D0D" w:rsidRPr="00EF7196" w:rsidRDefault="00E43D0D" w:rsidP="00E43D0D">
      <w:pPr>
        <w:shd w:val="clear" w:color="auto" w:fill="FAFAFA"/>
        <w:rPr>
          <w:ins w:id="1682" w:author="Nick Nicholas" w:date="2017-11-20T16:45:00Z"/>
          <w:rFonts w:ascii="Courier" w:eastAsia="Times New Roman" w:hAnsi="Courier"/>
          <w:color w:val="000000"/>
          <w:sz w:val="20"/>
          <w:szCs w:val="20"/>
          <w:lang w:val="en-US"/>
        </w:rPr>
      </w:pPr>
      <w:ins w:id="1683" w:author="Nick Nicholas" w:date="2017-11-20T16:45:00Z">
        <w:r w:rsidRPr="00EF7196">
          <w:rPr>
            <w:rFonts w:ascii="Courier" w:eastAsia="Times New Roman" w:hAnsi="Courier"/>
            <w:color w:val="000000"/>
            <w:sz w:val="20"/>
            <w:szCs w:val="20"/>
            <w:lang w:val="en-US"/>
          </w:rPr>
          <w:t xml:space="preserve">  &lt;PositionTitle&gt;Superintendent&lt;/PositionTitle&gt;</w:t>
        </w:r>
      </w:ins>
    </w:p>
    <w:p w14:paraId="6BDA2EC6" w14:textId="77777777" w:rsidR="00E43D0D" w:rsidRPr="00EF7196" w:rsidRDefault="00E43D0D" w:rsidP="00E43D0D">
      <w:pPr>
        <w:shd w:val="clear" w:color="auto" w:fill="FAFAFA"/>
        <w:rPr>
          <w:ins w:id="1684" w:author="Nick Nicholas" w:date="2017-11-20T16:45:00Z"/>
          <w:rFonts w:ascii="Courier" w:eastAsia="Times New Roman" w:hAnsi="Courier"/>
          <w:color w:val="000000"/>
          <w:sz w:val="20"/>
          <w:szCs w:val="20"/>
          <w:lang w:val="en-US"/>
        </w:rPr>
      </w:pPr>
      <w:ins w:id="1685" w:author="Nick Nicholas" w:date="2017-11-20T16:45:00Z">
        <w:r w:rsidRPr="00EF7196">
          <w:rPr>
            <w:rFonts w:ascii="Courier" w:eastAsia="Times New Roman" w:hAnsi="Courier"/>
            <w:color w:val="000000"/>
            <w:sz w:val="20"/>
            <w:szCs w:val="20"/>
            <w:lang w:val="en-US"/>
          </w:rPr>
          <w:t xml:space="preserve">  &lt;EmailList&gt;</w:t>
        </w:r>
      </w:ins>
    </w:p>
    <w:p w14:paraId="2C4140DE" w14:textId="77777777" w:rsidR="00E43D0D" w:rsidRPr="00EF7196" w:rsidRDefault="00E43D0D" w:rsidP="00E43D0D">
      <w:pPr>
        <w:shd w:val="clear" w:color="auto" w:fill="FAFAFA"/>
        <w:rPr>
          <w:ins w:id="1686" w:author="Nick Nicholas" w:date="2017-11-20T16:45:00Z"/>
          <w:rFonts w:ascii="Courier" w:eastAsia="Times New Roman" w:hAnsi="Courier"/>
          <w:color w:val="000000"/>
          <w:sz w:val="20"/>
          <w:szCs w:val="20"/>
          <w:lang w:val="en-US"/>
        </w:rPr>
      </w:pPr>
      <w:ins w:id="1687" w:author="Nick Nicholas" w:date="2017-11-20T16:45:00Z">
        <w:r w:rsidRPr="00EF7196">
          <w:rPr>
            <w:rFonts w:ascii="Courier" w:eastAsia="Times New Roman" w:hAnsi="Courier"/>
            <w:color w:val="000000"/>
            <w:sz w:val="20"/>
            <w:szCs w:val="20"/>
            <w:lang w:val="en-US"/>
          </w:rPr>
          <w:t xml:space="preserve">    &lt;Email Type="01"&gt;drseuss@whoville.k12.state.us&lt;/Email&gt;</w:t>
        </w:r>
      </w:ins>
    </w:p>
    <w:p w14:paraId="5E623D84" w14:textId="77777777" w:rsidR="00E43D0D" w:rsidRPr="00EF7196" w:rsidRDefault="00E43D0D" w:rsidP="00E43D0D">
      <w:pPr>
        <w:shd w:val="clear" w:color="auto" w:fill="FAFAFA"/>
        <w:rPr>
          <w:ins w:id="1688" w:author="Nick Nicholas" w:date="2017-11-20T16:45:00Z"/>
          <w:rFonts w:ascii="Courier" w:eastAsia="Times New Roman" w:hAnsi="Courier"/>
          <w:color w:val="000000"/>
          <w:sz w:val="20"/>
          <w:szCs w:val="20"/>
          <w:lang w:val="en-US"/>
        </w:rPr>
      </w:pPr>
      <w:ins w:id="1689" w:author="Nick Nicholas" w:date="2017-11-20T16:45:00Z">
        <w:r w:rsidRPr="00EF7196">
          <w:rPr>
            <w:rFonts w:ascii="Courier" w:eastAsia="Times New Roman" w:hAnsi="Courier"/>
            <w:color w:val="000000"/>
            <w:sz w:val="20"/>
            <w:szCs w:val="20"/>
            <w:lang w:val="en-US"/>
          </w:rPr>
          <w:t xml:space="preserve">  &lt;/EmailList&gt;</w:t>
        </w:r>
      </w:ins>
    </w:p>
    <w:p w14:paraId="79DEEBFB" w14:textId="77777777" w:rsidR="00E43D0D" w:rsidRPr="00EF7196" w:rsidRDefault="00E43D0D" w:rsidP="00E43D0D">
      <w:pPr>
        <w:shd w:val="clear" w:color="auto" w:fill="FAFAFA"/>
        <w:rPr>
          <w:ins w:id="1690" w:author="Nick Nicholas" w:date="2017-11-20T16:45:00Z"/>
          <w:rFonts w:ascii="Courier" w:eastAsia="Times New Roman" w:hAnsi="Courier"/>
          <w:color w:val="000000"/>
          <w:sz w:val="20"/>
          <w:szCs w:val="20"/>
          <w:lang w:val="en-US"/>
        </w:rPr>
      </w:pPr>
      <w:ins w:id="1691" w:author="Nick Nicholas" w:date="2017-11-20T16:45:00Z">
        <w:r w:rsidRPr="00EF7196">
          <w:rPr>
            <w:rFonts w:ascii="Courier" w:eastAsia="Times New Roman" w:hAnsi="Courier"/>
            <w:color w:val="000000"/>
            <w:sz w:val="20"/>
            <w:szCs w:val="20"/>
            <w:lang w:val="en-US"/>
          </w:rPr>
          <w:t xml:space="preserve">  &lt;PhoneNumberList&gt;</w:t>
        </w:r>
      </w:ins>
    </w:p>
    <w:p w14:paraId="78100620" w14:textId="77777777" w:rsidR="00E43D0D" w:rsidRPr="00EF7196" w:rsidRDefault="00E43D0D" w:rsidP="00E43D0D">
      <w:pPr>
        <w:shd w:val="clear" w:color="auto" w:fill="FAFAFA"/>
        <w:rPr>
          <w:ins w:id="1692" w:author="Nick Nicholas" w:date="2017-11-20T16:45:00Z"/>
          <w:rFonts w:ascii="Courier" w:eastAsia="Times New Roman" w:hAnsi="Courier"/>
          <w:color w:val="000000"/>
          <w:sz w:val="20"/>
          <w:szCs w:val="20"/>
          <w:lang w:val="en-US"/>
        </w:rPr>
      </w:pPr>
      <w:ins w:id="1693" w:author="Nick Nicholas" w:date="2017-11-20T16:45:00Z">
        <w:r w:rsidRPr="00EF7196">
          <w:rPr>
            <w:rFonts w:ascii="Courier" w:eastAsia="Times New Roman" w:hAnsi="Courier"/>
            <w:color w:val="000000"/>
            <w:sz w:val="20"/>
            <w:szCs w:val="20"/>
            <w:lang w:val="en-US"/>
          </w:rPr>
          <w:t xml:space="preserve">    &lt;PhoneNumber Type="0096"&gt;</w:t>
        </w:r>
      </w:ins>
    </w:p>
    <w:p w14:paraId="19C7E2E7" w14:textId="77777777" w:rsidR="00E43D0D" w:rsidRPr="00EF7196" w:rsidRDefault="00E43D0D" w:rsidP="00E43D0D">
      <w:pPr>
        <w:shd w:val="clear" w:color="auto" w:fill="FAFAFA"/>
        <w:rPr>
          <w:ins w:id="1694" w:author="Nick Nicholas" w:date="2017-11-20T16:45:00Z"/>
          <w:rFonts w:ascii="Courier" w:eastAsia="Times New Roman" w:hAnsi="Courier"/>
          <w:color w:val="000000"/>
          <w:sz w:val="20"/>
          <w:szCs w:val="20"/>
          <w:lang w:val="en-US"/>
        </w:rPr>
      </w:pPr>
      <w:ins w:id="1695" w:author="Nick Nicholas" w:date="2017-11-20T16:45:00Z">
        <w:r w:rsidRPr="00EF7196">
          <w:rPr>
            <w:rFonts w:ascii="Courier" w:eastAsia="Times New Roman" w:hAnsi="Courier"/>
            <w:color w:val="000000"/>
            <w:sz w:val="20"/>
            <w:szCs w:val="20"/>
            <w:lang w:val="en-US"/>
          </w:rPr>
          <w:t xml:space="preserve">      &lt;Number</w:t>
        </w:r>
        <w:proofErr w:type="gramStart"/>
        <w:r w:rsidRPr="00EF7196">
          <w:rPr>
            <w:rFonts w:ascii="Courier" w:eastAsia="Times New Roman" w:hAnsi="Courier"/>
            <w:color w:val="000000"/>
            <w:sz w:val="20"/>
            <w:szCs w:val="20"/>
            <w:lang w:val="en-US"/>
          </w:rPr>
          <w:t>&gt;(</w:t>
        </w:r>
        <w:proofErr w:type="gramEnd"/>
        <w:r w:rsidRPr="00EF7196">
          <w:rPr>
            <w:rFonts w:ascii="Courier" w:eastAsia="Times New Roman" w:hAnsi="Courier"/>
            <w:color w:val="000000"/>
            <w:sz w:val="20"/>
            <w:szCs w:val="20"/>
            <w:lang w:val="en-US"/>
          </w:rPr>
          <w:t>02) 9555-0102&lt;/Number&gt;</w:t>
        </w:r>
      </w:ins>
    </w:p>
    <w:p w14:paraId="24587357" w14:textId="77777777" w:rsidR="00E43D0D" w:rsidRPr="00EF7196" w:rsidRDefault="00E43D0D" w:rsidP="00E43D0D">
      <w:pPr>
        <w:shd w:val="clear" w:color="auto" w:fill="FAFAFA"/>
        <w:rPr>
          <w:ins w:id="1696" w:author="Nick Nicholas" w:date="2017-11-20T16:45:00Z"/>
          <w:rFonts w:ascii="Courier" w:eastAsia="Times New Roman" w:hAnsi="Courier"/>
          <w:color w:val="000000"/>
          <w:sz w:val="20"/>
          <w:szCs w:val="20"/>
          <w:lang w:val="en-US"/>
        </w:rPr>
      </w:pPr>
      <w:ins w:id="1697" w:author="Nick Nicholas" w:date="2017-11-20T16:45:00Z">
        <w:r w:rsidRPr="00EF7196">
          <w:rPr>
            <w:rFonts w:ascii="Courier" w:eastAsia="Times New Roman" w:hAnsi="Courier"/>
            <w:color w:val="000000"/>
            <w:sz w:val="20"/>
            <w:szCs w:val="20"/>
            <w:lang w:val="en-US"/>
          </w:rPr>
          <w:t xml:space="preserve">    &lt;/PhoneNumber&gt;</w:t>
        </w:r>
      </w:ins>
    </w:p>
    <w:p w14:paraId="704D85A7" w14:textId="77777777" w:rsidR="00E43D0D" w:rsidRPr="00EF7196" w:rsidRDefault="00E43D0D" w:rsidP="00E43D0D">
      <w:pPr>
        <w:shd w:val="clear" w:color="auto" w:fill="FAFAFA"/>
        <w:rPr>
          <w:ins w:id="1698" w:author="Nick Nicholas" w:date="2017-11-20T16:45:00Z"/>
          <w:rFonts w:ascii="Courier" w:eastAsia="Times New Roman" w:hAnsi="Courier"/>
          <w:color w:val="000000"/>
          <w:sz w:val="20"/>
          <w:szCs w:val="20"/>
          <w:lang w:val="en-US"/>
        </w:rPr>
      </w:pPr>
      <w:ins w:id="1699" w:author="Nick Nicholas" w:date="2017-11-20T16:45:00Z">
        <w:r w:rsidRPr="00EF7196">
          <w:rPr>
            <w:rFonts w:ascii="Courier" w:eastAsia="Times New Roman" w:hAnsi="Courier"/>
            <w:color w:val="000000"/>
            <w:sz w:val="20"/>
            <w:szCs w:val="20"/>
            <w:lang w:val="en-US"/>
          </w:rPr>
          <w:t xml:space="preserve">  &lt;/PhoneNumberList&gt;</w:t>
        </w:r>
      </w:ins>
    </w:p>
    <w:p w14:paraId="690D4895" w14:textId="77777777" w:rsidR="00E43D0D" w:rsidRPr="001D0C0C" w:rsidRDefault="00E43D0D" w:rsidP="00E43D0D">
      <w:pPr>
        <w:rPr>
          <w:ins w:id="1700" w:author="Nick Nicholas" w:date="2017-11-20T16:45:00Z"/>
          <w:lang w:val="en-AU"/>
        </w:rPr>
      </w:pPr>
      <w:ins w:id="1701" w:author="Nick Nicholas" w:date="2017-11-20T16:45:00Z">
        <w:r w:rsidRPr="00EF7196">
          <w:rPr>
            <w:lang w:val="en-US"/>
          </w:rPr>
          <w:t xml:space="preserve">    &lt;/authorityContact&gt;</w:t>
        </w:r>
      </w:ins>
    </w:p>
    <w:p w14:paraId="005AB316" w14:textId="47A65C55" w:rsidR="00E43D0D" w:rsidRDefault="00E43D0D" w:rsidP="00852ADC">
      <w:pPr>
        <w:rPr>
          <w:ins w:id="1702" w:author="Nick Nicholas" w:date="2017-11-20T16:44:00Z"/>
          <w:lang w:val="en-US"/>
        </w:rPr>
      </w:pPr>
      <w:ins w:id="1703" w:author="Nick Nicholas" w:date="2017-11-20T16:44:00Z">
        <w:r>
          <w:rPr>
            <w:lang w:val="en-US"/>
          </w:rPr>
          <w:t>&lt;/Credential&gt;</w:t>
        </w:r>
      </w:ins>
    </w:p>
    <w:p w14:paraId="61099885" w14:textId="77777777" w:rsidR="00E43D0D" w:rsidRDefault="00E43D0D" w:rsidP="00852ADC">
      <w:pPr>
        <w:rPr>
          <w:ins w:id="1704" w:author="Nick Nicholas" w:date="2017-11-20T16:44:00Z"/>
          <w:lang w:val="en-US"/>
        </w:rPr>
      </w:pPr>
    </w:p>
    <w:p w14:paraId="3AAFF458" w14:textId="68D9511F" w:rsidR="00404F40" w:rsidRPr="00EF7196" w:rsidRDefault="00404F40" w:rsidP="00404F40">
      <w:pPr>
        <w:rPr>
          <w:ins w:id="1705" w:author="Nick Nicholas" w:date="2017-11-20T16:46:00Z"/>
          <w:lang w:val="en-US"/>
        </w:rPr>
      </w:pPr>
      <w:ins w:id="1706" w:author="Nick Nicholas" w:date="2017-11-20T16:46:00Z">
        <w:r w:rsidRPr="00EF7196">
          <w:rPr>
            <w:lang w:val="en-US"/>
          </w:rPr>
          <w:t xml:space="preserve">    &lt;</w:t>
        </w:r>
        <w:r w:rsidR="00E469EC">
          <w:rPr>
            <w:lang w:val="en-US"/>
          </w:rPr>
          <w:t>Attainment RefID= “</w:t>
        </w:r>
      </w:ins>
      <w:ins w:id="1707" w:author="Nick Nicholas" w:date="2017-11-20T16:51:00Z">
        <w:r w:rsidR="00572910">
          <w:rPr>
            <w:lang w:val="en-US"/>
          </w:rPr>
          <w:t>COURSEUNIT-ATTAINMENT</w:t>
        </w:r>
      </w:ins>
      <w:ins w:id="1708" w:author="Nick Nicholas" w:date="2017-11-20T16:46:00Z">
        <w:r w:rsidR="00E469EC">
          <w:rPr>
            <w:lang w:val="en-US"/>
          </w:rPr>
          <w:t>-GUID”</w:t>
        </w:r>
        <w:r w:rsidRPr="00EF7196">
          <w:rPr>
            <w:lang w:val="en-US"/>
          </w:rPr>
          <w:t>&gt;</w:t>
        </w:r>
      </w:ins>
    </w:p>
    <w:p w14:paraId="0B3DA438" w14:textId="402B13B6" w:rsidR="00404F40" w:rsidRPr="00EF7196" w:rsidRDefault="00404F40" w:rsidP="00404F40">
      <w:pPr>
        <w:rPr>
          <w:ins w:id="1709" w:author="Nick Nicholas" w:date="2017-11-20T16:46:00Z"/>
          <w:lang w:val="en-US"/>
        </w:rPr>
      </w:pPr>
      <w:proofErr w:type="gramStart"/>
      <w:ins w:id="1710" w:author="Nick Nicholas" w:date="2017-11-20T16:46:00Z">
        <w:r w:rsidRPr="00EF7196">
          <w:rPr>
            <w:lang w:val="en-US"/>
          </w:rPr>
          <w:t>&lt;!</w:t>
        </w:r>
      </w:ins>
      <w:ins w:id="1711" w:author="Nick Nicholas" w:date="2017-11-20T16:47:00Z">
        <w:r w:rsidR="00503BA3">
          <w:rPr>
            <w:lang w:val="en-US"/>
          </w:rPr>
          <w:t>—</w:t>
        </w:r>
        <w:proofErr w:type="gramEnd"/>
        <w:r w:rsidR="00503BA3">
          <w:rPr>
            <w:lang w:val="en-US"/>
          </w:rPr>
          <w:t>Attainment for a</w:t>
        </w:r>
      </w:ins>
      <w:ins w:id="1712" w:author="Nick Nicholas" w:date="2017-11-20T16:46:00Z">
        <w:r w:rsidR="00503BA3">
          <w:rPr>
            <w:lang w:val="en-US"/>
          </w:rPr>
          <w:t xml:space="preserve"> subject</w:t>
        </w:r>
        <w:r w:rsidRPr="00EF7196">
          <w:rPr>
            <w:lang w:val="en-US"/>
          </w:rPr>
          <w:t xml:space="preserve"> the student has enrolled in, outside the context of a course --&gt; </w:t>
        </w:r>
      </w:ins>
    </w:p>
    <w:p w14:paraId="47CFE565" w14:textId="78B22FD3" w:rsidR="00404F40" w:rsidRDefault="00503BA3" w:rsidP="00404F40">
      <w:pPr>
        <w:rPr>
          <w:ins w:id="1713" w:author="Nick Nicholas" w:date="2017-11-20T16:48:00Z"/>
          <w:lang w:val="en-US"/>
        </w:rPr>
      </w:pPr>
      <w:ins w:id="1714" w:author="Nick Nicholas" w:date="2017-11-20T16:48:00Z">
        <w:r>
          <w:rPr>
            <w:lang w:val="en-US"/>
          </w:rPr>
          <w:t xml:space="preserve">       </w:t>
        </w:r>
      </w:ins>
      <w:ins w:id="1715" w:author="Nick Nicholas" w:date="2017-11-20T16:46:00Z">
        <w:r w:rsidR="00404F40" w:rsidRPr="00EF7196">
          <w:rPr>
            <w:lang w:val="en-US"/>
          </w:rPr>
          <w:t>&lt;</w:t>
        </w:r>
      </w:ins>
      <w:ins w:id="1716" w:author="Nick Nicholas" w:date="2017-11-20T16:48:00Z">
        <w:r>
          <w:rPr>
            <w:lang w:val="en-US"/>
          </w:rPr>
          <w:t>TaskRefID</w:t>
        </w:r>
      </w:ins>
      <w:ins w:id="1717" w:author="Nick Nicholas" w:date="2017-11-20T16:46:00Z">
        <w:r w:rsidR="00404F40" w:rsidRPr="00EF7196">
          <w:rPr>
            <w:lang w:val="en-US"/>
          </w:rPr>
          <w:t>&gt;f0000000-00000&lt;/</w:t>
        </w:r>
      </w:ins>
      <w:ins w:id="1718" w:author="Nick Nicholas" w:date="2017-11-20T16:48:00Z">
        <w:r w:rsidRPr="00503BA3">
          <w:rPr>
            <w:lang w:val="en-US"/>
          </w:rPr>
          <w:t xml:space="preserve"> </w:t>
        </w:r>
        <w:r>
          <w:rPr>
            <w:lang w:val="en-US"/>
          </w:rPr>
          <w:t>TaskRefID</w:t>
        </w:r>
        <w:r w:rsidRPr="00EF7196">
          <w:rPr>
            <w:lang w:val="en-US"/>
          </w:rPr>
          <w:t xml:space="preserve"> </w:t>
        </w:r>
      </w:ins>
      <w:ins w:id="1719" w:author="Nick Nicholas" w:date="2017-11-20T16:46:00Z">
        <w:r w:rsidR="00404F40" w:rsidRPr="00EF7196">
          <w:rPr>
            <w:lang w:val="en-US"/>
          </w:rPr>
          <w:t>&gt;</w:t>
        </w:r>
      </w:ins>
    </w:p>
    <w:p w14:paraId="66E1B11A" w14:textId="545514BD" w:rsidR="00503BA3" w:rsidRPr="00EF7196" w:rsidRDefault="00503BA3" w:rsidP="00404F40">
      <w:pPr>
        <w:rPr>
          <w:ins w:id="1720" w:author="Nick Nicholas" w:date="2017-11-20T16:46:00Z"/>
          <w:lang w:val="en-US"/>
        </w:rPr>
      </w:pPr>
      <w:ins w:id="1721" w:author="Nick Nicholas" w:date="2017-11-20T16:48:00Z">
        <w:r>
          <w:rPr>
            <w:lang w:val="en-US"/>
          </w:rPr>
          <w:t xml:space="preserve">       &lt;TaskType&gt;CourseUnit&lt;/TaskType&gt;</w:t>
        </w:r>
      </w:ins>
    </w:p>
    <w:p w14:paraId="0DA03EB1" w14:textId="77777777" w:rsidR="00404F40" w:rsidRPr="00EF7196" w:rsidRDefault="00404F40" w:rsidP="00404F40">
      <w:pPr>
        <w:rPr>
          <w:ins w:id="1722" w:author="Nick Nicholas" w:date="2017-11-20T16:46:00Z"/>
          <w:lang w:val="en-US"/>
        </w:rPr>
      </w:pPr>
      <w:ins w:id="1723" w:author="Nick Nicholas" w:date="2017-11-20T16:46:00Z">
        <w:r w:rsidRPr="00EF7196">
          <w:rPr>
            <w:lang w:val="en-US"/>
          </w:rPr>
          <w:t xml:space="preserve">       </w:t>
        </w:r>
        <w:proofErr w:type="gramStart"/>
        <w:r w:rsidRPr="00EF7196">
          <w:rPr>
            <w:lang w:val="en-US"/>
          </w:rPr>
          <w:t>&lt;!—</w:t>
        </w:r>
        <w:proofErr w:type="gramEnd"/>
        <w:r w:rsidRPr="00EF7196">
          <w:rPr>
            <w:lang w:val="en-US"/>
          </w:rPr>
          <w:t xml:space="preserve">need to model classes distinct from courses, teachinggroups, timetablesubejcts: they are not specific to a school and are not instances </w:t>
        </w:r>
        <w:r>
          <w:sym w:font="Wingdings" w:char="F0E0"/>
        </w:r>
      </w:ins>
    </w:p>
    <w:p w14:paraId="5791CE76" w14:textId="77777777" w:rsidR="00404F40" w:rsidRPr="00EF7196" w:rsidRDefault="00404F40" w:rsidP="00404F40">
      <w:pPr>
        <w:rPr>
          <w:ins w:id="1724" w:author="Nick Nicholas" w:date="2017-11-20T16:46:00Z"/>
          <w:lang w:val="en-US"/>
        </w:rPr>
      </w:pPr>
      <w:ins w:id="1725" w:author="Nick Nicholas" w:date="2017-11-20T16:46:00Z">
        <w:r w:rsidRPr="00EF7196">
          <w:rPr>
            <w:lang w:val="en-US"/>
          </w:rPr>
          <w:t xml:space="preserve">        &lt;name&gt;English&lt;/name&gt;</w:t>
        </w:r>
      </w:ins>
    </w:p>
    <w:p w14:paraId="3B95E002" w14:textId="51773F27" w:rsidR="00503BA3" w:rsidRDefault="00404F40" w:rsidP="00404F40">
      <w:pPr>
        <w:rPr>
          <w:ins w:id="1726" w:author="Nick Nicholas" w:date="2017-11-20T16:50:00Z"/>
          <w:lang w:val="en-US"/>
        </w:rPr>
      </w:pPr>
      <w:ins w:id="1727" w:author="Nick Nicholas" w:date="2017-11-20T16:46:00Z">
        <w:r w:rsidRPr="00EF7196">
          <w:rPr>
            <w:lang w:val="en-US"/>
          </w:rPr>
          <w:t xml:space="preserve">        &lt;yearLevel&gt;&lt;code&gt;12&lt;/code&gt;&lt;/yearLevel</w:t>
        </w:r>
        <w:r w:rsidR="007B276D">
          <w:rPr>
            <w:lang w:val="en-US"/>
          </w:rPr>
          <w:t>&gt;</w:t>
        </w:r>
      </w:ins>
    </w:p>
    <w:p w14:paraId="6CDAB2C3" w14:textId="693F3121" w:rsidR="007B276D" w:rsidRPr="00EF7196" w:rsidRDefault="007B276D" w:rsidP="00404F40">
      <w:pPr>
        <w:rPr>
          <w:ins w:id="1728" w:author="Nick Nicholas" w:date="2017-11-20T16:46:00Z"/>
          <w:lang w:val="en-US"/>
        </w:rPr>
      </w:pPr>
      <w:ins w:id="1729" w:author="Nick Nicholas" w:date="2017-11-20T16:50:00Z">
        <w:r>
          <w:rPr>
            <w:lang w:val="en-US"/>
          </w:rPr>
          <w:t xml:space="preserve">       &lt;scoreList&gt;</w:t>
        </w:r>
      </w:ins>
    </w:p>
    <w:p w14:paraId="183C1DB1" w14:textId="6566BFF1" w:rsidR="00404F40" w:rsidRDefault="00404F40" w:rsidP="00404F40">
      <w:pPr>
        <w:rPr>
          <w:ins w:id="1730" w:author="Nick Nicholas" w:date="2017-11-20T16:50:00Z"/>
          <w:lang w:val="en-US"/>
        </w:rPr>
      </w:pPr>
      <w:ins w:id="1731" w:author="Nick Nicholas" w:date="2017-11-20T16:46:00Z">
        <w:r w:rsidRPr="00EF7196">
          <w:rPr>
            <w:lang w:val="en-US"/>
          </w:rPr>
          <w:t xml:space="preserve">       &lt;</w:t>
        </w:r>
      </w:ins>
      <w:ins w:id="1732" w:author="Nick Nicholas" w:date="2017-11-20T16:49:00Z">
        <w:r w:rsidR="007B276D">
          <w:rPr>
            <w:lang w:val="en-US"/>
          </w:rPr>
          <w:t>score</w:t>
        </w:r>
      </w:ins>
      <w:ins w:id="1733" w:author="Nick Nicholas" w:date="2017-11-20T16:46:00Z">
        <w:r w:rsidRPr="00EF7196">
          <w:rPr>
            <w:lang w:val="en-US"/>
          </w:rPr>
          <w:t>&gt;&lt;percentage&gt;67&lt;/percentage&gt;&lt;/</w:t>
        </w:r>
      </w:ins>
      <w:ins w:id="1734" w:author="Nick Nicholas" w:date="2017-11-20T16:49:00Z">
        <w:r w:rsidR="007B276D">
          <w:rPr>
            <w:lang w:val="en-US"/>
          </w:rPr>
          <w:t>score</w:t>
        </w:r>
      </w:ins>
      <w:ins w:id="1735" w:author="Nick Nicholas" w:date="2017-11-20T16:46:00Z">
        <w:r w:rsidRPr="00EF7196">
          <w:rPr>
            <w:lang w:val="en-US"/>
          </w:rPr>
          <w:t>&gt;</w:t>
        </w:r>
      </w:ins>
    </w:p>
    <w:p w14:paraId="384CA99D" w14:textId="1094053D" w:rsidR="007B276D" w:rsidRPr="00EF7196" w:rsidRDefault="007B276D" w:rsidP="00404F40">
      <w:pPr>
        <w:rPr>
          <w:ins w:id="1736" w:author="Nick Nicholas" w:date="2017-11-20T16:46:00Z"/>
          <w:lang w:val="en-AU"/>
        </w:rPr>
      </w:pPr>
      <w:ins w:id="1737" w:author="Nick Nicholas" w:date="2017-11-20T16:50:00Z">
        <w:r>
          <w:rPr>
            <w:lang w:val="en-US"/>
          </w:rPr>
          <w:t xml:space="preserve">       &lt;/ScoreList&gt;</w:t>
        </w:r>
      </w:ins>
    </w:p>
    <w:p w14:paraId="554BDA3A" w14:textId="77777777" w:rsidR="00404F40" w:rsidRPr="00EF7196" w:rsidRDefault="00404F40" w:rsidP="00404F40">
      <w:pPr>
        <w:rPr>
          <w:ins w:id="1738" w:author="Nick Nicholas" w:date="2017-11-20T16:46:00Z"/>
          <w:lang w:val="en-US"/>
        </w:rPr>
      </w:pPr>
      <w:ins w:id="1739" w:author="Nick Nicholas" w:date="2017-11-20T16:46:00Z">
        <w:r w:rsidRPr="00EF7196">
          <w:rPr>
            <w:lang w:val="en-US"/>
          </w:rPr>
          <w:t xml:space="preserve">        &lt;credit&gt;</w:t>
        </w:r>
      </w:ins>
    </w:p>
    <w:p w14:paraId="59FFD57C" w14:textId="77777777" w:rsidR="00404F40" w:rsidRPr="00EF7196" w:rsidRDefault="00404F40" w:rsidP="00404F40">
      <w:pPr>
        <w:rPr>
          <w:ins w:id="1740" w:author="Nick Nicholas" w:date="2017-11-20T16:46:00Z"/>
          <w:lang w:val="en-US"/>
        </w:rPr>
      </w:pPr>
      <w:ins w:id="1741" w:author="Nick Nicholas" w:date="2017-11-20T16:46:00Z">
        <w:r w:rsidRPr="00EF7196">
          <w:rPr>
            <w:lang w:val="en-US"/>
          </w:rPr>
          <w:t xml:space="preserve">          &lt;unit&gt;hours&lt;/unit&gt;&lt;value&gt;8&lt;/value&gt;</w:t>
        </w:r>
      </w:ins>
    </w:p>
    <w:p w14:paraId="46ADDDE6" w14:textId="77777777" w:rsidR="00404F40" w:rsidRPr="00EF7196" w:rsidRDefault="00404F40" w:rsidP="00404F40">
      <w:pPr>
        <w:rPr>
          <w:ins w:id="1742" w:author="Nick Nicholas" w:date="2017-11-20T16:46:00Z"/>
          <w:lang w:val="en-US"/>
        </w:rPr>
      </w:pPr>
      <w:ins w:id="1743" w:author="Nick Nicholas" w:date="2017-11-20T16:46:00Z">
        <w:r w:rsidRPr="00EF7196">
          <w:rPr>
            <w:lang w:val="en-US"/>
          </w:rPr>
          <w:t xml:space="preserve">        &lt;/credit&gt;</w:t>
        </w:r>
      </w:ins>
    </w:p>
    <w:p w14:paraId="172690F5" w14:textId="77777777" w:rsidR="00404F40" w:rsidRPr="00EF7196" w:rsidRDefault="00404F40" w:rsidP="00404F40">
      <w:pPr>
        <w:rPr>
          <w:ins w:id="1744" w:author="Nick Nicholas" w:date="2017-11-20T16:46:00Z"/>
          <w:lang w:val="en-US"/>
        </w:rPr>
      </w:pPr>
      <w:ins w:id="1745" w:author="Nick Nicholas" w:date="2017-11-20T16:46:00Z">
        <w:r w:rsidRPr="00EF7196">
          <w:rPr>
            <w:lang w:val="en-US"/>
          </w:rPr>
          <w:t xml:space="preserve">       &lt;CredentialLearningStandardList&gt;</w:t>
        </w:r>
      </w:ins>
    </w:p>
    <w:p w14:paraId="3D93B6A9" w14:textId="77777777" w:rsidR="00404F40" w:rsidRPr="00EF7196" w:rsidRDefault="00404F40" w:rsidP="00404F40">
      <w:pPr>
        <w:rPr>
          <w:ins w:id="1746" w:author="Nick Nicholas" w:date="2017-11-20T16:46:00Z"/>
          <w:lang w:val="en-US"/>
        </w:rPr>
      </w:pPr>
      <w:ins w:id="1747" w:author="Nick Nicholas" w:date="2017-11-20T16:46:00Z">
        <w:r w:rsidRPr="00EF7196">
          <w:rPr>
            <w:lang w:val="en-US"/>
          </w:rPr>
          <w:t xml:space="preserve">        &lt;CredentialLearningStandard&gt;</w:t>
        </w:r>
      </w:ins>
    </w:p>
    <w:p w14:paraId="66D338F3" w14:textId="77777777" w:rsidR="00404F40" w:rsidRPr="00EF7196" w:rsidRDefault="00404F40" w:rsidP="00404F40">
      <w:pPr>
        <w:rPr>
          <w:ins w:id="1748" w:author="Nick Nicholas" w:date="2017-11-20T16:46:00Z"/>
          <w:lang w:val="en-US"/>
        </w:rPr>
      </w:pPr>
      <w:ins w:id="1749" w:author="Nick Nicholas" w:date="2017-11-20T16:46:00Z">
        <w:r w:rsidRPr="00EF7196">
          <w:rPr>
            <w:lang w:val="en-US"/>
          </w:rPr>
          <w:t xml:space="preserve">        &lt;learningStandard&gt;</w:t>
        </w:r>
      </w:ins>
    </w:p>
    <w:p w14:paraId="503CAE06" w14:textId="77777777" w:rsidR="00404F40" w:rsidRPr="00EF7196" w:rsidRDefault="00404F40" w:rsidP="00404F40">
      <w:pPr>
        <w:rPr>
          <w:ins w:id="1750" w:author="Nick Nicholas" w:date="2017-11-20T16:46:00Z"/>
          <w:lang w:val="en-US"/>
        </w:rPr>
      </w:pPr>
      <w:ins w:id="1751" w:author="Nick Nicholas" w:date="2017-11-20T16:46:00Z">
        <w:r w:rsidRPr="00EF7196">
          <w:rPr>
            <w:lang w:val="en-US"/>
          </w:rPr>
          <w:t xml:space="preserve">          &lt;learningStandardUrl&gt;http://australiancurriculum.edu.au/ACE432&lt;/learningStandardUrl</w:t>
        </w:r>
        <w:r w:rsidRPr="00EF7196" w:rsidDel="00C74EA2">
          <w:rPr>
            <w:lang w:val="en-US"/>
          </w:rPr>
          <w:t xml:space="preserve"> </w:t>
        </w:r>
        <w:r w:rsidRPr="00EF7196">
          <w:rPr>
            <w:lang w:val="en-US"/>
          </w:rPr>
          <w:t>&gt;</w:t>
        </w:r>
      </w:ins>
    </w:p>
    <w:p w14:paraId="42ECFDA9" w14:textId="77777777" w:rsidR="00404F40" w:rsidRPr="00EF7196" w:rsidRDefault="00404F40" w:rsidP="00404F40">
      <w:pPr>
        <w:rPr>
          <w:ins w:id="1752" w:author="Nick Nicholas" w:date="2017-11-20T16:46:00Z"/>
          <w:lang w:val="en-US"/>
        </w:rPr>
      </w:pPr>
      <w:ins w:id="1753" w:author="Nick Nicholas" w:date="2017-11-20T16:46:00Z">
        <w:r w:rsidRPr="00EF7196">
          <w:rPr>
            <w:lang w:val="en-US"/>
          </w:rPr>
          <w:t xml:space="preserve">         &lt;/learningStandard&gt;</w:t>
        </w:r>
      </w:ins>
    </w:p>
    <w:p w14:paraId="18CC224D" w14:textId="77777777" w:rsidR="00404F40" w:rsidRPr="00EF7196" w:rsidRDefault="00404F40" w:rsidP="00404F40">
      <w:pPr>
        <w:rPr>
          <w:ins w:id="1754" w:author="Nick Nicholas" w:date="2017-11-20T16:46:00Z"/>
          <w:lang w:val="en-US"/>
        </w:rPr>
      </w:pPr>
      <w:ins w:id="1755" w:author="Nick Nicholas" w:date="2017-11-20T16:46:00Z">
        <w:r w:rsidRPr="00EF7196">
          <w:rPr>
            <w:lang w:val="en-US"/>
          </w:rPr>
          <w:t xml:space="preserve">           &lt;credit&gt;</w:t>
        </w:r>
      </w:ins>
    </w:p>
    <w:p w14:paraId="6A4C98A5" w14:textId="77777777" w:rsidR="00404F40" w:rsidRPr="00EF7196" w:rsidRDefault="00404F40" w:rsidP="00404F40">
      <w:pPr>
        <w:rPr>
          <w:ins w:id="1756" w:author="Nick Nicholas" w:date="2017-11-20T16:46:00Z"/>
          <w:lang w:val="en-US"/>
        </w:rPr>
      </w:pPr>
      <w:ins w:id="1757" w:author="Nick Nicholas" w:date="2017-11-20T16:46:00Z">
        <w:r w:rsidRPr="00EF7196">
          <w:rPr>
            <w:lang w:val="en-US"/>
          </w:rPr>
          <w:t xml:space="preserve">            &lt;unit&gt; points&lt;/unit&gt;&lt;value&gt;2&lt;/value&gt;</w:t>
        </w:r>
      </w:ins>
    </w:p>
    <w:p w14:paraId="1788E662" w14:textId="77777777" w:rsidR="00404F40" w:rsidRPr="00EF7196" w:rsidRDefault="00404F40" w:rsidP="00404F40">
      <w:pPr>
        <w:rPr>
          <w:ins w:id="1758" w:author="Nick Nicholas" w:date="2017-11-20T16:46:00Z"/>
          <w:lang w:val="en-US"/>
        </w:rPr>
      </w:pPr>
      <w:ins w:id="1759" w:author="Nick Nicholas" w:date="2017-11-20T16:46:00Z">
        <w:r w:rsidRPr="00EF7196">
          <w:rPr>
            <w:lang w:val="en-US"/>
          </w:rPr>
          <w:t xml:space="preserve">           &lt;/credit&gt;</w:t>
        </w:r>
      </w:ins>
    </w:p>
    <w:p w14:paraId="79FAFB6A" w14:textId="77777777" w:rsidR="00404F40" w:rsidRPr="00EF7196" w:rsidRDefault="00404F40" w:rsidP="00404F40">
      <w:pPr>
        <w:rPr>
          <w:ins w:id="1760" w:author="Nick Nicholas" w:date="2017-11-20T16:46:00Z"/>
          <w:lang w:val="en-US"/>
        </w:rPr>
      </w:pPr>
      <w:ins w:id="1761" w:author="Nick Nicholas" w:date="2017-11-20T16:46:00Z">
        <w:r w:rsidRPr="00EF7196">
          <w:rPr>
            <w:lang w:val="en-US"/>
          </w:rPr>
          <w:t xml:space="preserve">        &lt;/learningStandard&gt;</w:t>
        </w:r>
      </w:ins>
    </w:p>
    <w:p w14:paraId="2C8C0C18" w14:textId="77777777" w:rsidR="00404F40" w:rsidRPr="00EF7196" w:rsidRDefault="00404F40" w:rsidP="00404F40">
      <w:pPr>
        <w:rPr>
          <w:ins w:id="1762" w:author="Nick Nicholas" w:date="2017-11-20T16:46:00Z"/>
          <w:lang w:val="en-US"/>
        </w:rPr>
      </w:pPr>
      <w:ins w:id="1763" w:author="Nick Nicholas" w:date="2017-11-20T16:46:00Z">
        <w:r w:rsidRPr="00EF7196">
          <w:rPr>
            <w:lang w:val="en-US"/>
          </w:rPr>
          <w:t xml:space="preserve">       &lt;/CredentialLearningStandardList</w:t>
        </w:r>
        <w:r w:rsidRPr="00EF7196" w:rsidDel="00C728E1">
          <w:rPr>
            <w:lang w:val="en-US"/>
          </w:rPr>
          <w:t xml:space="preserve"> </w:t>
        </w:r>
        <w:r w:rsidRPr="00EF7196">
          <w:rPr>
            <w:lang w:val="en-US"/>
          </w:rPr>
          <w:t>&gt;</w:t>
        </w:r>
      </w:ins>
    </w:p>
    <w:p w14:paraId="2F0ACCF9" w14:textId="4AA43841" w:rsidR="00404F40" w:rsidRPr="00EF7196" w:rsidRDefault="00404F40" w:rsidP="00404F40">
      <w:pPr>
        <w:rPr>
          <w:ins w:id="1764" w:author="Nick Nicholas" w:date="2017-11-20T16:46:00Z"/>
          <w:lang w:val="en-US"/>
        </w:rPr>
      </w:pPr>
      <w:ins w:id="1765" w:author="Nick Nicholas" w:date="2017-11-20T16:46:00Z">
        <w:r w:rsidRPr="00EF7196">
          <w:rPr>
            <w:lang w:val="en-US"/>
          </w:rPr>
          <w:t>&lt;/</w:t>
        </w:r>
      </w:ins>
      <w:ins w:id="1766" w:author="Nick Nicholas" w:date="2017-11-20T16:47:00Z">
        <w:r w:rsidR="00503BA3">
          <w:rPr>
            <w:lang w:val="en-US"/>
          </w:rPr>
          <w:t>Attainment</w:t>
        </w:r>
      </w:ins>
      <w:ins w:id="1767" w:author="Nick Nicholas" w:date="2017-11-20T16:46:00Z">
        <w:r w:rsidRPr="00EF7196">
          <w:rPr>
            <w:lang w:val="en-US"/>
          </w:rPr>
          <w:t>&gt;</w:t>
        </w:r>
      </w:ins>
    </w:p>
    <w:p w14:paraId="482D0A92" w14:textId="77777777" w:rsidR="00E43D0D" w:rsidRDefault="00E43D0D" w:rsidP="00852ADC">
      <w:pPr>
        <w:rPr>
          <w:ins w:id="1768" w:author="Nick Nicholas" w:date="2017-11-20T16:44:00Z"/>
          <w:lang w:val="en-US"/>
        </w:rPr>
      </w:pPr>
    </w:p>
    <w:p w14:paraId="3D30406A" w14:textId="50E6CCA0" w:rsidR="007B276D" w:rsidRPr="00EF7196" w:rsidRDefault="007B276D" w:rsidP="007B276D">
      <w:pPr>
        <w:rPr>
          <w:ins w:id="1769" w:author="Nick Nicholas" w:date="2017-11-20T16:50:00Z"/>
          <w:lang w:val="en-US"/>
        </w:rPr>
      </w:pPr>
      <w:ins w:id="1770" w:author="Nick Nicholas" w:date="2017-11-20T16:50:00Z">
        <w:r w:rsidRPr="00EF7196">
          <w:rPr>
            <w:lang w:val="en-US"/>
          </w:rPr>
          <w:t xml:space="preserve">    &lt;</w:t>
        </w:r>
        <w:r>
          <w:rPr>
            <w:lang w:val="en-US"/>
          </w:rPr>
          <w:t>Attainment RefID= “</w:t>
        </w:r>
      </w:ins>
      <w:ins w:id="1771" w:author="Nick Nicholas" w:date="2017-11-20T16:51:00Z">
        <w:r w:rsidR="007263CC">
          <w:rPr>
            <w:lang w:val="en-US"/>
          </w:rPr>
          <w:t>ASSESSMENT-</w:t>
        </w:r>
      </w:ins>
      <w:ins w:id="1772" w:author="Nick Nicholas" w:date="2017-11-20T16:50:00Z">
        <w:r>
          <w:rPr>
            <w:lang w:val="en-US"/>
          </w:rPr>
          <w:t>ATTAINMENT-GUID”</w:t>
        </w:r>
        <w:r w:rsidRPr="00EF7196">
          <w:rPr>
            <w:lang w:val="en-US"/>
          </w:rPr>
          <w:t>&gt;</w:t>
        </w:r>
      </w:ins>
    </w:p>
    <w:p w14:paraId="7F240915" w14:textId="77777777" w:rsidR="007B276D" w:rsidRPr="00EF7196" w:rsidRDefault="007B276D" w:rsidP="007B276D">
      <w:pPr>
        <w:rPr>
          <w:ins w:id="1773" w:author="Nick Nicholas" w:date="2017-11-20T16:50:00Z"/>
          <w:lang w:val="en-US"/>
        </w:rPr>
      </w:pPr>
      <w:proofErr w:type="gramStart"/>
      <w:ins w:id="1774" w:author="Nick Nicholas" w:date="2017-11-20T16:50:00Z">
        <w:r w:rsidRPr="00EF7196">
          <w:rPr>
            <w:lang w:val="en-US"/>
          </w:rPr>
          <w:t>&lt;!</w:t>
        </w:r>
        <w:r>
          <w:rPr>
            <w:lang w:val="en-US"/>
          </w:rPr>
          <w:t>—</w:t>
        </w:r>
        <w:proofErr w:type="gramEnd"/>
        <w:r>
          <w:rPr>
            <w:lang w:val="en-US"/>
          </w:rPr>
          <w:t>Attainment for a subject</w:t>
        </w:r>
        <w:r w:rsidRPr="00EF7196">
          <w:rPr>
            <w:lang w:val="en-US"/>
          </w:rPr>
          <w:t xml:space="preserve"> the student has enrolled in, outside the context of a course --&gt; </w:t>
        </w:r>
      </w:ins>
    </w:p>
    <w:p w14:paraId="247D5E05" w14:textId="464E96DD" w:rsidR="007B276D" w:rsidRDefault="007B276D" w:rsidP="007B276D">
      <w:pPr>
        <w:rPr>
          <w:ins w:id="1775" w:author="Nick Nicholas" w:date="2017-11-20T16:50:00Z"/>
          <w:lang w:val="en-US"/>
        </w:rPr>
      </w:pPr>
      <w:ins w:id="1776" w:author="Nick Nicholas" w:date="2017-11-20T16:50:00Z">
        <w:r>
          <w:rPr>
            <w:lang w:val="en-US"/>
          </w:rPr>
          <w:t xml:space="preserve">       </w:t>
        </w:r>
        <w:r w:rsidRPr="00EF7196">
          <w:rPr>
            <w:lang w:val="en-US"/>
          </w:rPr>
          <w:t>&lt;</w:t>
        </w:r>
        <w:r>
          <w:rPr>
            <w:lang w:val="en-US"/>
          </w:rPr>
          <w:t>TaskRefID</w:t>
        </w:r>
        <w:r w:rsidRPr="00EF7196">
          <w:rPr>
            <w:lang w:val="en-US"/>
          </w:rPr>
          <w:t>&gt;f000000</w:t>
        </w:r>
      </w:ins>
      <w:ins w:id="1777" w:author="Nick Nicholas" w:date="2017-11-20T16:51:00Z">
        <w:r w:rsidR="00C411BF">
          <w:rPr>
            <w:lang w:val="en-US"/>
          </w:rPr>
          <w:t>1</w:t>
        </w:r>
      </w:ins>
      <w:ins w:id="1778" w:author="Nick Nicholas" w:date="2017-11-20T16:50:00Z">
        <w:r w:rsidRPr="00EF7196">
          <w:rPr>
            <w:lang w:val="en-US"/>
          </w:rPr>
          <w:t>-00000&lt;/</w:t>
        </w:r>
        <w:r w:rsidRPr="00503BA3">
          <w:rPr>
            <w:lang w:val="en-US"/>
          </w:rPr>
          <w:t xml:space="preserve"> </w:t>
        </w:r>
        <w:r>
          <w:rPr>
            <w:lang w:val="en-US"/>
          </w:rPr>
          <w:t>TaskRefID</w:t>
        </w:r>
        <w:r w:rsidRPr="00EF7196">
          <w:rPr>
            <w:lang w:val="en-US"/>
          </w:rPr>
          <w:t xml:space="preserve"> &gt;</w:t>
        </w:r>
      </w:ins>
    </w:p>
    <w:p w14:paraId="788CB52A" w14:textId="5DAC273C" w:rsidR="007B276D" w:rsidRPr="00EF7196" w:rsidRDefault="007B276D" w:rsidP="007B276D">
      <w:pPr>
        <w:rPr>
          <w:ins w:id="1779" w:author="Nick Nicholas" w:date="2017-11-20T16:50:00Z"/>
          <w:lang w:val="en-US"/>
        </w:rPr>
      </w:pPr>
      <w:ins w:id="1780" w:author="Nick Nicholas" w:date="2017-11-20T16:50:00Z">
        <w:r>
          <w:rPr>
            <w:lang w:val="en-US"/>
          </w:rPr>
          <w:t xml:space="preserve">       &lt;TaskType&gt;Assessment&lt;/TaskType&gt;</w:t>
        </w:r>
      </w:ins>
    </w:p>
    <w:p w14:paraId="44E11051" w14:textId="7D7AD8C3" w:rsidR="007B276D" w:rsidRPr="00EF7196" w:rsidRDefault="007B276D" w:rsidP="007B276D">
      <w:pPr>
        <w:rPr>
          <w:ins w:id="1781" w:author="Nick Nicholas" w:date="2017-11-20T16:49:00Z"/>
          <w:lang w:val="en-US"/>
        </w:rPr>
      </w:pPr>
      <w:ins w:id="1782" w:author="Nick Nicholas" w:date="2017-11-20T16:49:00Z">
        <w:r w:rsidRPr="00EF7196">
          <w:rPr>
            <w:lang w:val="en-US"/>
          </w:rPr>
          <w:t xml:space="preserve">         </w:t>
        </w:r>
        <w:proofErr w:type="gramStart"/>
        <w:r w:rsidRPr="00EF7196">
          <w:rPr>
            <w:lang w:val="en-US"/>
          </w:rPr>
          <w:t>&lt;</w:t>
        </w:r>
      </w:ins>
      <w:ins w:id="1783" w:author="Nick Nicholas" w:date="2017-11-20T16:50:00Z">
        <w:r>
          <w:rPr>
            <w:lang w:val="en-US"/>
          </w:rPr>
          <w:t>!--</w:t>
        </w:r>
      </w:ins>
      <w:proofErr w:type="gramEnd"/>
      <w:ins w:id="1784" w:author="Nick Nicholas" w:date="2017-11-20T16:49:00Z">
        <w:r w:rsidRPr="00EF7196">
          <w:rPr>
            <w:lang w:val="en-US"/>
          </w:rPr>
          <w:t xml:space="preserve"> The assessment results tracked here are likely to be summative, of the type not modelled here yet. Formative assessment, like GradingAssignmentScores, could also be linked in here --&gt;</w:t>
        </w:r>
      </w:ins>
    </w:p>
    <w:p w14:paraId="093BBF8F" w14:textId="77777777" w:rsidR="007B276D" w:rsidRPr="00EF7196" w:rsidRDefault="007B276D" w:rsidP="007B276D">
      <w:pPr>
        <w:rPr>
          <w:ins w:id="1785" w:author="Nick Nicholas" w:date="2017-11-20T16:49:00Z"/>
          <w:lang w:val="en-US"/>
        </w:rPr>
      </w:pPr>
      <w:ins w:id="1786" w:author="Nick Nicholas" w:date="2017-11-20T16:49:00Z">
        <w:r w:rsidRPr="00EF7196">
          <w:rPr>
            <w:lang w:val="en-US"/>
          </w:rPr>
          <w:t xml:space="preserve">        &lt;name&gt;IB Exam&lt;/name&gt;</w:t>
        </w:r>
      </w:ins>
    </w:p>
    <w:p w14:paraId="5430816D" w14:textId="77777777" w:rsidR="007B276D" w:rsidRPr="00EF7196" w:rsidRDefault="007B276D" w:rsidP="007B276D">
      <w:pPr>
        <w:rPr>
          <w:ins w:id="1787" w:author="Nick Nicholas" w:date="2017-11-20T16:49:00Z"/>
          <w:lang w:val="en-US"/>
        </w:rPr>
      </w:pPr>
      <w:ins w:id="1788" w:author="Nick Nicholas" w:date="2017-11-20T16:49:00Z">
        <w:r w:rsidRPr="00EF7196">
          <w:rPr>
            <w:lang w:val="en-US"/>
          </w:rPr>
          <w:t xml:space="preserve">      &lt;scoreList&gt;</w:t>
        </w:r>
      </w:ins>
    </w:p>
    <w:p w14:paraId="63E22071" w14:textId="77777777" w:rsidR="007B276D" w:rsidRPr="00EF7196" w:rsidRDefault="007B276D" w:rsidP="007B276D">
      <w:pPr>
        <w:rPr>
          <w:ins w:id="1789" w:author="Nick Nicholas" w:date="2017-11-20T16:49:00Z"/>
          <w:lang w:val="en-US"/>
        </w:rPr>
      </w:pPr>
      <w:ins w:id="1790" w:author="Nick Nicholas" w:date="2017-11-20T16:49:00Z">
        <w:r w:rsidRPr="00EF7196">
          <w:rPr>
            <w:lang w:val="en-US"/>
          </w:rPr>
          <w:t xml:space="preserve">       &lt;score&gt;</w:t>
        </w:r>
      </w:ins>
    </w:p>
    <w:p w14:paraId="750373D4" w14:textId="77777777" w:rsidR="007B276D" w:rsidRPr="00EF7196" w:rsidRDefault="007B276D" w:rsidP="007B276D">
      <w:pPr>
        <w:rPr>
          <w:ins w:id="1791" w:author="Nick Nicholas" w:date="2017-11-20T16:49:00Z"/>
          <w:lang w:val="en-US"/>
        </w:rPr>
      </w:pPr>
      <w:ins w:id="1792" w:author="Nick Nicholas" w:date="2017-11-20T16:49:00Z">
        <w:r w:rsidRPr="00EF7196">
          <w:rPr>
            <w:lang w:val="en-US"/>
          </w:rPr>
          <w:t xml:space="preserve">       &lt;</w:t>
        </w:r>
        <w:r>
          <w:rPr>
            <w:lang w:val="en-US"/>
          </w:rPr>
          <w:t>value</w:t>
        </w:r>
        <w:r w:rsidRPr="00EF7196">
          <w:rPr>
            <w:lang w:val="en-US"/>
          </w:rPr>
          <w:t>&gt;789&lt;/</w:t>
        </w:r>
        <w:r>
          <w:rPr>
            <w:lang w:val="en-US"/>
          </w:rPr>
          <w:t>value</w:t>
        </w:r>
        <w:r w:rsidRPr="00EF7196">
          <w:rPr>
            <w:lang w:val="en-US"/>
          </w:rPr>
          <w:t>&gt;</w:t>
        </w:r>
      </w:ins>
    </w:p>
    <w:p w14:paraId="207F719F" w14:textId="77777777" w:rsidR="007B276D" w:rsidRDefault="007B276D" w:rsidP="007B276D">
      <w:pPr>
        <w:rPr>
          <w:ins w:id="1793" w:author="Nick Nicholas" w:date="2017-11-20T16:49:00Z"/>
          <w:lang w:val="en-US"/>
        </w:rPr>
      </w:pPr>
      <w:ins w:id="1794" w:author="Nick Nicholas" w:date="2017-11-20T16:49:00Z">
        <w:r w:rsidRPr="00EF7196">
          <w:rPr>
            <w:lang w:val="en-US"/>
          </w:rPr>
          <w:t xml:space="preserve">       &lt;</w:t>
        </w:r>
        <w:r>
          <w:rPr>
            <w:lang w:val="en-US"/>
          </w:rPr>
          <w:t>type</w:t>
        </w:r>
        <w:r w:rsidRPr="00EF7196">
          <w:rPr>
            <w:lang w:val="en-US"/>
          </w:rPr>
          <w:t>&gt;scaled&lt;/</w:t>
        </w:r>
        <w:r>
          <w:rPr>
            <w:lang w:val="en-US"/>
          </w:rPr>
          <w:t>type</w:t>
        </w:r>
        <w:r w:rsidRPr="00EF7196">
          <w:rPr>
            <w:lang w:val="en-US"/>
          </w:rPr>
          <w:t>&gt;</w:t>
        </w:r>
      </w:ins>
    </w:p>
    <w:p w14:paraId="54369FED" w14:textId="77777777" w:rsidR="007B276D" w:rsidRDefault="007B276D" w:rsidP="007B276D">
      <w:pPr>
        <w:rPr>
          <w:ins w:id="1795" w:author="Nick Nicholas" w:date="2017-11-20T16:49:00Z"/>
          <w:lang w:val="en-US"/>
        </w:rPr>
      </w:pPr>
      <w:ins w:id="1796" w:author="Nick Nicholas" w:date="2017-11-20T16:49:00Z">
        <w:r>
          <w:rPr>
            <w:lang w:val="en-US"/>
          </w:rPr>
          <w:t xml:space="preserve">       &lt;/score&gt;</w:t>
        </w:r>
      </w:ins>
    </w:p>
    <w:p w14:paraId="4EA225A8" w14:textId="77777777" w:rsidR="007B276D" w:rsidRPr="00EF7196" w:rsidRDefault="007B276D" w:rsidP="007B276D">
      <w:pPr>
        <w:rPr>
          <w:ins w:id="1797" w:author="Nick Nicholas" w:date="2017-11-20T16:49:00Z"/>
          <w:lang w:val="en-AU"/>
        </w:rPr>
      </w:pPr>
      <w:ins w:id="1798" w:author="Nick Nicholas" w:date="2017-11-20T16:49:00Z">
        <w:r>
          <w:rPr>
            <w:lang w:val="en-US"/>
          </w:rPr>
          <w:t xml:space="preserve">       &lt;/scoreList&gt;</w:t>
        </w:r>
      </w:ins>
    </w:p>
    <w:p w14:paraId="3D8B80B6" w14:textId="77777777" w:rsidR="007B276D" w:rsidRPr="00EF7196" w:rsidRDefault="007B276D" w:rsidP="007B276D">
      <w:pPr>
        <w:rPr>
          <w:ins w:id="1799" w:author="Nick Nicholas" w:date="2017-11-20T16:49:00Z"/>
          <w:lang w:val="en-US"/>
        </w:rPr>
      </w:pPr>
      <w:ins w:id="1800" w:author="Nick Nicholas" w:date="2017-11-20T16:49:00Z">
        <w:r w:rsidRPr="00EF7196">
          <w:rPr>
            <w:lang w:val="en-US"/>
          </w:rPr>
          <w:t xml:space="preserve">        &lt;credit&gt;</w:t>
        </w:r>
      </w:ins>
    </w:p>
    <w:p w14:paraId="2BD5A86D" w14:textId="77777777" w:rsidR="007B276D" w:rsidRPr="00EF7196" w:rsidRDefault="007B276D" w:rsidP="007B276D">
      <w:pPr>
        <w:rPr>
          <w:ins w:id="1801" w:author="Nick Nicholas" w:date="2017-11-20T16:49:00Z"/>
          <w:lang w:val="en-US"/>
        </w:rPr>
      </w:pPr>
      <w:ins w:id="1802" w:author="Nick Nicholas" w:date="2017-11-20T16:49:00Z">
        <w:r w:rsidRPr="00EF7196">
          <w:rPr>
            <w:lang w:val="en-US"/>
          </w:rPr>
          <w:t xml:space="preserve">          &lt;unit&gt;hours&lt;/unit&gt;value&gt;7&lt;/value&gt;</w:t>
        </w:r>
      </w:ins>
    </w:p>
    <w:p w14:paraId="3EAB1D10" w14:textId="77777777" w:rsidR="007B276D" w:rsidRPr="00EF7196" w:rsidRDefault="007B276D" w:rsidP="007B276D">
      <w:pPr>
        <w:rPr>
          <w:ins w:id="1803" w:author="Nick Nicholas" w:date="2017-11-20T16:49:00Z"/>
          <w:lang w:val="en-US"/>
        </w:rPr>
      </w:pPr>
      <w:ins w:id="1804" w:author="Nick Nicholas" w:date="2017-11-20T16:49:00Z">
        <w:r w:rsidRPr="00EF7196">
          <w:rPr>
            <w:lang w:val="en-US"/>
          </w:rPr>
          <w:lastRenderedPageBreak/>
          <w:t xml:space="preserve">        &lt;/credit&gt;</w:t>
        </w:r>
      </w:ins>
    </w:p>
    <w:p w14:paraId="4586C2E2" w14:textId="77777777" w:rsidR="007B276D" w:rsidRPr="00EF7196" w:rsidRDefault="007B276D" w:rsidP="007B276D">
      <w:pPr>
        <w:rPr>
          <w:ins w:id="1805" w:author="Nick Nicholas" w:date="2017-11-20T16:49:00Z"/>
          <w:lang w:val="en-US"/>
        </w:rPr>
      </w:pPr>
      <w:ins w:id="1806" w:author="Nick Nicholas" w:date="2017-11-20T16:49:00Z">
        <w:r w:rsidRPr="00EF7196">
          <w:rPr>
            <w:lang w:val="en-US"/>
          </w:rPr>
          <w:t xml:space="preserve">       &lt;</w:t>
        </w:r>
        <w:r>
          <w:rPr>
            <w:lang w:val="en-US"/>
          </w:rPr>
          <w:t>Credential</w:t>
        </w:r>
        <w:r w:rsidRPr="00EF7196">
          <w:rPr>
            <w:lang w:val="en-US"/>
          </w:rPr>
          <w:t>LearningStandardList&gt;</w:t>
        </w:r>
      </w:ins>
    </w:p>
    <w:p w14:paraId="5DEF2A4C" w14:textId="77777777" w:rsidR="007B276D" w:rsidRPr="00EF7196" w:rsidRDefault="007B276D" w:rsidP="007B276D">
      <w:pPr>
        <w:rPr>
          <w:ins w:id="1807" w:author="Nick Nicholas" w:date="2017-11-20T16:49:00Z"/>
          <w:lang w:val="en-US"/>
        </w:rPr>
      </w:pPr>
      <w:ins w:id="1808" w:author="Nick Nicholas" w:date="2017-11-20T16:49:00Z">
        <w:r w:rsidRPr="00EF7196">
          <w:rPr>
            <w:lang w:val="en-US"/>
          </w:rPr>
          <w:t xml:space="preserve">        &lt;</w:t>
        </w:r>
        <w:r>
          <w:rPr>
            <w:lang w:val="en-US"/>
          </w:rPr>
          <w:t>Credential</w:t>
        </w:r>
        <w:r w:rsidRPr="00EF7196">
          <w:rPr>
            <w:lang w:val="en-US"/>
          </w:rPr>
          <w:t>LearningStandard&gt;</w:t>
        </w:r>
      </w:ins>
    </w:p>
    <w:p w14:paraId="3B36896A" w14:textId="77777777" w:rsidR="007B276D" w:rsidRPr="00EF7196" w:rsidRDefault="007B276D" w:rsidP="007B276D">
      <w:pPr>
        <w:rPr>
          <w:ins w:id="1809" w:author="Nick Nicholas" w:date="2017-11-20T16:49:00Z"/>
          <w:lang w:val="en-US"/>
        </w:rPr>
      </w:pPr>
      <w:ins w:id="1810" w:author="Nick Nicholas" w:date="2017-11-20T16:49:00Z">
        <w:r w:rsidRPr="00EF7196">
          <w:rPr>
            <w:lang w:val="en-US"/>
          </w:rPr>
          <w:t xml:space="preserve">        &lt;learningStandard&gt;</w:t>
        </w:r>
      </w:ins>
    </w:p>
    <w:p w14:paraId="36427F40" w14:textId="77777777" w:rsidR="007B276D" w:rsidRPr="00EF7196" w:rsidRDefault="007B276D" w:rsidP="007B276D">
      <w:pPr>
        <w:rPr>
          <w:ins w:id="1811" w:author="Nick Nicholas" w:date="2017-11-20T16:49:00Z"/>
          <w:lang w:val="en-US"/>
        </w:rPr>
      </w:pPr>
      <w:ins w:id="1812" w:author="Nick Nicholas" w:date="2017-11-20T16:49:00Z">
        <w:r w:rsidRPr="00EF7196">
          <w:rPr>
            <w:lang w:val="en-US"/>
          </w:rPr>
          <w:t xml:space="preserve">          &lt;learningStandardUrl&gt;http://australiancurriculum.edu.au/ACE432&lt;/learningStandardUrl</w:t>
        </w:r>
        <w:r w:rsidRPr="00EF7196" w:rsidDel="00C74EA2">
          <w:rPr>
            <w:lang w:val="en-US"/>
          </w:rPr>
          <w:t xml:space="preserve"> </w:t>
        </w:r>
        <w:r w:rsidRPr="00EF7196">
          <w:rPr>
            <w:lang w:val="en-US"/>
          </w:rPr>
          <w:t>&gt;</w:t>
        </w:r>
      </w:ins>
    </w:p>
    <w:p w14:paraId="301888A0" w14:textId="77777777" w:rsidR="007B276D" w:rsidRPr="00EF7196" w:rsidRDefault="007B276D" w:rsidP="007B276D">
      <w:pPr>
        <w:rPr>
          <w:ins w:id="1813" w:author="Nick Nicholas" w:date="2017-11-20T16:49:00Z"/>
          <w:lang w:val="en-US"/>
        </w:rPr>
      </w:pPr>
      <w:ins w:id="1814" w:author="Nick Nicholas" w:date="2017-11-20T16:49:00Z">
        <w:r w:rsidRPr="00EF7196">
          <w:rPr>
            <w:lang w:val="en-US"/>
          </w:rPr>
          <w:t xml:space="preserve">         &lt;/learningStandard&gt;</w:t>
        </w:r>
      </w:ins>
    </w:p>
    <w:p w14:paraId="383E3BD1" w14:textId="77777777" w:rsidR="007B276D" w:rsidRPr="00EF7196" w:rsidRDefault="007B276D" w:rsidP="007B276D">
      <w:pPr>
        <w:rPr>
          <w:ins w:id="1815" w:author="Nick Nicholas" w:date="2017-11-20T16:49:00Z"/>
          <w:lang w:val="en-US"/>
        </w:rPr>
      </w:pPr>
      <w:ins w:id="1816" w:author="Nick Nicholas" w:date="2017-11-20T16:49:00Z">
        <w:r w:rsidRPr="00EF7196">
          <w:rPr>
            <w:lang w:val="en-US"/>
          </w:rPr>
          <w:t xml:space="preserve">           &lt;credit&gt;</w:t>
        </w:r>
      </w:ins>
    </w:p>
    <w:p w14:paraId="468984A9" w14:textId="77777777" w:rsidR="007B276D" w:rsidRPr="00EF7196" w:rsidRDefault="007B276D" w:rsidP="007B276D">
      <w:pPr>
        <w:rPr>
          <w:ins w:id="1817" w:author="Nick Nicholas" w:date="2017-11-20T16:49:00Z"/>
          <w:lang w:val="en-US"/>
        </w:rPr>
      </w:pPr>
      <w:ins w:id="1818" w:author="Nick Nicholas" w:date="2017-11-20T16:49:00Z">
        <w:r w:rsidRPr="00EF7196">
          <w:rPr>
            <w:lang w:val="en-US"/>
          </w:rPr>
          <w:t xml:space="preserve">            &lt;unit&gt; points&lt;/unit&gt;&lt;value&gt;2&lt;/value&gt;</w:t>
        </w:r>
      </w:ins>
    </w:p>
    <w:p w14:paraId="24B32907" w14:textId="77777777" w:rsidR="007B276D" w:rsidRPr="00EF7196" w:rsidRDefault="007B276D" w:rsidP="007B276D">
      <w:pPr>
        <w:rPr>
          <w:ins w:id="1819" w:author="Nick Nicholas" w:date="2017-11-20T16:49:00Z"/>
          <w:lang w:val="en-US"/>
        </w:rPr>
      </w:pPr>
      <w:ins w:id="1820" w:author="Nick Nicholas" w:date="2017-11-20T16:49:00Z">
        <w:r w:rsidRPr="00EF7196">
          <w:rPr>
            <w:lang w:val="en-US"/>
          </w:rPr>
          <w:t xml:space="preserve">           &lt;/credit&gt;</w:t>
        </w:r>
      </w:ins>
    </w:p>
    <w:p w14:paraId="0839BF06" w14:textId="77777777" w:rsidR="007B276D" w:rsidRPr="00EF7196" w:rsidRDefault="007B276D" w:rsidP="007B276D">
      <w:pPr>
        <w:rPr>
          <w:ins w:id="1821" w:author="Nick Nicholas" w:date="2017-11-20T16:49:00Z"/>
          <w:lang w:val="en-US"/>
        </w:rPr>
      </w:pPr>
      <w:ins w:id="1822" w:author="Nick Nicholas" w:date="2017-11-20T16:49:00Z">
        <w:r w:rsidRPr="00EF7196">
          <w:rPr>
            <w:lang w:val="en-US"/>
          </w:rPr>
          <w:t xml:space="preserve">        &lt;/learningStandard&gt;</w:t>
        </w:r>
      </w:ins>
    </w:p>
    <w:p w14:paraId="2A61F59D" w14:textId="77777777" w:rsidR="007B276D" w:rsidRPr="00EF7196" w:rsidRDefault="007B276D" w:rsidP="007B276D">
      <w:pPr>
        <w:rPr>
          <w:ins w:id="1823" w:author="Nick Nicholas" w:date="2017-11-20T16:49:00Z"/>
          <w:lang w:val="en-US"/>
        </w:rPr>
      </w:pPr>
      <w:ins w:id="1824" w:author="Nick Nicholas" w:date="2017-11-20T16:49:00Z">
        <w:r w:rsidRPr="00EF7196">
          <w:rPr>
            <w:lang w:val="en-US"/>
          </w:rPr>
          <w:t xml:space="preserve">       &lt;/CredentialLearningStandardList</w:t>
        </w:r>
        <w:r w:rsidRPr="00EF7196" w:rsidDel="00C728E1">
          <w:rPr>
            <w:lang w:val="en-US"/>
          </w:rPr>
          <w:t xml:space="preserve"> </w:t>
        </w:r>
        <w:r w:rsidRPr="00EF7196">
          <w:rPr>
            <w:lang w:val="en-US"/>
          </w:rPr>
          <w:t>&gt;</w:t>
        </w:r>
      </w:ins>
    </w:p>
    <w:p w14:paraId="3FC9130F" w14:textId="65C95EB5" w:rsidR="007B276D" w:rsidRPr="00EF7196" w:rsidRDefault="007B276D">
      <w:pPr>
        <w:rPr>
          <w:ins w:id="1825" w:author="Nick Nicholas" w:date="2017-11-20T16:49:00Z"/>
          <w:lang w:val="en-US"/>
        </w:rPr>
      </w:pPr>
      <w:ins w:id="1826" w:author="Nick Nicholas" w:date="2017-11-20T16:49:00Z">
        <w:r w:rsidRPr="00EF7196">
          <w:rPr>
            <w:lang w:val="en-US"/>
          </w:rPr>
          <w:t xml:space="preserve">      &lt;/</w:t>
        </w:r>
      </w:ins>
      <w:ins w:id="1827" w:author="Nick Nicholas" w:date="2017-11-20T16:50:00Z">
        <w:r>
          <w:rPr>
            <w:lang w:val="en-US"/>
          </w:rPr>
          <w:t>attainment</w:t>
        </w:r>
      </w:ins>
      <w:ins w:id="1828" w:author="Nick Nicholas" w:date="2017-11-20T16:49:00Z">
        <w:r w:rsidRPr="00EF7196">
          <w:rPr>
            <w:lang w:val="en-US"/>
          </w:rPr>
          <w:t>&gt;</w:t>
        </w:r>
      </w:ins>
    </w:p>
    <w:p w14:paraId="02FB5E3B" w14:textId="77777777" w:rsidR="00E43D0D" w:rsidRDefault="00E43D0D" w:rsidP="00852ADC">
      <w:pPr>
        <w:rPr>
          <w:ins w:id="1829" w:author="Nick Nicholas" w:date="2017-11-20T16:52:00Z"/>
          <w:lang w:val="en-US"/>
        </w:rPr>
      </w:pPr>
    </w:p>
    <w:p w14:paraId="04C345C0" w14:textId="5661CDB7" w:rsidR="00C411BF" w:rsidRDefault="00C411BF" w:rsidP="00C411BF">
      <w:pPr>
        <w:rPr>
          <w:ins w:id="1830" w:author="Nick Nicholas" w:date="2017-11-20T16:52:00Z"/>
          <w:lang w:val="en-US"/>
        </w:rPr>
      </w:pPr>
      <w:ins w:id="1831" w:author="Nick Nicholas" w:date="2017-11-20T16:52:00Z">
        <w:r w:rsidRPr="00EF7196">
          <w:rPr>
            <w:lang w:val="en-US"/>
          </w:rPr>
          <w:t xml:space="preserve">    &lt;</w:t>
        </w:r>
        <w:r w:rsidRPr="00C411BF">
          <w:rPr>
            <w:lang w:val="en-US"/>
          </w:rPr>
          <w:t xml:space="preserve"> </w:t>
        </w:r>
        <w:r>
          <w:rPr>
            <w:lang w:val="en-US"/>
          </w:rPr>
          <w:t>Attainment RefID= “CREDENTIAL-ATTAINMENT-GUID”</w:t>
        </w:r>
        <w:r w:rsidRPr="00EF7196">
          <w:rPr>
            <w:lang w:val="en-US"/>
          </w:rPr>
          <w:t>&gt;</w:t>
        </w:r>
      </w:ins>
    </w:p>
    <w:p w14:paraId="43E291A6" w14:textId="01BAF7A1" w:rsidR="00C411BF" w:rsidRPr="00EF7196" w:rsidRDefault="00C411BF" w:rsidP="00C411BF">
      <w:pPr>
        <w:rPr>
          <w:ins w:id="1832" w:author="Nick Nicholas" w:date="2017-11-20T16:52:00Z"/>
          <w:lang w:val="en-US"/>
        </w:rPr>
      </w:pPr>
      <w:ins w:id="1833" w:author="Nick Nicholas" w:date="2017-11-20T16:52:00Z">
        <w:r>
          <w:rPr>
            <w:lang w:val="en-US"/>
          </w:rPr>
          <w:t>&lt;</w:t>
        </w:r>
        <w:r w:rsidRPr="00EF7196">
          <w:rPr>
            <w:lang w:val="en-US"/>
          </w:rPr>
          <w:t xml:space="preserve">-- This enumerates any </w:t>
        </w:r>
        <w:r>
          <w:rPr>
            <w:lang w:val="en-US"/>
          </w:rPr>
          <w:t>credential</w:t>
        </w:r>
        <w:r w:rsidRPr="00EF7196">
          <w:rPr>
            <w:lang w:val="en-US"/>
          </w:rPr>
          <w:t xml:space="preserve">s undertaken for credit towards the current </w:t>
        </w:r>
        <w:r>
          <w:rPr>
            <w:lang w:val="en-US"/>
          </w:rPr>
          <w:t>credential</w:t>
        </w:r>
        <w:r w:rsidRPr="00EF7196">
          <w:rPr>
            <w:lang w:val="en-US"/>
          </w:rPr>
          <w:t xml:space="preserve">. If separate </w:t>
        </w:r>
        <w:r>
          <w:rPr>
            <w:lang w:val="en-US"/>
          </w:rPr>
          <w:t>credential</w:t>
        </w:r>
        <w:r w:rsidRPr="00EF7196">
          <w:rPr>
            <w:lang w:val="en-US"/>
          </w:rPr>
          <w:t xml:space="preserve"> achievement objects will be published for each </w:t>
        </w:r>
        <w:r>
          <w:rPr>
            <w:lang w:val="en-US"/>
          </w:rPr>
          <w:t>credential</w:t>
        </w:r>
        <w:r w:rsidRPr="00EF7196">
          <w:rPr>
            <w:lang w:val="en-US"/>
          </w:rPr>
          <w:t xml:space="preserve"> the student has attained, then this component is redundant </w:t>
        </w:r>
        <w:r>
          <w:sym w:font="Wingdings" w:char="F0E0"/>
        </w:r>
        <w:r w:rsidRPr="00EF7196">
          <w:rPr>
            <w:lang w:val="en-US"/>
          </w:rPr>
          <w:t xml:space="preserve"> </w:t>
        </w:r>
      </w:ins>
    </w:p>
    <w:p w14:paraId="52A4447E" w14:textId="55BC191B" w:rsidR="00C411BF" w:rsidRPr="00EF7196" w:rsidRDefault="00C411BF" w:rsidP="00C411BF">
      <w:pPr>
        <w:rPr>
          <w:ins w:id="1834" w:author="Nick Nicholas" w:date="2017-11-20T16:52:00Z"/>
          <w:lang w:val="en-US"/>
        </w:rPr>
      </w:pPr>
      <w:ins w:id="1835" w:author="Nick Nicholas" w:date="2017-11-20T16:52:00Z">
        <w:r>
          <w:rPr>
            <w:lang w:val="en-US"/>
          </w:rPr>
          <w:t xml:space="preserve">  </w:t>
        </w:r>
        <w:r w:rsidRPr="00EF7196">
          <w:rPr>
            <w:lang w:val="en-US"/>
          </w:rPr>
          <w:t>&lt;</w:t>
        </w:r>
      </w:ins>
      <w:ins w:id="1836" w:author="Nick Nicholas" w:date="2017-11-20T16:53:00Z">
        <w:r>
          <w:rPr>
            <w:lang w:val="en-US"/>
          </w:rPr>
          <w:t>TaskRefID</w:t>
        </w:r>
        <w:r w:rsidRPr="00EF7196">
          <w:rPr>
            <w:lang w:val="en-US"/>
          </w:rPr>
          <w:t xml:space="preserve"> </w:t>
        </w:r>
      </w:ins>
      <w:ins w:id="1837" w:author="Nick Nicholas" w:date="2017-11-20T16:52:00Z">
        <w:r w:rsidRPr="00EF7196">
          <w:rPr>
            <w:lang w:val="en-US"/>
          </w:rPr>
          <w:t>&gt;f000000</w:t>
        </w:r>
        <w:r>
          <w:rPr>
            <w:lang w:val="en-US"/>
          </w:rPr>
          <w:t>2</w:t>
        </w:r>
        <w:r w:rsidRPr="00EF7196">
          <w:rPr>
            <w:lang w:val="en-US"/>
          </w:rPr>
          <w:t>-00000&lt;/</w:t>
        </w:r>
      </w:ins>
      <w:ins w:id="1838" w:author="Nick Nicholas" w:date="2017-11-20T16:53:00Z">
        <w:r w:rsidRPr="00C411BF">
          <w:rPr>
            <w:lang w:val="en-US"/>
          </w:rPr>
          <w:t xml:space="preserve"> </w:t>
        </w:r>
        <w:r>
          <w:rPr>
            <w:lang w:val="en-US"/>
          </w:rPr>
          <w:t>TaskRefID</w:t>
        </w:r>
        <w:r w:rsidRPr="00EF7196">
          <w:rPr>
            <w:lang w:val="en-US"/>
          </w:rPr>
          <w:t xml:space="preserve"> </w:t>
        </w:r>
      </w:ins>
      <w:ins w:id="1839" w:author="Nick Nicholas" w:date="2017-11-20T16:52:00Z">
        <w:r w:rsidRPr="00EF7196">
          <w:rPr>
            <w:lang w:val="en-US"/>
          </w:rPr>
          <w:t>&gt;</w:t>
        </w:r>
      </w:ins>
    </w:p>
    <w:p w14:paraId="561DF13A" w14:textId="4C67F611" w:rsidR="00C411BF" w:rsidRPr="00EF7196" w:rsidRDefault="00C411BF" w:rsidP="00C411BF">
      <w:pPr>
        <w:rPr>
          <w:ins w:id="1840" w:author="Nick Nicholas" w:date="2017-11-20T16:53:00Z"/>
          <w:lang w:val="en-US"/>
        </w:rPr>
      </w:pPr>
      <w:ins w:id="1841" w:author="Nick Nicholas" w:date="2017-11-20T16:52:00Z">
        <w:r w:rsidRPr="00EF7196">
          <w:rPr>
            <w:lang w:val="en-US"/>
          </w:rPr>
          <w:t xml:space="preserve">   </w:t>
        </w:r>
      </w:ins>
      <w:ins w:id="1842" w:author="Nick Nicholas" w:date="2017-11-20T16:53:00Z">
        <w:r>
          <w:rPr>
            <w:lang w:val="en-US"/>
          </w:rPr>
          <w:t xml:space="preserve">       &lt;TaskType&gt;Credential&lt;/TaskType&gt;</w:t>
        </w:r>
      </w:ins>
    </w:p>
    <w:p w14:paraId="02E46EDE" w14:textId="77777777" w:rsidR="00C411BF" w:rsidRPr="00EF7196" w:rsidRDefault="00C411BF" w:rsidP="00C411BF">
      <w:pPr>
        <w:rPr>
          <w:ins w:id="1843" w:author="Nick Nicholas" w:date="2017-11-20T16:52:00Z"/>
          <w:lang w:val="en-US"/>
        </w:rPr>
      </w:pPr>
      <w:ins w:id="1844" w:author="Nick Nicholas" w:date="2017-11-20T16:52:00Z">
        <w:r w:rsidRPr="00EF7196">
          <w:rPr>
            <w:lang w:val="en-US"/>
          </w:rPr>
          <w:t xml:space="preserve">       &lt;name&gt;VET Qual IV&lt;/name&gt;</w:t>
        </w:r>
      </w:ins>
    </w:p>
    <w:p w14:paraId="107DED01" w14:textId="77777777" w:rsidR="00C411BF" w:rsidRPr="00EF7196" w:rsidRDefault="00C411BF" w:rsidP="00C411BF">
      <w:pPr>
        <w:rPr>
          <w:ins w:id="1845" w:author="Nick Nicholas" w:date="2017-11-20T16:52:00Z"/>
          <w:lang w:val="en-US"/>
        </w:rPr>
      </w:pPr>
      <w:ins w:id="1846" w:author="Nick Nicholas" w:date="2017-11-20T16:52:00Z">
        <w:r w:rsidRPr="00EF7196">
          <w:rPr>
            <w:lang w:val="en-US"/>
          </w:rPr>
          <w:t xml:space="preserve">        &lt;credit&gt;</w:t>
        </w:r>
      </w:ins>
    </w:p>
    <w:p w14:paraId="49F9F53D" w14:textId="77777777" w:rsidR="00C411BF" w:rsidRPr="00EF7196" w:rsidRDefault="00C411BF" w:rsidP="00C411BF">
      <w:pPr>
        <w:rPr>
          <w:ins w:id="1847" w:author="Nick Nicholas" w:date="2017-11-20T16:52:00Z"/>
          <w:lang w:val="en-US"/>
        </w:rPr>
      </w:pPr>
      <w:ins w:id="1848" w:author="Nick Nicholas" w:date="2017-11-20T16:52:00Z">
        <w:r w:rsidRPr="00EF7196">
          <w:rPr>
            <w:lang w:val="en-US"/>
          </w:rPr>
          <w:t xml:space="preserve">          &lt;unit&gt;points&lt;/unit&gt;&lt;value&gt;7&lt;/value&gt;</w:t>
        </w:r>
      </w:ins>
    </w:p>
    <w:p w14:paraId="154206A5" w14:textId="77777777" w:rsidR="00C411BF" w:rsidRPr="00EF7196" w:rsidRDefault="00C411BF" w:rsidP="00C411BF">
      <w:pPr>
        <w:rPr>
          <w:ins w:id="1849" w:author="Nick Nicholas" w:date="2017-11-20T16:52:00Z"/>
          <w:lang w:val="en-US"/>
        </w:rPr>
      </w:pPr>
      <w:ins w:id="1850" w:author="Nick Nicholas" w:date="2017-11-20T16:52:00Z">
        <w:r w:rsidRPr="00EF7196">
          <w:rPr>
            <w:lang w:val="en-US"/>
          </w:rPr>
          <w:t xml:space="preserve">        &lt;/credit&gt;</w:t>
        </w:r>
      </w:ins>
    </w:p>
    <w:p w14:paraId="2105A77C" w14:textId="77777777" w:rsidR="00C411BF" w:rsidRPr="00EF7196" w:rsidRDefault="00C411BF" w:rsidP="00C411BF">
      <w:pPr>
        <w:rPr>
          <w:ins w:id="1851" w:author="Nick Nicholas" w:date="2017-11-20T16:52:00Z"/>
          <w:lang w:val="en-US"/>
        </w:rPr>
      </w:pPr>
      <w:ins w:id="1852" w:author="Nick Nicholas" w:date="2017-11-20T16:52:00Z">
        <w:r w:rsidRPr="00EF7196">
          <w:rPr>
            <w:lang w:val="en-US"/>
          </w:rPr>
          <w:t xml:space="preserve">       &lt;</w:t>
        </w:r>
        <w:r>
          <w:rPr>
            <w:lang w:val="en-US"/>
          </w:rPr>
          <w:t>Credential</w:t>
        </w:r>
        <w:r w:rsidRPr="00EF7196">
          <w:rPr>
            <w:lang w:val="en-US"/>
          </w:rPr>
          <w:t>LearningStandardList&gt;</w:t>
        </w:r>
      </w:ins>
    </w:p>
    <w:p w14:paraId="70F6F4B8" w14:textId="77777777" w:rsidR="00C411BF" w:rsidRPr="00EF7196" w:rsidRDefault="00C411BF" w:rsidP="00C411BF">
      <w:pPr>
        <w:rPr>
          <w:ins w:id="1853" w:author="Nick Nicholas" w:date="2017-11-20T16:52:00Z"/>
          <w:lang w:val="en-US"/>
        </w:rPr>
      </w:pPr>
      <w:ins w:id="1854" w:author="Nick Nicholas" w:date="2017-11-20T16:52:00Z">
        <w:r w:rsidRPr="00EF7196">
          <w:rPr>
            <w:lang w:val="en-US"/>
          </w:rPr>
          <w:t xml:space="preserve">        &lt;</w:t>
        </w:r>
        <w:r>
          <w:rPr>
            <w:lang w:val="en-US"/>
          </w:rPr>
          <w:t>Credential</w:t>
        </w:r>
        <w:r w:rsidRPr="00EF7196">
          <w:rPr>
            <w:lang w:val="en-US"/>
          </w:rPr>
          <w:t>LearningStandard&gt;</w:t>
        </w:r>
      </w:ins>
    </w:p>
    <w:p w14:paraId="4D172B48" w14:textId="77777777" w:rsidR="00C411BF" w:rsidRPr="00EF7196" w:rsidRDefault="00C411BF" w:rsidP="00C411BF">
      <w:pPr>
        <w:rPr>
          <w:ins w:id="1855" w:author="Nick Nicholas" w:date="2017-11-20T16:52:00Z"/>
          <w:lang w:val="en-US"/>
        </w:rPr>
      </w:pPr>
      <w:ins w:id="1856" w:author="Nick Nicholas" w:date="2017-11-20T16:52:00Z">
        <w:r w:rsidRPr="00EF7196">
          <w:rPr>
            <w:lang w:val="en-US"/>
          </w:rPr>
          <w:t xml:space="preserve">        &lt;learningStandard&gt;</w:t>
        </w:r>
      </w:ins>
    </w:p>
    <w:p w14:paraId="0CE44D7D" w14:textId="77777777" w:rsidR="00C411BF" w:rsidRPr="00EF7196" w:rsidRDefault="00C411BF" w:rsidP="00C411BF">
      <w:pPr>
        <w:rPr>
          <w:ins w:id="1857" w:author="Nick Nicholas" w:date="2017-11-20T16:52:00Z"/>
          <w:lang w:val="en-US"/>
        </w:rPr>
      </w:pPr>
      <w:ins w:id="1858" w:author="Nick Nicholas" w:date="2017-11-20T16:52:00Z">
        <w:r w:rsidRPr="00EF7196">
          <w:rPr>
            <w:lang w:val="en-US"/>
          </w:rPr>
          <w:t xml:space="preserve">          &lt;learningStandardUrl&gt;http://australiancurriculum.edu.au/ACE432&lt;/learningStandardUrl</w:t>
        </w:r>
        <w:r w:rsidRPr="00EF7196" w:rsidDel="00C74EA2">
          <w:rPr>
            <w:lang w:val="en-US"/>
          </w:rPr>
          <w:t xml:space="preserve"> </w:t>
        </w:r>
        <w:r w:rsidRPr="00EF7196">
          <w:rPr>
            <w:lang w:val="en-US"/>
          </w:rPr>
          <w:t>&gt;</w:t>
        </w:r>
      </w:ins>
    </w:p>
    <w:p w14:paraId="2D7D7034" w14:textId="77777777" w:rsidR="00C411BF" w:rsidRPr="00EF7196" w:rsidRDefault="00C411BF" w:rsidP="00C411BF">
      <w:pPr>
        <w:rPr>
          <w:ins w:id="1859" w:author="Nick Nicholas" w:date="2017-11-20T16:52:00Z"/>
          <w:lang w:val="en-US"/>
        </w:rPr>
      </w:pPr>
      <w:ins w:id="1860" w:author="Nick Nicholas" w:date="2017-11-20T16:52:00Z">
        <w:r w:rsidRPr="00EF7196">
          <w:rPr>
            <w:lang w:val="en-US"/>
          </w:rPr>
          <w:t xml:space="preserve">         &lt;/learningStandard&gt;</w:t>
        </w:r>
      </w:ins>
    </w:p>
    <w:p w14:paraId="404652C8" w14:textId="77777777" w:rsidR="00C411BF" w:rsidRPr="00EF7196" w:rsidRDefault="00C411BF" w:rsidP="00C411BF">
      <w:pPr>
        <w:rPr>
          <w:ins w:id="1861" w:author="Nick Nicholas" w:date="2017-11-20T16:52:00Z"/>
          <w:lang w:val="en-US"/>
        </w:rPr>
      </w:pPr>
      <w:ins w:id="1862" w:author="Nick Nicholas" w:date="2017-11-20T16:52:00Z">
        <w:r w:rsidRPr="00EF7196">
          <w:rPr>
            <w:lang w:val="en-US"/>
          </w:rPr>
          <w:t xml:space="preserve">           &lt;credit&gt;</w:t>
        </w:r>
      </w:ins>
    </w:p>
    <w:p w14:paraId="64E29EF7" w14:textId="77777777" w:rsidR="00C411BF" w:rsidRPr="00EF7196" w:rsidRDefault="00C411BF" w:rsidP="00C411BF">
      <w:pPr>
        <w:rPr>
          <w:ins w:id="1863" w:author="Nick Nicholas" w:date="2017-11-20T16:52:00Z"/>
          <w:lang w:val="en-US"/>
        </w:rPr>
      </w:pPr>
      <w:ins w:id="1864" w:author="Nick Nicholas" w:date="2017-11-20T16:52:00Z">
        <w:r w:rsidRPr="00EF7196">
          <w:rPr>
            <w:lang w:val="en-US"/>
          </w:rPr>
          <w:t xml:space="preserve">            &lt;unit&gt; points&lt;/unit&gt;&lt;value&gt;2&lt;/value&gt;</w:t>
        </w:r>
      </w:ins>
    </w:p>
    <w:p w14:paraId="64F9618A" w14:textId="77777777" w:rsidR="00C411BF" w:rsidRPr="00EF7196" w:rsidRDefault="00C411BF" w:rsidP="00C411BF">
      <w:pPr>
        <w:rPr>
          <w:ins w:id="1865" w:author="Nick Nicholas" w:date="2017-11-20T16:52:00Z"/>
          <w:lang w:val="en-US"/>
        </w:rPr>
      </w:pPr>
      <w:ins w:id="1866" w:author="Nick Nicholas" w:date="2017-11-20T16:52:00Z">
        <w:r w:rsidRPr="00EF7196">
          <w:rPr>
            <w:lang w:val="en-US"/>
          </w:rPr>
          <w:t xml:space="preserve">           &lt;/credit&gt;</w:t>
        </w:r>
      </w:ins>
    </w:p>
    <w:p w14:paraId="4E1FD5FB" w14:textId="77777777" w:rsidR="00C411BF" w:rsidRPr="00EF7196" w:rsidRDefault="00C411BF" w:rsidP="00C411BF">
      <w:pPr>
        <w:rPr>
          <w:ins w:id="1867" w:author="Nick Nicholas" w:date="2017-11-20T16:52:00Z"/>
          <w:lang w:val="en-US"/>
        </w:rPr>
      </w:pPr>
      <w:ins w:id="1868" w:author="Nick Nicholas" w:date="2017-11-20T16:52:00Z">
        <w:r w:rsidRPr="00EF7196">
          <w:rPr>
            <w:lang w:val="en-US"/>
          </w:rPr>
          <w:t xml:space="preserve">        &lt;/learningStandard&gt;</w:t>
        </w:r>
      </w:ins>
    </w:p>
    <w:p w14:paraId="3660D8C6" w14:textId="77777777" w:rsidR="00C411BF" w:rsidRPr="00EF7196" w:rsidRDefault="00C411BF" w:rsidP="00C411BF">
      <w:pPr>
        <w:rPr>
          <w:ins w:id="1869" w:author="Nick Nicholas" w:date="2017-11-20T16:52:00Z"/>
          <w:lang w:val="en-US"/>
        </w:rPr>
      </w:pPr>
      <w:ins w:id="1870" w:author="Nick Nicholas" w:date="2017-11-20T16:52:00Z">
        <w:r w:rsidRPr="00EF7196">
          <w:rPr>
            <w:lang w:val="en-US"/>
          </w:rPr>
          <w:t xml:space="preserve">       &lt;/CredentialLearningStandardList</w:t>
        </w:r>
        <w:r w:rsidRPr="00EF7196" w:rsidDel="00C728E1">
          <w:rPr>
            <w:lang w:val="en-US"/>
          </w:rPr>
          <w:t xml:space="preserve"> </w:t>
        </w:r>
        <w:r w:rsidRPr="00EF7196">
          <w:rPr>
            <w:lang w:val="en-US"/>
          </w:rPr>
          <w:t>&gt;</w:t>
        </w:r>
      </w:ins>
    </w:p>
    <w:p w14:paraId="2094BA7E" w14:textId="3D7E9CC4" w:rsidR="00C411BF" w:rsidRPr="00EF7196" w:rsidRDefault="00C411BF">
      <w:pPr>
        <w:rPr>
          <w:ins w:id="1871" w:author="Nick Nicholas" w:date="2017-11-20T16:52:00Z"/>
          <w:lang w:val="en-US"/>
        </w:rPr>
      </w:pPr>
      <w:ins w:id="1872" w:author="Nick Nicholas" w:date="2017-11-20T16:52:00Z">
        <w:r w:rsidRPr="00EF7196">
          <w:rPr>
            <w:lang w:val="en-US"/>
          </w:rPr>
          <w:t xml:space="preserve">     &lt;/</w:t>
        </w:r>
      </w:ins>
      <w:ins w:id="1873" w:author="Nick Nicholas" w:date="2017-11-20T16:53:00Z">
        <w:r w:rsidR="00F10BBD">
          <w:rPr>
            <w:lang w:val="en-US"/>
          </w:rPr>
          <w:t>Attainment</w:t>
        </w:r>
      </w:ins>
      <w:ins w:id="1874" w:author="Nick Nicholas" w:date="2017-11-20T16:52:00Z">
        <w:r w:rsidRPr="00EF7196">
          <w:rPr>
            <w:lang w:val="en-US"/>
          </w:rPr>
          <w:t>&gt;</w:t>
        </w:r>
      </w:ins>
    </w:p>
    <w:p w14:paraId="2E8F4699" w14:textId="77777777" w:rsidR="00C411BF" w:rsidRDefault="00C411BF" w:rsidP="00852ADC">
      <w:pPr>
        <w:rPr>
          <w:ins w:id="1875" w:author="Nick Nicholas" w:date="2017-11-20T16:52:00Z"/>
          <w:lang w:val="en-US"/>
        </w:rPr>
      </w:pPr>
    </w:p>
    <w:p w14:paraId="76944BF8" w14:textId="1E44C69B" w:rsidR="00746295" w:rsidRDefault="00746295" w:rsidP="00746295">
      <w:pPr>
        <w:rPr>
          <w:ins w:id="1876" w:author="Nick Nicholas" w:date="2017-11-20T16:54:00Z"/>
          <w:lang w:val="en-US"/>
        </w:rPr>
      </w:pPr>
      <w:ins w:id="1877" w:author="Nick Nicholas" w:date="2017-11-20T16:54:00Z">
        <w:r w:rsidRPr="00EF7196">
          <w:rPr>
            <w:lang w:val="en-US"/>
          </w:rPr>
          <w:t xml:space="preserve">    &lt;</w:t>
        </w:r>
        <w:r w:rsidRPr="00C411BF">
          <w:rPr>
            <w:lang w:val="en-US"/>
          </w:rPr>
          <w:t xml:space="preserve"> </w:t>
        </w:r>
        <w:r>
          <w:rPr>
            <w:lang w:val="en-US"/>
          </w:rPr>
          <w:t>Attainment RefID= “COURSE-ATTAINMENT-GUID”</w:t>
        </w:r>
        <w:r w:rsidRPr="00EF7196">
          <w:rPr>
            <w:lang w:val="en-US"/>
          </w:rPr>
          <w:t>&gt;</w:t>
        </w:r>
      </w:ins>
    </w:p>
    <w:p w14:paraId="7A0255FD" w14:textId="42B13868" w:rsidR="00746295" w:rsidRPr="00EF7196" w:rsidRDefault="00746295" w:rsidP="00746295">
      <w:pPr>
        <w:rPr>
          <w:ins w:id="1878" w:author="Nick Nicholas" w:date="2017-11-20T16:53:00Z"/>
          <w:lang w:val="en-US"/>
        </w:rPr>
      </w:pPr>
      <w:proofErr w:type="gramStart"/>
      <w:ins w:id="1879" w:author="Nick Nicholas" w:date="2017-11-20T16:54:00Z">
        <w:r>
          <w:rPr>
            <w:lang w:val="en-US"/>
          </w:rPr>
          <w:t>&lt;!</w:t>
        </w:r>
      </w:ins>
      <w:ins w:id="1880" w:author="Nick Nicholas" w:date="2017-11-20T16:53:00Z">
        <w:r w:rsidRPr="00EF7196">
          <w:rPr>
            <w:lang w:val="en-US"/>
          </w:rPr>
          <w:t>--</w:t>
        </w:r>
        <w:proofErr w:type="gramEnd"/>
        <w:r w:rsidRPr="00EF7196">
          <w:rPr>
            <w:lang w:val="en-US"/>
          </w:rPr>
          <w:t xml:space="preserve"> This enumerates any courses of study undertaken towards the </w:t>
        </w:r>
        <w:r>
          <w:rPr>
            <w:lang w:val="en-US"/>
          </w:rPr>
          <w:t>credential</w:t>
        </w:r>
        <w:r w:rsidRPr="00EF7196">
          <w:rPr>
            <w:lang w:val="en-US"/>
          </w:rPr>
          <w:t>. In the case of Course Endorsements, the credential is specific to the course; e.g. Year 12 Course and Year 12 Credential --&gt;</w:t>
        </w:r>
      </w:ins>
    </w:p>
    <w:p w14:paraId="0C4251B5" w14:textId="77777777" w:rsidR="006D0503" w:rsidRPr="00EF7196" w:rsidRDefault="006D0503" w:rsidP="006D0503">
      <w:pPr>
        <w:rPr>
          <w:ins w:id="1881" w:author="Nick Nicholas" w:date="2017-11-20T16:54:00Z"/>
          <w:lang w:val="en-US"/>
        </w:rPr>
      </w:pPr>
      <w:ins w:id="1882" w:author="Nick Nicholas" w:date="2017-11-20T16:54:00Z">
        <w:r>
          <w:rPr>
            <w:lang w:val="en-US"/>
          </w:rPr>
          <w:t xml:space="preserve">  </w:t>
        </w:r>
        <w:r w:rsidRPr="00EF7196">
          <w:rPr>
            <w:lang w:val="en-US"/>
          </w:rPr>
          <w:t>&lt;</w:t>
        </w:r>
        <w:r>
          <w:rPr>
            <w:lang w:val="en-US"/>
          </w:rPr>
          <w:t>TaskRefID</w:t>
        </w:r>
        <w:r w:rsidRPr="00EF7196">
          <w:rPr>
            <w:lang w:val="en-US"/>
          </w:rPr>
          <w:t xml:space="preserve"> &gt;f000000</w:t>
        </w:r>
        <w:r>
          <w:rPr>
            <w:lang w:val="en-US"/>
          </w:rPr>
          <w:t>2</w:t>
        </w:r>
        <w:r w:rsidRPr="00EF7196">
          <w:rPr>
            <w:lang w:val="en-US"/>
          </w:rPr>
          <w:t>-00000&lt;/</w:t>
        </w:r>
        <w:r w:rsidRPr="00C411BF">
          <w:rPr>
            <w:lang w:val="en-US"/>
          </w:rPr>
          <w:t xml:space="preserve"> </w:t>
        </w:r>
        <w:r>
          <w:rPr>
            <w:lang w:val="en-US"/>
          </w:rPr>
          <w:t>TaskRefID</w:t>
        </w:r>
        <w:r w:rsidRPr="00EF7196">
          <w:rPr>
            <w:lang w:val="en-US"/>
          </w:rPr>
          <w:t xml:space="preserve"> &gt;</w:t>
        </w:r>
      </w:ins>
    </w:p>
    <w:p w14:paraId="67454AF1" w14:textId="37F9B090" w:rsidR="006D0503" w:rsidRPr="00EF7196" w:rsidRDefault="006D0503" w:rsidP="006D0503">
      <w:pPr>
        <w:rPr>
          <w:ins w:id="1883" w:author="Nick Nicholas" w:date="2017-11-20T16:54:00Z"/>
          <w:lang w:val="en-US"/>
        </w:rPr>
      </w:pPr>
      <w:ins w:id="1884" w:author="Nick Nicholas" w:date="2017-11-20T16:54:00Z">
        <w:r w:rsidRPr="00EF7196">
          <w:rPr>
            <w:lang w:val="en-US"/>
          </w:rPr>
          <w:t xml:space="preserve">   </w:t>
        </w:r>
        <w:r>
          <w:rPr>
            <w:lang w:val="en-US"/>
          </w:rPr>
          <w:t xml:space="preserve">       &lt;TaskType&gt;Course&lt;/TaskType&gt;</w:t>
        </w:r>
      </w:ins>
    </w:p>
    <w:p w14:paraId="49A63394" w14:textId="77777777" w:rsidR="00746295" w:rsidRPr="00EF7196" w:rsidRDefault="00746295" w:rsidP="00746295">
      <w:pPr>
        <w:rPr>
          <w:ins w:id="1885" w:author="Nick Nicholas" w:date="2017-11-20T16:53:00Z"/>
          <w:lang w:val="en-US"/>
        </w:rPr>
      </w:pPr>
      <w:ins w:id="1886" w:author="Nick Nicholas" w:date="2017-11-20T16:53:00Z">
        <w:r w:rsidRPr="00EF7196">
          <w:rPr>
            <w:lang w:val="en-US"/>
          </w:rPr>
          <w:t xml:space="preserve">          &lt;name&gt;Victorian Certification of Education&lt;/name&gt;</w:t>
        </w:r>
      </w:ins>
    </w:p>
    <w:p w14:paraId="08158C83" w14:textId="77777777" w:rsidR="00746295" w:rsidRPr="00EF7196" w:rsidRDefault="00746295" w:rsidP="00746295">
      <w:pPr>
        <w:rPr>
          <w:ins w:id="1887" w:author="Nick Nicholas" w:date="2017-11-20T16:53:00Z"/>
          <w:lang w:val="en-US"/>
        </w:rPr>
      </w:pPr>
      <w:ins w:id="1888" w:author="Nick Nicholas" w:date="2017-11-20T16:53:00Z">
        <w:r w:rsidRPr="00EF7196">
          <w:rPr>
            <w:lang w:val="en-US"/>
          </w:rPr>
          <w:t xml:space="preserve">        &lt;credit&gt;</w:t>
        </w:r>
      </w:ins>
    </w:p>
    <w:p w14:paraId="3DBC259A" w14:textId="77777777" w:rsidR="00746295" w:rsidRPr="00EF7196" w:rsidRDefault="00746295" w:rsidP="00746295">
      <w:pPr>
        <w:rPr>
          <w:ins w:id="1889" w:author="Nick Nicholas" w:date="2017-11-20T16:53:00Z"/>
          <w:lang w:val="en-US"/>
        </w:rPr>
      </w:pPr>
      <w:ins w:id="1890" w:author="Nick Nicholas" w:date="2017-11-20T16:53:00Z">
        <w:r w:rsidRPr="00EF7196">
          <w:rPr>
            <w:lang w:val="en-US"/>
          </w:rPr>
          <w:t xml:space="preserve">          &lt;unit&gt;hours&lt;/unit&gt;&lt;value&gt;9&lt;/value&gt;</w:t>
        </w:r>
      </w:ins>
    </w:p>
    <w:p w14:paraId="75FB5EA2" w14:textId="77777777" w:rsidR="00746295" w:rsidRPr="00EF7196" w:rsidRDefault="00746295" w:rsidP="00746295">
      <w:pPr>
        <w:rPr>
          <w:ins w:id="1891" w:author="Nick Nicholas" w:date="2017-11-20T16:53:00Z"/>
          <w:lang w:val="en-US"/>
        </w:rPr>
      </w:pPr>
      <w:ins w:id="1892" w:author="Nick Nicholas" w:date="2017-11-20T16:53:00Z">
        <w:r w:rsidRPr="00EF7196">
          <w:rPr>
            <w:lang w:val="en-US"/>
          </w:rPr>
          <w:t xml:space="preserve">        &lt;/credit&gt;</w:t>
        </w:r>
      </w:ins>
    </w:p>
    <w:p w14:paraId="476A56F3" w14:textId="77777777" w:rsidR="00746295" w:rsidRPr="00EF7196" w:rsidRDefault="00746295" w:rsidP="00746295">
      <w:pPr>
        <w:rPr>
          <w:ins w:id="1893" w:author="Nick Nicholas" w:date="2017-11-20T16:53:00Z"/>
          <w:lang w:val="en-US"/>
        </w:rPr>
      </w:pPr>
      <w:ins w:id="1894" w:author="Nick Nicholas" w:date="2017-11-20T16:53:00Z">
        <w:r w:rsidRPr="00EF7196">
          <w:rPr>
            <w:lang w:val="en-US"/>
          </w:rPr>
          <w:t xml:space="preserve">       &lt;</w:t>
        </w:r>
        <w:r>
          <w:rPr>
            <w:lang w:val="en-US"/>
          </w:rPr>
          <w:t>Credential</w:t>
        </w:r>
        <w:r w:rsidRPr="00EF7196">
          <w:rPr>
            <w:lang w:val="en-US"/>
          </w:rPr>
          <w:t>LearningStandardList&gt;</w:t>
        </w:r>
      </w:ins>
    </w:p>
    <w:p w14:paraId="559689E8" w14:textId="77777777" w:rsidR="00746295" w:rsidRPr="00EF7196" w:rsidRDefault="00746295" w:rsidP="00746295">
      <w:pPr>
        <w:rPr>
          <w:ins w:id="1895" w:author="Nick Nicholas" w:date="2017-11-20T16:53:00Z"/>
          <w:lang w:val="en-US"/>
        </w:rPr>
      </w:pPr>
      <w:ins w:id="1896" w:author="Nick Nicholas" w:date="2017-11-20T16:53:00Z">
        <w:r w:rsidRPr="00EF7196">
          <w:rPr>
            <w:lang w:val="en-US"/>
          </w:rPr>
          <w:t xml:space="preserve">        &lt;</w:t>
        </w:r>
        <w:r>
          <w:rPr>
            <w:lang w:val="en-US"/>
          </w:rPr>
          <w:t>Credential</w:t>
        </w:r>
        <w:r w:rsidRPr="00EF7196">
          <w:rPr>
            <w:lang w:val="en-US"/>
          </w:rPr>
          <w:t>LearningStandard&gt;</w:t>
        </w:r>
      </w:ins>
    </w:p>
    <w:p w14:paraId="0B357D20" w14:textId="77777777" w:rsidR="00746295" w:rsidRPr="00EF7196" w:rsidRDefault="00746295" w:rsidP="00746295">
      <w:pPr>
        <w:rPr>
          <w:ins w:id="1897" w:author="Nick Nicholas" w:date="2017-11-20T16:53:00Z"/>
          <w:lang w:val="en-US"/>
        </w:rPr>
      </w:pPr>
      <w:ins w:id="1898" w:author="Nick Nicholas" w:date="2017-11-20T16:53:00Z">
        <w:r w:rsidRPr="00EF7196">
          <w:rPr>
            <w:lang w:val="en-US"/>
          </w:rPr>
          <w:t xml:space="preserve">        &lt;learningStandard&gt;</w:t>
        </w:r>
      </w:ins>
    </w:p>
    <w:p w14:paraId="1E0DE10F" w14:textId="77777777" w:rsidR="00746295" w:rsidRPr="00EF7196" w:rsidRDefault="00746295" w:rsidP="00746295">
      <w:pPr>
        <w:rPr>
          <w:ins w:id="1899" w:author="Nick Nicholas" w:date="2017-11-20T16:53:00Z"/>
          <w:lang w:val="en-US"/>
        </w:rPr>
      </w:pPr>
      <w:ins w:id="1900" w:author="Nick Nicholas" w:date="2017-11-20T16:53:00Z">
        <w:r w:rsidRPr="00EF7196">
          <w:rPr>
            <w:lang w:val="en-US"/>
          </w:rPr>
          <w:t xml:space="preserve">          &lt;learningStandardUrl&gt;http://australiancurriculum.edu.au/ACE432&lt;/learningStandardUrl</w:t>
        </w:r>
        <w:r w:rsidRPr="00EF7196" w:rsidDel="00C74EA2">
          <w:rPr>
            <w:lang w:val="en-US"/>
          </w:rPr>
          <w:t xml:space="preserve"> </w:t>
        </w:r>
        <w:r w:rsidRPr="00EF7196">
          <w:rPr>
            <w:lang w:val="en-US"/>
          </w:rPr>
          <w:t>&gt;</w:t>
        </w:r>
      </w:ins>
    </w:p>
    <w:p w14:paraId="157FCB47" w14:textId="77777777" w:rsidR="00746295" w:rsidRPr="00EF7196" w:rsidRDefault="00746295" w:rsidP="00746295">
      <w:pPr>
        <w:rPr>
          <w:ins w:id="1901" w:author="Nick Nicholas" w:date="2017-11-20T16:53:00Z"/>
          <w:lang w:val="en-US"/>
        </w:rPr>
      </w:pPr>
      <w:ins w:id="1902" w:author="Nick Nicholas" w:date="2017-11-20T16:53:00Z">
        <w:r w:rsidRPr="00EF7196">
          <w:rPr>
            <w:lang w:val="en-US"/>
          </w:rPr>
          <w:t xml:space="preserve">         &lt;/learningStandard&gt;</w:t>
        </w:r>
      </w:ins>
    </w:p>
    <w:p w14:paraId="62A61990" w14:textId="77777777" w:rsidR="00746295" w:rsidRPr="00EF7196" w:rsidRDefault="00746295" w:rsidP="00746295">
      <w:pPr>
        <w:rPr>
          <w:ins w:id="1903" w:author="Nick Nicholas" w:date="2017-11-20T16:53:00Z"/>
          <w:lang w:val="en-US"/>
        </w:rPr>
      </w:pPr>
      <w:ins w:id="1904" w:author="Nick Nicholas" w:date="2017-11-20T16:53:00Z">
        <w:r w:rsidRPr="00EF7196">
          <w:rPr>
            <w:lang w:val="en-US"/>
          </w:rPr>
          <w:t xml:space="preserve">           &lt;credit&gt;</w:t>
        </w:r>
      </w:ins>
    </w:p>
    <w:p w14:paraId="192FA10D" w14:textId="77777777" w:rsidR="00746295" w:rsidRPr="00EF7196" w:rsidRDefault="00746295" w:rsidP="00746295">
      <w:pPr>
        <w:rPr>
          <w:ins w:id="1905" w:author="Nick Nicholas" w:date="2017-11-20T16:53:00Z"/>
          <w:lang w:val="en-US"/>
        </w:rPr>
      </w:pPr>
      <w:ins w:id="1906" w:author="Nick Nicholas" w:date="2017-11-20T16:53:00Z">
        <w:r w:rsidRPr="00EF7196">
          <w:rPr>
            <w:lang w:val="en-US"/>
          </w:rPr>
          <w:t xml:space="preserve">            &lt;unit&gt; points&lt;/unit&gt;&lt;value&gt;2&lt;/value&gt;</w:t>
        </w:r>
      </w:ins>
    </w:p>
    <w:p w14:paraId="53422D3D" w14:textId="77777777" w:rsidR="00746295" w:rsidRPr="00EF7196" w:rsidRDefault="00746295" w:rsidP="00746295">
      <w:pPr>
        <w:rPr>
          <w:ins w:id="1907" w:author="Nick Nicholas" w:date="2017-11-20T16:53:00Z"/>
          <w:lang w:val="en-US"/>
        </w:rPr>
      </w:pPr>
      <w:ins w:id="1908" w:author="Nick Nicholas" w:date="2017-11-20T16:53:00Z">
        <w:r w:rsidRPr="00EF7196">
          <w:rPr>
            <w:lang w:val="en-US"/>
          </w:rPr>
          <w:t xml:space="preserve">           &lt;/credit&gt;</w:t>
        </w:r>
      </w:ins>
    </w:p>
    <w:p w14:paraId="2CCE5BDF" w14:textId="77777777" w:rsidR="00746295" w:rsidRPr="00EF7196" w:rsidRDefault="00746295" w:rsidP="00746295">
      <w:pPr>
        <w:rPr>
          <w:ins w:id="1909" w:author="Nick Nicholas" w:date="2017-11-20T16:53:00Z"/>
          <w:lang w:val="en-US"/>
        </w:rPr>
      </w:pPr>
      <w:ins w:id="1910" w:author="Nick Nicholas" w:date="2017-11-20T16:53:00Z">
        <w:r w:rsidRPr="00EF7196">
          <w:rPr>
            <w:lang w:val="en-US"/>
          </w:rPr>
          <w:t xml:space="preserve">        &lt;/learningStandard&gt;</w:t>
        </w:r>
      </w:ins>
    </w:p>
    <w:p w14:paraId="03A74445" w14:textId="77777777" w:rsidR="00746295" w:rsidRPr="00EF7196" w:rsidRDefault="00746295" w:rsidP="00746295">
      <w:pPr>
        <w:rPr>
          <w:ins w:id="1911" w:author="Nick Nicholas" w:date="2017-11-20T16:53:00Z"/>
          <w:lang w:val="en-US"/>
        </w:rPr>
      </w:pPr>
      <w:ins w:id="1912" w:author="Nick Nicholas" w:date="2017-11-20T16:53:00Z">
        <w:r w:rsidRPr="00EF7196">
          <w:rPr>
            <w:lang w:val="en-US"/>
          </w:rPr>
          <w:lastRenderedPageBreak/>
          <w:t xml:space="preserve">       &lt;/CredentialLearningStandardList</w:t>
        </w:r>
        <w:r w:rsidRPr="00EF7196" w:rsidDel="00C728E1">
          <w:rPr>
            <w:lang w:val="en-US"/>
          </w:rPr>
          <w:t xml:space="preserve"> </w:t>
        </w:r>
        <w:r w:rsidRPr="00EF7196">
          <w:rPr>
            <w:lang w:val="en-US"/>
          </w:rPr>
          <w:t>&gt;</w:t>
        </w:r>
      </w:ins>
    </w:p>
    <w:p w14:paraId="758D4BC7" w14:textId="17A427B1" w:rsidR="00746295" w:rsidRPr="00EF7196" w:rsidRDefault="00746295">
      <w:pPr>
        <w:rPr>
          <w:ins w:id="1913" w:author="Nick Nicholas" w:date="2017-11-20T16:53:00Z"/>
          <w:lang w:val="en-US"/>
        </w:rPr>
      </w:pPr>
      <w:ins w:id="1914" w:author="Nick Nicholas" w:date="2017-11-20T16:53:00Z">
        <w:r w:rsidRPr="00EF7196">
          <w:rPr>
            <w:lang w:val="en-US"/>
          </w:rPr>
          <w:t xml:space="preserve">     &lt;/</w:t>
        </w:r>
      </w:ins>
      <w:ins w:id="1915" w:author="Nick Nicholas" w:date="2017-11-20T16:54:00Z">
        <w:r>
          <w:rPr>
            <w:lang w:val="en-US"/>
          </w:rPr>
          <w:t>attainment</w:t>
        </w:r>
      </w:ins>
      <w:ins w:id="1916" w:author="Nick Nicholas" w:date="2017-11-20T16:53:00Z">
        <w:r w:rsidRPr="00EF7196">
          <w:rPr>
            <w:lang w:val="en-US"/>
          </w:rPr>
          <w:t>&gt;</w:t>
        </w:r>
      </w:ins>
    </w:p>
    <w:p w14:paraId="1A0ED6A3" w14:textId="4F83EAFF" w:rsidR="00C411BF" w:rsidRDefault="00746295">
      <w:pPr>
        <w:tabs>
          <w:tab w:val="left" w:pos="1127"/>
        </w:tabs>
        <w:rPr>
          <w:ins w:id="1917" w:author="Nick Nicholas" w:date="2017-11-20T16:52:00Z"/>
          <w:lang w:val="en-US"/>
        </w:rPr>
        <w:pPrChange w:id="1918" w:author="Nick Nicholas" w:date="2017-11-20T16:54:00Z">
          <w:pPr/>
        </w:pPrChange>
      </w:pPr>
      <w:ins w:id="1919" w:author="Nick Nicholas" w:date="2017-11-20T16:54:00Z">
        <w:r>
          <w:rPr>
            <w:lang w:val="en-US"/>
          </w:rPr>
          <w:tab/>
        </w:r>
      </w:ins>
    </w:p>
    <w:p w14:paraId="464CE91B" w14:textId="77777777" w:rsidR="00C411BF" w:rsidRDefault="00C411BF" w:rsidP="00852ADC">
      <w:pPr>
        <w:rPr>
          <w:ins w:id="1920" w:author="Nick Nicholas" w:date="2017-11-20T16:52:00Z"/>
          <w:lang w:val="en-US"/>
        </w:rPr>
      </w:pPr>
    </w:p>
    <w:p w14:paraId="0F978C00" w14:textId="77777777" w:rsidR="00C411BF" w:rsidRPr="00AC13A6" w:rsidRDefault="00C411BF" w:rsidP="00852ADC">
      <w:pPr>
        <w:rPr>
          <w:lang w:val="en-US"/>
          <w:rPrChange w:id="1921" w:author="Nick Nicholas" w:date="2017-11-16T12:14:00Z">
            <w:rPr/>
          </w:rPrChange>
        </w:rPr>
      </w:pPr>
    </w:p>
    <w:p w14:paraId="794B8CFC" w14:textId="73DB6E79" w:rsidR="001B25BC" w:rsidRPr="00AC13A6" w:rsidRDefault="001B25BC" w:rsidP="00852ADC">
      <w:pPr>
        <w:rPr>
          <w:lang w:val="en-US"/>
          <w:rPrChange w:id="1922" w:author="Nick Nicholas" w:date="2017-11-16T12:14:00Z">
            <w:rPr/>
          </w:rPrChange>
        </w:rPr>
      </w:pPr>
      <w:r w:rsidRPr="00AC13A6">
        <w:rPr>
          <w:lang w:val="en-US"/>
          <w:rPrChange w:id="1923" w:author="Nick Nicholas" w:date="2017-11-16T12:14:00Z">
            <w:rPr/>
          </w:rPrChange>
        </w:rPr>
        <w:t>&lt;student</w:t>
      </w:r>
      <w:del w:id="1924" w:author="Linda Marshall" w:date="2017-11-16T11:35:00Z">
        <w:r w:rsidRPr="00AC13A6" w:rsidDel="002474FD">
          <w:rPr>
            <w:lang w:val="en-US"/>
            <w:rPrChange w:id="1925" w:author="Nick Nicholas" w:date="2017-11-16T12:14:00Z">
              <w:rPr/>
            </w:rPrChange>
          </w:rPr>
          <w:delText>Qualification</w:delText>
        </w:r>
      </w:del>
      <w:ins w:id="1926" w:author="Linda Marshall" w:date="2017-11-16T11:35:00Z">
        <w:r w:rsidR="002474FD" w:rsidRPr="00AC13A6">
          <w:rPr>
            <w:lang w:val="en-US"/>
            <w:rPrChange w:id="1927" w:author="Nick Nicholas" w:date="2017-11-16T12:14:00Z">
              <w:rPr/>
            </w:rPrChange>
          </w:rPr>
          <w:t>Attainment</w:t>
        </w:r>
      </w:ins>
      <w:r w:rsidRPr="00AC13A6">
        <w:rPr>
          <w:lang w:val="en-US"/>
          <w:rPrChange w:id="1928" w:author="Nick Nicholas" w:date="2017-11-16T12:14:00Z">
            <w:rPr/>
          </w:rPrChange>
        </w:rPr>
        <w:t>Achievement</w:t>
      </w:r>
      <w:ins w:id="1929" w:author="Nick Nicholas" w:date="2017-10-31T17:57:00Z">
        <w:r w:rsidR="009D3EA0" w:rsidRPr="00AC13A6">
          <w:rPr>
            <w:lang w:val="en-US"/>
            <w:rPrChange w:id="1930" w:author="Nick Nicholas" w:date="2017-11-16T12:14:00Z">
              <w:rPr/>
            </w:rPrChange>
          </w:rPr>
          <w:t xml:space="preserve"> RefId</w:t>
        </w:r>
        <w:proofErr w:type="gramStart"/>
        <w:r w:rsidR="009D3EA0" w:rsidRPr="00AC13A6">
          <w:rPr>
            <w:lang w:val="en-US"/>
            <w:rPrChange w:id="1931" w:author="Nick Nicholas" w:date="2017-11-16T12:14:00Z">
              <w:rPr/>
            </w:rPrChange>
          </w:rPr>
          <w:t>=</w:t>
        </w:r>
        <w:r w:rsidR="009D3EA0">
          <w:rPr>
            <w:lang w:val="en-AU"/>
          </w:rPr>
          <w:t>“</w:t>
        </w:r>
        <w:proofErr w:type="gramEnd"/>
        <w:r w:rsidR="009D3EA0">
          <w:rPr>
            <w:lang w:val="en-AU"/>
          </w:rPr>
          <w:t>dsjfsdfjsfhjshf’</w:t>
        </w:r>
      </w:ins>
      <w:r w:rsidRPr="00AC13A6">
        <w:rPr>
          <w:lang w:val="en-US"/>
          <w:rPrChange w:id="1932" w:author="Nick Nicholas" w:date="2017-11-16T12:14:00Z">
            <w:rPr/>
          </w:rPrChange>
        </w:rPr>
        <w:t>&gt;</w:t>
      </w:r>
    </w:p>
    <w:p w14:paraId="3F6FFBFC" w14:textId="57BD170D" w:rsidR="001B25BC" w:rsidRPr="00AC13A6" w:rsidRDefault="001B25BC" w:rsidP="00852ADC">
      <w:pPr>
        <w:rPr>
          <w:lang w:val="en-US"/>
          <w:rPrChange w:id="1933" w:author="Nick Nicholas" w:date="2017-11-16T12:14:00Z">
            <w:rPr/>
          </w:rPrChange>
        </w:rPr>
      </w:pPr>
      <w:r w:rsidRPr="00AC13A6">
        <w:rPr>
          <w:lang w:val="en-US"/>
          <w:rPrChange w:id="1934" w:author="Nick Nicholas" w:date="2017-11-16T12:14:00Z">
            <w:rPr/>
          </w:rPrChange>
        </w:rPr>
        <w:t xml:space="preserve">  &lt;</w:t>
      </w:r>
      <w:del w:id="1935" w:author="Linda Marshall" w:date="2017-11-16T11:35:00Z">
        <w:r w:rsidRPr="00AC13A6" w:rsidDel="002474FD">
          <w:rPr>
            <w:lang w:val="en-US"/>
            <w:rPrChange w:id="1936" w:author="Nick Nicholas" w:date="2017-11-16T12:14:00Z">
              <w:rPr/>
            </w:rPrChange>
          </w:rPr>
          <w:delText>qualification</w:delText>
        </w:r>
      </w:del>
      <w:ins w:id="1937" w:author="Linda Marshall" w:date="2017-11-16T11:35:00Z">
        <w:r w:rsidR="002474FD" w:rsidRPr="00AC13A6">
          <w:rPr>
            <w:lang w:val="en-US"/>
            <w:rPrChange w:id="1938" w:author="Nick Nicholas" w:date="2017-11-16T12:14:00Z">
              <w:rPr/>
            </w:rPrChange>
          </w:rPr>
          <w:t>Credential</w:t>
        </w:r>
      </w:ins>
      <w:r w:rsidR="002B1551" w:rsidRPr="00AC13A6">
        <w:rPr>
          <w:lang w:val="en-US"/>
          <w:rPrChange w:id="1939" w:author="Nick Nicholas" w:date="2017-11-16T12:14:00Z">
            <w:rPr/>
          </w:rPrChange>
        </w:rPr>
        <w:t>Info</w:t>
      </w:r>
      <w:r w:rsidRPr="00AC13A6">
        <w:rPr>
          <w:lang w:val="en-US"/>
          <w:rPrChange w:id="1940" w:author="Nick Nicholas" w:date="2017-11-16T12:14:00Z">
            <w:rPr/>
          </w:rPrChange>
        </w:rPr>
        <w:t>&gt;</w:t>
      </w:r>
    </w:p>
    <w:p w14:paraId="5EAE38DB" w14:textId="0A6FE59D" w:rsidR="002B1551" w:rsidRPr="00AC13A6" w:rsidRDefault="002B1551" w:rsidP="00852ADC">
      <w:pPr>
        <w:rPr>
          <w:lang w:val="en-US"/>
          <w:rPrChange w:id="1941" w:author="Nick Nicholas" w:date="2017-11-16T12:14:00Z">
            <w:rPr/>
          </w:rPrChange>
        </w:rPr>
      </w:pPr>
      <w:r w:rsidRPr="00AC13A6">
        <w:rPr>
          <w:lang w:val="en-US"/>
          <w:rPrChange w:id="1942" w:author="Nick Nicholas" w:date="2017-11-16T12:14:00Z">
            <w:rPr/>
          </w:rPrChange>
        </w:rPr>
        <w:t xml:space="preserve">    &lt;</w:t>
      </w:r>
      <w:del w:id="1943" w:author="Linda Marshall" w:date="2017-11-16T11:35:00Z">
        <w:r w:rsidRPr="00AC13A6" w:rsidDel="002474FD">
          <w:rPr>
            <w:lang w:val="en-US"/>
            <w:rPrChange w:id="1944" w:author="Nick Nicholas" w:date="2017-11-16T12:14:00Z">
              <w:rPr/>
            </w:rPrChange>
          </w:rPr>
          <w:delText>qualification</w:delText>
        </w:r>
      </w:del>
      <w:ins w:id="1945" w:author="Linda Marshall" w:date="2017-11-16T11:35:00Z">
        <w:r w:rsidR="002474FD" w:rsidRPr="00AC13A6">
          <w:rPr>
            <w:lang w:val="en-US"/>
            <w:rPrChange w:id="1946" w:author="Nick Nicholas" w:date="2017-11-16T12:14:00Z">
              <w:rPr/>
            </w:rPrChange>
          </w:rPr>
          <w:t>Credential</w:t>
        </w:r>
      </w:ins>
      <w:r w:rsidRPr="00AC13A6">
        <w:rPr>
          <w:lang w:val="en-US"/>
          <w:rPrChange w:id="1947" w:author="Nick Nicholas" w:date="2017-11-16T12:14:00Z">
            <w:rPr/>
          </w:rPrChange>
        </w:rPr>
        <w:t xml:space="preserve"> SIF_RefType=”</w:t>
      </w:r>
      <w:del w:id="1948" w:author="Linda Marshall" w:date="2017-11-16T11:35:00Z">
        <w:r w:rsidRPr="00AC13A6" w:rsidDel="002474FD">
          <w:rPr>
            <w:lang w:val="en-US"/>
            <w:rPrChange w:id="1949" w:author="Nick Nicholas" w:date="2017-11-16T12:14:00Z">
              <w:rPr/>
            </w:rPrChange>
          </w:rPr>
          <w:delText>qualification</w:delText>
        </w:r>
      </w:del>
      <w:ins w:id="1950" w:author="Linda Marshall" w:date="2017-11-16T11:35:00Z">
        <w:r w:rsidR="002474FD" w:rsidRPr="00AC13A6">
          <w:rPr>
            <w:lang w:val="en-US"/>
            <w:rPrChange w:id="1951" w:author="Nick Nicholas" w:date="2017-11-16T12:14:00Z">
              <w:rPr/>
            </w:rPrChange>
          </w:rPr>
          <w:t>Credential</w:t>
        </w:r>
      </w:ins>
      <w:r w:rsidRPr="00AC13A6">
        <w:rPr>
          <w:lang w:val="en-US"/>
          <w:rPrChange w:id="1952" w:author="Nick Nicholas" w:date="2017-11-16T12:14:00Z">
            <w:rPr/>
          </w:rPrChange>
        </w:rPr>
        <w:t>”&gt;</w:t>
      </w:r>
      <w:del w:id="1953" w:author="Nick Nicholas" w:date="2017-11-20T16:46:00Z">
        <w:r w:rsidRPr="00AC13A6" w:rsidDel="00404F40">
          <w:rPr>
            <w:lang w:val="en-US"/>
            <w:rPrChange w:id="1954" w:author="Nick Nicholas" w:date="2017-11-16T12:14:00Z">
              <w:rPr/>
            </w:rPrChange>
          </w:rPr>
          <w:delText>f0000000-00000</w:delText>
        </w:r>
      </w:del>
      <w:ins w:id="1955" w:author="Nick Nicholas" w:date="2017-11-20T16:46:00Z">
        <w:r w:rsidR="00404F40">
          <w:rPr>
            <w:lang w:val="en-US"/>
          </w:rPr>
          <w:t>CREDENTIAL-GUID</w:t>
        </w:r>
      </w:ins>
      <w:r w:rsidRPr="00AC13A6">
        <w:rPr>
          <w:lang w:val="en-US"/>
          <w:rPrChange w:id="1956" w:author="Nick Nicholas" w:date="2017-11-16T12:14:00Z">
            <w:rPr/>
          </w:rPrChange>
        </w:rPr>
        <w:t>&lt;/</w:t>
      </w:r>
      <w:del w:id="1957" w:author="Linda Marshall" w:date="2017-11-16T11:35:00Z">
        <w:r w:rsidRPr="00AC13A6" w:rsidDel="002474FD">
          <w:rPr>
            <w:lang w:val="en-US"/>
            <w:rPrChange w:id="1958" w:author="Nick Nicholas" w:date="2017-11-16T12:14:00Z">
              <w:rPr/>
            </w:rPrChange>
          </w:rPr>
          <w:delText>qualification</w:delText>
        </w:r>
      </w:del>
      <w:ins w:id="1959" w:author="Linda Marshall" w:date="2017-11-16T11:35:00Z">
        <w:r w:rsidR="002474FD" w:rsidRPr="00AC13A6">
          <w:rPr>
            <w:lang w:val="en-US"/>
            <w:rPrChange w:id="1960" w:author="Nick Nicholas" w:date="2017-11-16T12:14:00Z">
              <w:rPr/>
            </w:rPrChange>
          </w:rPr>
          <w:t>Credential</w:t>
        </w:r>
      </w:ins>
      <w:r w:rsidRPr="00AC13A6">
        <w:rPr>
          <w:lang w:val="en-US"/>
          <w:rPrChange w:id="1961" w:author="Nick Nicholas" w:date="2017-11-16T12:14:00Z">
            <w:rPr/>
          </w:rPrChange>
        </w:rPr>
        <w:t>&gt;</w:t>
      </w:r>
    </w:p>
    <w:p w14:paraId="36D31CE4" w14:textId="28EC1B8E" w:rsidR="001B25BC" w:rsidRPr="001D0C0C" w:rsidRDefault="001B25BC" w:rsidP="00852ADC">
      <w:pPr>
        <w:rPr>
          <w:lang w:val="en-AU"/>
        </w:rPr>
      </w:pPr>
      <w:r w:rsidRPr="00AC13A6">
        <w:rPr>
          <w:lang w:val="en-US"/>
          <w:rPrChange w:id="1962" w:author="Nick Nicholas" w:date="2017-11-16T12:14:00Z">
            <w:rPr/>
          </w:rPrChange>
        </w:rPr>
        <w:t xml:space="preserve">    &lt;</w:t>
      </w:r>
      <w:r w:rsidR="002B1551" w:rsidRPr="00AC13A6">
        <w:rPr>
          <w:lang w:val="en-US"/>
          <w:rPrChange w:id="1963" w:author="Nick Nicholas" w:date="2017-11-16T12:14:00Z">
            <w:rPr/>
          </w:rPrChange>
        </w:rPr>
        <w:t>name&gt;VCE&lt;/name&gt;</w:t>
      </w:r>
    </w:p>
    <w:p w14:paraId="48F82AE7" w14:textId="2F117CFB" w:rsidR="002B1551" w:rsidRPr="00AC13A6" w:rsidRDefault="002B1551" w:rsidP="002B1551">
      <w:pPr>
        <w:rPr>
          <w:lang w:val="en-US"/>
          <w:rPrChange w:id="1964" w:author="Nick Nicholas" w:date="2017-11-16T12:14:00Z">
            <w:rPr/>
          </w:rPrChange>
        </w:rPr>
      </w:pPr>
      <w:r w:rsidRPr="00AC13A6">
        <w:rPr>
          <w:lang w:val="en-US"/>
          <w:rPrChange w:id="1965" w:author="Nick Nicholas" w:date="2017-11-16T12:14:00Z">
            <w:rPr/>
          </w:rPrChange>
        </w:rPr>
        <w:t xml:space="preserve">    &lt;authority&gt;VCAA&lt;/authority&gt;</w:t>
      </w:r>
    </w:p>
    <w:p w14:paraId="65C64CE6" w14:textId="77777777" w:rsidR="007A44D3" w:rsidRPr="00AC13A6" w:rsidRDefault="00021EB0" w:rsidP="002B1551">
      <w:pPr>
        <w:rPr>
          <w:ins w:id="1966" w:author="Nick Nicholas" w:date="2017-10-31T17:57:00Z"/>
          <w:lang w:val="en-US"/>
          <w:rPrChange w:id="1967" w:author="Nick Nicholas" w:date="2017-11-16T12:14:00Z">
            <w:rPr>
              <w:ins w:id="1968" w:author="Nick Nicholas" w:date="2017-10-31T17:57:00Z"/>
            </w:rPr>
          </w:rPrChange>
        </w:rPr>
      </w:pPr>
      <w:r w:rsidRPr="00AC13A6">
        <w:rPr>
          <w:lang w:val="en-US"/>
          <w:rPrChange w:id="1969" w:author="Nick Nicholas" w:date="2017-11-16T12:14:00Z">
            <w:rPr/>
          </w:rPrChange>
        </w:rPr>
        <w:t xml:space="preserve">    &lt;</w:t>
      </w:r>
      <w:del w:id="1970" w:author="Nick Nicholas" w:date="2017-10-31T17:55:00Z">
        <w:r w:rsidRPr="00AC13A6" w:rsidDel="00250EE5">
          <w:rPr>
            <w:lang w:val="en-US"/>
            <w:rPrChange w:id="1971" w:author="Nick Nicholas" w:date="2017-11-16T12:14:00Z">
              <w:rPr/>
            </w:rPrChange>
          </w:rPr>
          <w:delText>authorityAddress</w:delText>
        </w:r>
      </w:del>
      <w:ins w:id="1972" w:author="Nick Nicholas" w:date="2017-10-31T17:55:00Z">
        <w:r w:rsidR="00250EE5" w:rsidRPr="00AC13A6">
          <w:rPr>
            <w:lang w:val="en-US"/>
            <w:rPrChange w:id="1973" w:author="Nick Nicholas" w:date="2017-11-16T12:14:00Z">
              <w:rPr/>
            </w:rPrChange>
          </w:rPr>
          <w:t>authorityContact</w:t>
        </w:r>
      </w:ins>
      <w:r w:rsidRPr="00AC13A6">
        <w:rPr>
          <w:lang w:val="en-US"/>
          <w:rPrChange w:id="1974" w:author="Nick Nicholas" w:date="2017-11-16T12:14:00Z">
            <w:rPr/>
          </w:rPrChange>
        </w:rPr>
        <w:t>&gt;</w:t>
      </w:r>
    </w:p>
    <w:p w14:paraId="72C5342E" w14:textId="77777777" w:rsidR="007A44D3" w:rsidRPr="007A44D3" w:rsidRDefault="007A44D3" w:rsidP="007A44D3">
      <w:pPr>
        <w:shd w:val="clear" w:color="auto" w:fill="FAFAFA"/>
        <w:rPr>
          <w:ins w:id="1975" w:author="Nick Nicholas" w:date="2017-10-31T17:57:00Z"/>
          <w:rFonts w:ascii="Courier" w:eastAsia="Times New Roman" w:hAnsi="Courier"/>
          <w:color w:val="000000"/>
          <w:sz w:val="20"/>
          <w:szCs w:val="20"/>
          <w:lang w:val="en-US"/>
          <w:rPrChange w:id="1976" w:author="Nick Nicholas" w:date="2017-10-31T17:57:00Z">
            <w:rPr>
              <w:ins w:id="1977" w:author="Nick Nicholas" w:date="2017-10-31T17:57:00Z"/>
              <w:rFonts w:ascii="Courier" w:eastAsia="Times New Roman" w:hAnsi="Courier"/>
              <w:color w:val="000000"/>
              <w:sz w:val="20"/>
              <w:szCs w:val="20"/>
            </w:rPr>
          </w:rPrChange>
        </w:rPr>
      </w:pPr>
      <w:bookmarkStart w:id="1978" w:name="ExampleA351ContactInfoType"/>
      <w:ins w:id="1979" w:author="Nick Nicholas" w:date="2017-10-31T17:57:00Z">
        <w:r w:rsidRPr="007A44D3">
          <w:rPr>
            <w:rFonts w:ascii="Courier" w:eastAsia="Times New Roman" w:hAnsi="Courier"/>
            <w:color w:val="000000"/>
            <w:sz w:val="20"/>
            <w:szCs w:val="20"/>
            <w:lang w:val="en-US"/>
            <w:rPrChange w:id="1980" w:author="Nick Nicholas" w:date="2017-10-31T17:57:00Z">
              <w:rPr>
                <w:rFonts w:ascii="Courier" w:eastAsia="Times New Roman" w:hAnsi="Courier"/>
                <w:color w:val="000000"/>
                <w:sz w:val="20"/>
                <w:szCs w:val="20"/>
              </w:rPr>
            </w:rPrChange>
          </w:rPr>
          <w:t>&lt;Name Type="LGL"&gt;</w:t>
        </w:r>
      </w:ins>
    </w:p>
    <w:p w14:paraId="126FC086" w14:textId="77777777" w:rsidR="007A44D3" w:rsidRPr="007A44D3" w:rsidRDefault="007A44D3" w:rsidP="007A44D3">
      <w:pPr>
        <w:shd w:val="clear" w:color="auto" w:fill="FAFAFA"/>
        <w:rPr>
          <w:ins w:id="1981" w:author="Nick Nicholas" w:date="2017-10-31T17:57:00Z"/>
          <w:rFonts w:ascii="Courier" w:eastAsia="Times New Roman" w:hAnsi="Courier"/>
          <w:color w:val="000000"/>
          <w:sz w:val="20"/>
          <w:szCs w:val="20"/>
          <w:lang w:val="en-US"/>
          <w:rPrChange w:id="1982" w:author="Nick Nicholas" w:date="2017-10-31T17:57:00Z">
            <w:rPr>
              <w:ins w:id="1983" w:author="Nick Nicholas" w:date="2017-10-31T17:57:00Z"/>
              <w:rFonts w:ascii="Courier" w:eastAsia="Times New Roman" w:hAnsi="Courier"/>
              <w:color w:val="000000"/>
              <w:sz w:val="20"/>
              <w:szCs w:val="20"/>
            </w:rPr>
          </w:rPrChange>
        </w:rPr>
      </w:pPr>
      <w:ins w:id="1984" w:author="Nick Nicholas" w:date="2017-10-31T17:57:00Z">
        <w:r w:rsidRPr="007A44D3">
          <w:rPr>
            <w:rFonts w:ascii="Courier" w:eastAsia="Times New Roman" w:hAnsi="Courier"/>
            <w:color w:val="000000"/>
            <w:sz w:val="20"/>
            <w:szCs w:val="20"/>
            <w:lang w:val="en-US"/>
            <w:rPrChange w:id="1985" w:author="Nick Nicholas" w:date="2017-10-31T17:57:00Z">
              <w:rPr>
                <w:rFonts w:ascii="Courier" w:eastAsia="Times New Roman" w:hAnsi="Courier"/>
                <w:color w:val="000000"/>
                <w:sz w:val="20"/>
                <w:szCs w:val="20"/>
              </w:rPr>
            </w:rPrChange>
          </w:rPr>
          <w:t xml:space="preserve">    &lt;FamilyName&gt;Woodall&lt;/FamilyName&gt;</w:t>
        </w:r>
      </w:ins>
    </w:p>
    <w:p w14:paraId="6439993D" w14:textId="77777777" w:rsidR="007A44D3" w:rsidRPr="007A44D3" w:rsidRDefault="007A44D3" w:rsidP="007A44D3">
      <w:pPr>
        <w:shd w:val="clear" w:color="auto" w:fill="FAFAFA"/>
        <w:rPr>
          <w:ins w:id="1986" w:author="Nick Nicholas" w:date="2017-10-31T17:57:00Z"/>
          <w:rFonts w:ascii="Courier" w:eastAsia="Times New Roman" w:hAnsi="Courier"/>
          <w:color w:val="000000"/>
          <w:sz w:val="20"/>
          <w:szCs w:val="20"/>
          <w:lang w:val="en-US"/>
          <w:rPrChange w:id="1987" w:author="Nick Nicholas" w:date="2017-10-31T17:57:00Z">
            <w:rPr>
              <w:ins w:id="1988" w:author="Nick Nicholas" w:date="2017-10-31T17:57:00Z"/>
              <w:rFonts w:ascii="Courier" w:eastAsia="Times New Roman" w:hAnsi="Courier"/>
              <w:color w:val="000000"/>
              <w:sz w:val="20"/>
              <w:szCs w:val="20"/>
            </w:rPr>
          </w:rPrChange>
        </w:rPr>
      </w:pPr>
      <w:ins w:id="1989" w:author="Nick Nicholas" w:date="2017-10-31T17:57:00Z">
        <w:r w:rsidRPr="007A44D3">
          <w:rPr>
            <w:rFonts w:ascii="Courier" w:eastAsia="Times New Roman" w:hAnsi="Courier"/>
            <w:color w:val="000000"/>
            <w:sz w:val="20"/>
            <w:szCs w:val="20"/>
            <w:lang w:val="en-US"/>
            <w:rPrChange w:id="1990" w:author="Nick Nicholas" w:date="2017-10-31T17:57:00Z">
              <w:rPr>
                <w:rFonts w:ascii="Courier" w:eastAsia="Times New Roman" w:hAnsi="Courier"/>
                <w:color w:val="000000"/>
                <w:sz w:val="20"/>
                <w:szCs w:val="20"/>
              </w:rPr>
            </w:rPrChange>
          </w:rPr>
          <w:t xml:space="preserve">    &lt;GivenName&gt;Charles&lt;/GivenName&gt;</w:t>
        </w:r>
      </w:ins>
    </w:p>
    <w:p w14:paraId="10B89AB8" w14:textId="77777777" w:rsidR="007A44D3" w:rsidRPr="007A44D3" w:rsidRDefault="007A44D3" w:rsidP="007A44D3">
      <w:pPr>
        <w:shd w:val="clear" w:color="auto" w:fill="FAFAFA"/>
        <w:rPr>
          <w:ins w:id="1991" w:author="Nick Nicholas" w:date="2017-10-31T17:57:00Z"/>
          <w:rFonts w:ascii="Courier" w:eastAsia="Times New Roman" w:hAnsi="Courier"/>
          <w:color w:val="000000"/>
          <w:sz w:val="20"/>
          <w:szCs w:val="20"/>
          <w:lang w:val="en-US"/>
          <w:rPrChange w:id="1992" w:author="Nick Nicholas" w:date="2017-10-31T17:57:00Z">
            <w:rPr>
              <w:ins w:id="1993" w:author="Nick Nicholas" w:date="2017-10-31T17:57:00Z"/>
              <w:rFonts w:ascii="Courier" w:eastAsia="Times New Roman" w:hAnsi="Courier"/>
              <w:color w:val="000000"/>
              <w:sz w:val="20"/>
              <w:szCs w:val="20"/>
            </w:rPr>
          </w:rPrChange>
        </w:rPr>
      </w:pPr>
      <w:ins w:id="1994" w:author="Nick Nicholas" w:date="2017-10-31T17:57:00Z">
        <w:r w:rsidRPr="007A44D3">
          <w:rPr>
            <w:rFonts w:ascii="Courier" w:eastAsia="Times New Roman" w:hAnsi="Courier"/>
            <w:color w:val="000000"/>
            <w:sz w:val="20"/>
            <w:szCs w:val="20"/>
            <w:lang w:val="en-US"/>
            <w:rPrChange w:id="1995" w:author="Nick Nicholas" w:date="2017-10-31T17:57:00Z">
              <w:rPr>
                <w:rFonts w:ascii="Courier" w:eastAsia="Times New Roman" w:hAnsi="Courier"/>
                <w:color w:val="000000"/>
                <w:sz w:val="20"/>
                <w:szCs w:val="20"/>
              </w:rPr>
            </w:rPrChange>
          </w:rPr>
          <w:t xml:space="preserve">    &lt;MiddleName&gt;William&lt;/MiddleName&gt;</w:t>
        </w:r>
      </w:ins>
    </w:p>
    <w:p w14:paraId="15144B5B" w14:textId="77777777" w:rsidR="007A44D3" w:rsidRPr="007A44D3" w:rsidRDefault="007A44D3" w:rsidP="007A44D3">
      <w:pPr>
        <w:shd w:val="clear" w:color="auto" w:fill="FAFAFA"/>
        <w:rPr>
          <w:ins w:id="1996" w:author="Nick Nicholas" w:date="2017-10-31T17:57:00Z"/>
          <w:rFonts w:ascii="Courier" w:eastAsia="Times New Roman" w:hAnsi="Courier"/>
          <w:color w:val="000000"/>
          <w:sz w:val="20"/>
          <w:szCs w:val="20"/>
          <w:lang w:val="en-US"/>
          <w:rPrChange w:id="1997" w:author="Nick Nicholas" w:date="2017-10-31T17:57:00Z">
            <w:rPr>
              <w:ins w:id="1998" w:author="Nick Nicholas" w:date="2017-10-31T17:57:00Z"/>
              <w:rFonts w:ascii="Courier" w:eastAsia="Times New Roman" w:hAnsi="Courier"/>
              <w:color w:val="000000"/>
              <w:sz w:val="20"/>
              <w:szCs w:val="20"/>
            </w:rPr>
          </w:rPrChange>
        </w:rPr>
      </w:pPr>
      <w:ins w:id="1999" w:author="Nick Nicholas" w:date="2017-10-31T17:57:00Z">
        <w:r w:rsidRPr="007A44D3">
          <w:rPr>
            <w:rFonts w:ascii="Courier" w:eastAsia="Times New Roman" w:hAnsi="Courier"/>
            <w:color w:val="000000"/>
            <w:sz w:val="20"/>
            <w:szCs w:val="20"/>
            <w:lang w:val="en-US"/>
            <w:rPrChange w:id="2000" w:author="Nick Nicholas" w:date="2017-10-31T17:57:00Z">
              <w:rPr>
                <w:rFonts w:ascii="Courier" w:eastAsia="Times New Roman" w:hAnsi="Courier"/>
                <w:color w:val="000000"/>
                <w:sz w:val="20"/>
                <w:szCs w:val="20"/>
              </w:rPr>
            </w:rPrChange>
          </w:rPr>
          <w:t xml:space="preserve">  &lt;/Name&gt;</w:t>
        </w:r>
      </w:ins>
    </w:p>
    <w:p w14:paraId="469B929D" w14:textId="77777777" w:rsidR="007A44D3" w:rsidRPr="007A44D3" w:rsidRDefault="007A44D3" w:rsidP="007A44D3">
      <w:pPr>
        <w:shd w:val="clear" w:color="auto" w:fill="FAFAFA"/>
        <w:rPr>
          <w:ins w:id="2001" w:author="Nick Nicholas" w:date="2017-10-31T17:57:00Z"/>
          <w:rFonts w:ascii="Courier" w:eastAsia="Times New Roman" w:hAnsi="Courier"/>
          <w:color w:val="000000"/>
          <w:sz w:val="20"/>
          <w:szCs w:val="20"/>
          <w:lang w:val="en-US"/>
          <w:rPrChange w:id="2002" w:author="Nick Nicholas" w:date="2017-10-31T17:57:00Z">
            <w:rPr>
              <w:ins w:id="2003" w:author="Nick Nicholas" w:date="2017-10-31T17:57:00Z"/>
              <w:rFonts w:ascii="Courier" w:eastAsia="Times New Roman" w:hAnsi="Courier"/>
              <w:color w:val="000000"/>
              <w:sz w:val="20"/>
              <w:szCs w:val="20"/>
            </w:rPr>
          </w:rPrChange>
        </w:rPr>
      </w:pPr>
      <w:ins w:id="2004" w:author="Nick Nicholas" w:date="2017-10-31T17:57:00Z">
        <w:r w:rsidRPr="007A44D3">
          <w:rPr>
            <w:rFonts w:ascii="Courier" w:eastAsia="Times New Roman" w:hAnsi="Courier"/>
            <w:color w:val="000000"/>
            <w:sz w:val="20"/>
            <w:szCs w:val="20"/>
            <w:lang w:val="en-US"/>
            <w:rPrChange w:id="2005" w:author="Nick Nicholas" w:date="2017-10-31T17:57:00Z">
              <w:rPr>
                <w:rFonts w:ascii="Courier" w:eastAsia="Times New Roman" w:hAnsi="Courier"/>
                <w:color w:val="000000"/>
                <w:sz w:val="20"/>
                <w:szCs w:val="20"/>
              </w:rPr>
            </w:rPrChange>
          </w:rPr>
          <w:t xml:space="preserve">  &lt;PositionTitle&gt;Superintendent&lt;/PositionTitle&gt;</w:t>
        </w:r>
      </w:ins>
    </w:p>
    <w:p w14:paraId="59545F7C" w14:textId="77777777" w:rsidR="007A44D3" w:rsidRPr="007A44D3" w:rsidRDefault="007A44D3" w:rsidP="007A44D3">
      <w:pPr>
        <w:shd w:val="clear" w:color="auto" w:fill="FAFAFA"/>
        <w:rPr>
          <w:ins w:id="2006" w:author="Nick Nicholas" w:date="2017-10-31T17:57:00Z"/>
          <w:rFonts w:ascii="Courier" w:eastAsia="Times New Roman" w:hAnsi="Courier"/>
          <w:color w:val="000000"/>
          <w:sz w:val="20"/>
          <w:szCs w:val="20"/>
          <w:lang w:val="en-US"/>
          <w:rPrChange w:id="2007" w:author="Nick Nicholas" w:date="2017-10-31T17:57:00Z">
            <w:rPr>
              <w:ins w:id="2008" w:author="Nick Nicholas" w:date="2017-10-31T17:57:00Z"/>
              <w:rFonts w:ascii="Courier" w:eastAsia="Times New Roman" w:hAnsi="Courier"/>
              <w:color w:val="000000"/>
              <w:sz w:val="20"/>
              <w:szCs w:val="20"/>
            </w:rPr>
          </w:rPrChange>
        </w:rPr>
      </w:pPr>
      <w:ins w:id="2009" w:author="Nick Nicholas" w:date="2017-10-31T17:57:00Z">
        <w:r w:rsidRPr="007A44D3">
          <w:rPr>
            <w:rFonts w:ascii="Courier" w:eastAsia="Times New Roman" w:hAnsi="Courier"/>
            <w:color w:val="000000"/>
            <w:sz w:val="20"/>
            <w:szCs w:val="20"/>
            <w:lang w:val="en-US"/>
            <w:rPrChange w:id="2010" w:author="Nick Nicholas" w:date="2017-10-31T17:57:00Z">
              <w:rPr>
                <w:rFonts w:ascii="Courier" w:eastAsia="Times New Roman" w:hAnsi="Courier"/>
                <w:color w:val="000000"/>
                <w:sz w:val="20"/>
                <w:szCs w:val="20"/>
              </w:rPr>
            </w:rPrChange>
          </w:rPr>
          <w:t xml:space="preserve">  &lt;EmailList&gt;</w:t>
        </w:r>
      </w:ins>
    </w:p>
    <w:p w14:paraId="14DFF8B5" w14:textId="77777777" w:rsidR="007A44D3" w:rsidRPr="007A44D3" w:rsidRDefault="007A44D3" w:rsidP="007A44D3">
      <w:pPr>
        <w:shd w:val="clear" w:color="auto" w:fill="FAFAFA"/>
        <w:rPr>
          <w:ins w:id="2011" w:author="Nick Nicholas" w:date="2017-10-31T17:57:00Z"/>
          <w:rFonts w:ascii="Courier" w:eastAsia="Times New Roman" w:hAnsi="Courier"/>
          <w:color w:val="000000"/>
          <w:sz w:val="20"/>
          <w:szCs w:val="20"/>
          <w:lang w:val="en-US"/>
          <w:rPrChange w:id="2012" w:author="Nick Nicholas" w:date="2017-10-31T17:57:00Z">
            <w:rPr>
              <w:ins w:id="2013" w:author="Nick Nicholas" w:date="2017-10-31T17:57:00Z"/>
              <w:rFonts w:ascii="Courier" w:eastAsia="Times New Roman" w:hAnsi="Courier"/>
              <w:color w:val="000000"/>
              <w:sz w:val="20"/>
              <w:szCs w:val="20"/>
            </w:rPr>
          </w:rPrChange>
        </w:rPr>
      </w:pPr>
      <w:ins w:id="2014" w:author="Nick Nicholas" w:date="2017-10-31T17:57:00Z">
        <w:r w:rsidRPr="007A44D3">
          <w:rPr>
            <w:rFonts w:ascii="Courier" w:eastAsia="Times New Roman" w:hAnsi="Courier"/>
            <w:color w:val="000000"/>
            <w:sz w:val="20"/>
            <w:szCs w:val="20"/>
            <w:lang w:val="en-US"/>
            <w:rPrChange w:id="2015" w:author="Nick Nicholas" w:date="2017-10-31T17:57:00Z">
              <w:rPr>
                <w:rFonts w:ascii="Courier" w:eastAsia="Times New Roman" w:hAnsi="Courier"/>
                <w:color w:val="000000"/>
                <w:sz w:val="20"/>
                <w:szCs w:val="20"/>
              </w:rPr>
            </w:rPrChange>
          </w:rPr>
          <w:t xml:space="preserve">    &lt;Email Type="01"&gt;drseuss@whoville.k12.state.us&lt;/Email&gt;</w:t>
        </w:r>
      </w:ins>
    </w:p>
    <w:p w14:paraId="6F54F75E" w14:textId="77777777" w:rsidR="007A44D3" w:rsidRPr="007A44D3" w:rsidRDefault="007A44D3" w:rsidP="007A44D3">
      <w:pPr>
        <w:shd w:val="clear" w:color="auto" w:fill="FAFAFA"/>
        <w:rPr>
          <w:ins w:id="2016" w:author="Nick Nicholas" w:date="2017-10-31T17:57:00Z"/>
          <w:rFonts w:ascii="Courier" w:eastAsia="Times New Roman" w:hAnsi="Courier"/>
          <w:color w:val="000000"/>
          <w:sz w:val="20"/>
          <w:szCs w:val="20"/>
          <w:lang w:val="en-US"/>
          <w:rPrChange w:id="2017" w:author="Nick Nicholas" w:date="2017-10-31T17:57:00Z">
            <w:rPr>
              <w:ins w:id="2018" w:author="Nick Nicholas" w:date="2017-10-31T17:57:00Z"/>
              <w:rFonts w:ascii="Courier" w:eastAsia="Times New Roman" w:hAnsi="Courier"/>
              <w:color w:val="000000"/>
              <w:sz w:val="20"/>
              <w:szCs w:val="20"/>
            </w:rPr>
          </w:rPrChange>
        </w:rPr>
      </w:pPr>
      <w:ins w:id="2019" w:author="Nick Nicholas" w:date="2017-10-31T17:57:00Z">
        <w:r w:rsidRPr="007A44D3">
          <w:rPr>
            <w:rFonts w:ascii="Courier" w:eastAsia="Times New Roman" w:hAnsi="Courier"/>
            <w:color w:val="000000"/>
            <w:sz w:val="20"/>
            <w:szCs w:val="20"/>
            <w:lang w:val="en-US"/>
            <w:rPrChange w:id="2020" w:author="Nick Nicholas" w:date="2017-10-31T17:57:00Z">
              <w:rPr>
                <w:rFonts w:ascii="Courier" w:eastAsia="Times New Roman" w:hAnsi="Courier"/>
                <w:color w:val="000000"/>
                <w:sz w:val="20"/>
                <w:szCs w:val="20"/>
              </w:rPr>
            </w:rPrChange>
          </w:rPr>
          <w:t xml:space="preserve">  &lt;/EmailList&gt;</w:t>
        </w:r>
      </w:ins>
    </w:p>
    <w:p w14:paraId="29A2B328" w14:textId="77777777" w:rsidR="007A44D3" w:rsidRPr="007A44D3" w:rsidRDefault="007A44D3" w:rsidP="007A44D3">
      <w:pPr>
        <w:shd w:val="clear" w:color="auto" w:fill="FAFAFA"/>
        <w:rPr>
          <w:ins w:id="2021" w:author="Nick Nicholas" w:date="2017-10-31T17:57:00Z"/>
          <w:rFonts w:ascii="Courier" w:eastAsia="Times New Roman" w:hAnsi="Courier"/>
          <w:color w:val="000000"/>
          <w:sz w:val="20"/>
          <w:szCs w:val="20"/>
          <w:lang w:val="en-US"/>
          <w:rPrChange w:id="2022" w:author="Nick Nicholas" w:date="2017-10-31T17:57:00Z">
            <w:rPr>
              <w:ins w:id="2023" w:author="Nick Nicholas" w:date="2017-10-31T17:57:00Z"/>
              <w:rFonts w:ascii="Courier" w:eastAsia="Times New Roman" w:hAnsi="Courier"/>
              <w:color w:val="000000"/>
              <w:sz w:val="20"/>
              <w:szCs w:val="20"/>
            </w:rPr>
          </w:rPrChange>
        </w:rPr>
      </w:pPr>
      <w:ins w:id="2024" w:author="Nick Nicholas" w:date="2017-10-31T17:57:00Z">
        <w:r w:rsidRPr="007A44D3">
          <w:rPr>
            <w:rFonts w:ascii="Courier" w:eastAsia="Times New Roman" w:hAnsi="Courier"/>
            <w:color w:val="000000"/>
            <w:sz w:val="20"/>
            <w:szCs w:val="20"/>
            <w:lang w:val="en-US"/>
            <w:rPrChange w:id="2025" w:author="Nick Nicholas" w:date="2017-10-31T17:57:00Z">
              <w:rPr>
                <w:rFonts w:ascii="Courier" w:eastAsia="Times New Roman" w:hAnsi="Courier"/>
                <w:color w:val="000000"/>
                <w:sz w:val="20"/>
                <w:szCs w:val="20"/>
              </w:rPr>
            </w:rPrChange>
          </w:rPr>
          <w:t xml:space="preserve">  &lt;PhoneNumberList&gt;</w:t>
        </w:r>
      </w:ins>
    </w:p>
    <w:p w14:paraId="61BFCF7C" w14:textId="77777777" w:rsidR="007A44D3" w:rsidRPr="007A44D3" w:rsidRDefault="007A44D3" w:rsidP="007A44D3">
      <w:pPr>
        <w:shd w:val="clear" w:color="auto" w:fill="FAFAFA"/>
        <w:rPr>
          <w:ins w:id="2026" w:author="Nick Nicholas" w:date="2017-10-31T17:57:00Z"/>
          <w:rFonts w:ascii="Courier" w:eastAsia="Times New Roman" w:hAnsi="Courier"/>
          <w:color w:val="000000"/>
          <w:sz w:val="20"/>
          <w:szCs w:val="20"/>
          <w:lang w:val="en-US"/>
          <w:rPrChange w:id="2027" w:author="Nick Nicholas" w:date="2017-10-31T17:57:00Z">
            <w:rPr>
              <w:ins w:id="2028" w:author="Nick Nicholas" w:date="2017-10-31T17:57:00Z"/>
              <w:rFonts w:ascii="Courier" w:eastAsia="Times New Roman" w:hAnsi="Courier"/>
              <w:color w:val="000000"/>
              <w:sz w:val="20"/>
              <w:szCs w:val="20"/>
            </w:rPr>
          </w:rPrChange>
        </w:rPr>
      </w:pPr>
      <w:ins w:id="2029" w:author="Nick Nicholas" w:date="2017-10-31T17:57:00Z">
        <w:r w:rsidRPr="007A44D3">
          <w:rPr>
            <w:rFonts w:ascii="Courier" w:eastAsia="Times New Roman" w:hAnsi="Courier"/>
            <w:color w:val="000000"/>
            <w:sz w:val="20"/>
            <w:szCs w:val="20"/>
            <w:lang w:val="en-US"/>
            <w:rPrChange w:id="2030" w:author="Nick Nicholas" w:date="2017-10-31T17:57:00Z">
              <w:rPr>
                <w:rFonts w:ascii="Courier" w:eastAsia="Times New Roman" w:hAnsi="Courier"/>
                <w:color w:val="000000"/>
                <w:sz w:val="20"/>
                <w:szCs w:val="20"/>
              </w:rPr>
            </w:rPrChange>
          </w:rPr>
          <w:t xml:space="preserve">    &lt;PhoneNumber Type="0096"&gt;</w:t>
        </w:r>
      </w:ins>
    </w:p>
    <w:p w14:paraId="1687AC9A" w14:textId="77777777" w:rsidR="007A44D3" w:rsidRPr="007A44D3" w:rsidRDefault="007A44D3" w:rsidP="007A44D3">
      <w:pPr>
        <w:shd w:val="clear" w:color="auto" w:fill="FAFAFA"/>
        <w:rPr>
          <w:ins w:id="2031" w:author="Nick Nicholas" w:date="2017-10-31T17:57:00Z"/>
          <w:rFonts w:ascii="Courier" w:eastAsia="Times New Roman" w:hAnsi="Courier"/>
          <w:color w:val="000000"/>
          <w:sz w:val="20"/>
          <w:szCs w:val="20"/>
          <w:lang w:val="en-US"/>
          <w:rPrChange w:id="2032" w:author="Nick Nicholas" w:date="2017-10-31T17:57:00Z">
            <w:rPr>
              <w:ins w:id="2033" w:author="Nick Nicholas" w:date="2017-10-31T17:57:00Z"/>
              <w:rFonts w:ascii="Courier" w:eastAsia="Times New Roman" w:hAnsi="Courier"/>
              <w:color w:val="000000"/>
              <w:sz w:val="20"/>
              <w:szCs w:val="20"/>
            </w:rPr>
          </w:rPrChange>
        </w:rPr>
      </w:pPr>
      <w:ins w:id="2034" w:author="Nick Nicholas" w:date="2017-10-31T17:57:00Z">
        <w:r w:rsidRPr="007A44D3">
          <w:rPr>
            <w:rFonts w:ascii="Courier" w:eastAsia="Times New Roman" w:hAnsi="Courier"/>
            <w:color w:val="000000"/>
            <w:sz w:val="20"/>
            <w:szCs w:val="20"/>
            <w:lang w:val="en-US"/>
            <w:rPrChange w:id="2035" w:author="Nick Nicholas" w:date="2017-10-31T17:57:00Z">
              <w:rPr>
                <w:rFonts w:ascii="Courier" w:eastAsia="Times New Roman" w:hAnsi="Courier"/>
                <w:color w:val="000000"/>
                <w:sz w:val="20"/>
                <w:szCs w:val="20"/>
              </w:rPr>
            </w:rPrChange>
          </w:rPr>
          <w:t xml:space="preserve">      &lt;Number</w:t>
        </w:r>
        <w:proofErr w:type="gramStart"/>
        <w:r w:rsidRPr="007A44D3">
          <w:rPr>
            <w:rFonts w:ascii="Courier" w:eastAsia="Times New Roman" w:hAnsi="Courier"/>
            <w:color w:val="000000"/>
            <w:sz w:val="20"/>
            <w:szCs w:val="20"/>
            <w:lang w:val="en-US"/>
            <w:rPrChange w:id="2036" w:author="Nick Nicholas" w:date="2017-10-31T17:57:00Z">
              <w:rPr>
                <w:rFonts w:ascii="Courier" w:eastAsia="Times New Roman" w:hAnsi="Courier"/>
                <w:color w:val="000000"/>
                <w:sz w:val="20"/>
                <w:szCs w:val="20"/>
              </w:rPr>
            </w:rPrChange>
          </w:rPr>
          <w:t>&gt;(</w:t>
        </w:r>
        <w:proofErr w:type="gramEnd"/>
        <w:r w:rsidRPr="007A44D3">
          <w:rPr>
            <w:rFonts w:ascii="Courier" w:eastAsia="Times New Roman" w:hAnsi="Courier"/>
            <w:color w:val="000000"/>
            <w:sz w:val="20"/>
            <w:szCs w:val="20"/>
            <w:lang w:val="en-US"/>
            <w:rPrChange w:id="2037" w:author="Nick Nicholas" w:date="2017-10-31T17:57:00Z">
              <w:rPr>
                <w:rFonts w:ascii="Courier" w:eastAsia="Times New Roman" w:hAnsi="Courier"/>
                <w:color w:val="000000"/>
                <w:sz w:val="20"/>
                <w:szCs w:val="20"/>
              </w:rPr>
            </w:rPrChange>
          </w:rPr>
          <w:t>02) 9555-0102&lt;/Number&gt;</w:t>
        </w:r>
      </w:ins>
    </w:p>
    <w:p w14:paraId="6DF560A4" w14:textId="77777777" w:rsidR="007A44D3" w:rsidRPr="00AC13A6" w:rsidRDefault="007A44D3" w:rsidP="007A44D3">
      <w:pPr>
        <w:shd w:val="clear" w:color="auto" w:fill="FAFAFA"/>
        <w:rPr>
          <w:ins w:id="2038" w:author="Nick Nicholas" w:date="2017-10-31T17:57:00Z"/>
          <w:rFonts w:ascii="Courier" w:eastAsia="Times New Roman" w:hAnsi="Courier"/>
          <w:color w:val="000000"/>
          <w:sz w:val="20"/>
          <w:szCs w:val="20"/>
          <w:lang w:val="en-US"/>
          <w:rPrChange w:id="2039" w:author="Nick Nicholas" w:date="2017-11-16T12:14:00Z">
            <w:rPr>
              <w:ins w:id="2040" w:author="Nick Nicholas" w:date="2017-10-31T17:57:00Z"/>
              <w:rFonts w:ascii="Courier" w:eastAsia="Times New Roman" w:hAnsi="Courier"/>
              <w:color w:val="000000"/>
              <w:sz w:val="20"/>
              <w:szCs w:val="20"/>
            </w:rPr>
          </w:rPrChange>
        </w:rPr>
      </w:pPr>
      <w:ins w:id="2041" w:author="Nick Nicholas" w:date="2017-10-31T17:57:00Z">
        <w:r w:rsidRPr="007A44D3">
          <w:rPr>
            <w:rFonts w:ascii="Courier" w:eastAsia="Times New Roman" w:hAnsi="Courier"/>
            <w:color w:val="000000"/>
            <w:sz w:val="20"/>
            <w:szCs w:val="20"/>
            <w:lang w:val="en-US"/>
            <w:rPrChange w:id="2042" w:author="Nick Nicholas" w:date="2017-10-31T17:57:00Z">
              <w:rPr>
                <w:rFonts w:ascii="Courier" w:eastAsia="Times New Roman" w:hAnsi="Courier"/>
                <w:color w:val="000000"/>
                <w:sz w:val="20"/>
                <w:szCs w:val="20"/>
              </w:rPr>
            </w:rPrChange>
          </w:rPr>
          <w:t xml:space="preserve">    </w:t>
        </w:r>
        <w:r w:rsidRPr="00AC13A6">
          <w:rPr>
            <w:rFonts w:ascii="Courier" w:eastAsia="Times New Roman" w:hAnsi="Courier"/>
            <w:color w:val="000000"/>
            <w:sz w:val="20"/>
            <w:szCs w:val="20"/>
            <w:lang w:val="en-US"/>
            <w:rPrChange w:id="2043" w:author="Nick Nicholas" w:date="2017-11-16T12:14:00Z">
              <w:rPr>
                <w:rFonts w:ascii="Courier" w:eastAsia="Times New Roman" w:hAnsi="Courier"/>
                <w:color w:val="000000"/>
                <w:sz w:val="20"/>
                <w:szCs w:val="20"/>
              </w:rPr>
            </w:rPrChange>
          </w:rPr>
          <w:t>&lt;/PhoneNumber&gt;</w:t>
        </w:r>
      </w:ins>
    </w:p>
    <w:p w14:paraId="365597C2" w14:textId="27068A08" w:rsidR="007A44D3" w:rsidRPr="00AC13A6" w:rsidRDefault="007A44D3">
      <w:pPr>
        <w:shd w:val="clear" w:color="auto" w:fill="FAFAFA"/>
        <w:rPr>
          <w:ins w:id="2044" w:author="Nick Nicholas" w:date="2017-10-31T17:57:00Z"/>
          <w:rFonts w:ascii="Courier" w:eastAsia="Times New Roman" w:hAnsi="Courier"/>
          <w:color w:val="000000"/>
          <w:sz w:val="20"/>
          <w:szCs w:val="20"/>
          <w:lang w:val="en-US"/>
          <w:rPrChange w:id="2045" w:author="Nick Nicholas" w:date="2017-11-16T12:14:00Z">
            <w:rPr>
              <w:ins w:id="2046" w:author="Nick Nicholas" w:date="2017-10-31T17:57:00Z"/>
            </w:rPr>
          </w:rPrChange>
        </w:rPr>
        <w:pPrChange w:id="2047" w:author="Nick Nicholas" w:date="2017-10-31T17:57:00Z">
          <w:pPr/>
        </w:pPrChange>
      </w:pPr>
      <w:ins w:id="2048" w:author="Nick Nicholas" w:date="2017-10-31T17:57:00Z">
        <w:r w:rsidRPr="00AC13A6">
          <w:rPr>
            <w:rFonts w:ascii="Courier" w:eastAsia="Times New Roman" w:hAnsi="Courier"/>
            <w:color w:val="000000"/>
            <w:sz w:val="20"/>
            <w:szCs w:val="20"/>
            <w:lang w:val="en-US"/>
            <w:rPrChange w:id="2049" w:author="Nick Nicholas" w:date="2017-11-16T12:14:00Z">
              <w:rPr>
                <w:rFonts w:ascii="Courier" w:eastAsia="Times New Roman" w:hAnsi="Courier"/>
                <w:color w:val="000000"/>
                <w:sz w:val="20"/>
                <w:szCs w:val="20"/>
              </w:rPr>
            </w:rPrChange>
          </w:rPr>
          <w:t xml:space="preserve">  &lt;/PhoneNumberList&gt;</w:t>
        </w:r>
      </w:ins>
      <w:bookmarkEnd w:id="1978"/>
      <w:del w:id="2050" w:author="Nick Nicholas" w:date="2017-10-31T17:57:00Z">
        <w:r w:rsidR="00021EB0" w:rsidRPr="00AC13A6" w:rsidDel="007A44D3">
          <w:rPr>
            <w:lang w:val="en-US"/>
            <w:rPrChange w:id="2051" w:author="Nick Nicholas" w:date="2017-11-16T12:14:00Z">
              <w:rPr/>
            </w:rPrChange>
          </w:rPr>
          <w:delText>XXX</w:delText>
        </w:r>
      </w:del>
    </w:p>
    <w:p w14:paraId="0D67A01C" w14:textId="321EE1B9" w:rsidR="00021EB0" w:rsidRPr="001D0C0C" w:rsidRDefault="007A44D3" w:rsidP="002B1551">
      <w:pPr>
        <w:rPr>
          <w:lang w:val="en-AU"/>
        </w:rPr>
      </w:pPr>
      <w:ins w:id="2052" w:author="Nick Nicholas" w:date="2017-10-31T17:57:00Z">
        <w:r w:rsidRPr="00AC13A6">
          <w:rPr>
            <w:lang w:val="en-US"/>
            <w:rPrChange w:id="2053" w:author="Nick Nicholas" w:date="2017-11-16T12:14:00Z">
              <w:rPr/>
            </w:rPrChange>
          </w:rPr>
          <w:t xml:space="preserve">    </w:t>
        </w:r>
      </w:ins>
      <w:r w:rsidR="00021EB0" w:rsidRPr="00AC13A6">
        <w:rPr>
          <w:lang w:val="en-US"/>
          <w:rPrChange w:id="2054" w:author="Nick Nicholas" w:date="2017-11-16T12:14:00Z">
            <w:rPr/>
          </w:rPrChange>
        </w:rPr>
        <w:t>&lt;/</w:t>
      </w:r>
      <w:del w:id="2055" w:author="Nick Nicholas" w:date="2017-10-31T17:55:00Z">
        <w:r w:rsidR="00021EB0" w:rsidRPr="00AC13A6" w:rsidDel="00250EE5">
          <w:rPr>
            <w:lang w:val="en-US"/>
            <w:rPrChange w:id="2056" w:author="Nick Nicholas" w:date="2017-11-16T12:14:00Z">
              <w:rPr/>
            </w:rPrChange>
          </w:rPr>
          <w:delText>authorityAddress</w:delText>
        </w:r>
      </w:del>
      <w:ins w:id="2057" w:author="Nick Nicholas" w:date="2017-10-31T17:55:00Z">
        <w:r w:rsidR="00250EE5" w:rsidRPr="00AC13A6">
          <w:rPr>
            <w:lang w:val="en-US"/>
            <w:rPrChange w:id="2058" w:author="Nick Nicholas" w:date="2017-11-16T12:14:00Z">
              <w:rPr/>
            </w:rPrChange>
          </w:rPr>
          <w:t>authorityContact</w:t>
        </w:r>
      </w:ins>
      <w:r w:rsidR="00021EB0" w:rsidRPr="00AC13A6">
        <w:rPr>
          <w:lang w:val="en-US"/>
          <w:rPrChange w:id="2059" w:author="Nick Nicholas" w:date="2017-11-16T12:14:00Z">
            <w:rPr/>
          </w:rPrChange>
        </w:rPr>
        <w:t>&gt;</w:t>
      </w:r>
    </w:p>
    <w:p w14:paraId="40A8BC65" w14:textId="34959EF0" w:rsidR="001B25BC" w:rsidRPr="00AC13A6" w:rsidRDefault="001B25BC" w:rsidP="00852ADC">
      <w:pPr>
        <w:rPr>
          <w:ins w:id="2060" w:author="Nick Nicholas" w:date="2017-10-31T17:58:00Z"/>
          <w:lang w:val="en-US"/>
          <w:rPrChange w:id="2061" w:author="Nick Nicholas" w:date="2017-11-16T12:14:00Z">
            <w:rPr>
              <w:ins w:id="2062" w:author="Nick Nicholas" w:date="2017-10-31T17:58:00Z"/>
            </w:rPr>
          </w:rPrChange>
        </w:rPr>
      </w:pPr>
      <w:r w:rsidRPr="00AC13A6">
        <w:rPr>
          <w:lang w:val="en-US"/>
          <w:rPrChange w:id="2063" w:author="Nick Nicholas" w:date="2017-11-16T12:14:00Z">
            <w:rPr/>
          </w:rPrChange>
        </w:rPr>
        <w:t xml:space="preserve">  &lt;/</w:t>
      </w:r>
      <w:del w:id="2064" w:author="Linda Marshall" w:date="2017-11-16T11:35:00Z">
        <w:r w:rsidRPr="00AC13A6" w:rsidDel="002474FD">
          <w:rPr>
            <w:lang w:val="en-US"/>
            <w:rPrChange w:id="2065" w:author="Nick Nicholas" w:date="2017-11-16T12:14:00Z">
              <w:rPr/>
            </w:rPrChange>
          </w:rPr>
          <w:delText>qualification</w:delText>
        </w:r>
      </w:del>
      <w:ins w:id="2066" w:author="Linda Marshall" w:date="2017-11-16T11:35:00Z">
        <w:r w:rsidR="002474FD" w:rsidRPr="00AC13A6">
          <w:rPr>
            <w:lang w:val="en-US"/>
            <w:rPrChange w:id="2067" w:author="Nick Nicholas" w:date="2017-11-16T12:14:00Z">
              <w:rPr/>
            </w:rPrChange>
          </w:rPr>
          <w:t>Credential</w:t>
        </w:r>
      </w:ins>
      <w:r w:rsidR="002B1551" w:rsidRPr="00AC13A6">
        <w:rPr>
          <w:lang w:val="en-US"/>
          <w:rPrChange w:id="2068" w:author="Nick Nicholas" w:date="2017-11-16T12:14:00Z">
            <w:rPr/>
          </w:rPrChange>
        </w:rPr>
        <w:t>Info</w:t>
      </w:r>
      <w:r w:rsidRPr="00AC13A6">
        <w:rPr>
          <w:lang w:val="en-US"/>
          <w:rPrChange w:id="2069" w:author="Nick Nicholas" w:date="2017-11-16T12:14:00Z">
            <w:rPr/>
          </w:rPrChange>
        </w:rPr>
        <w:t>&gt;</w:t>
      </w:r>
    </w:p>
    <w:p w14:paraId="57A2DE7C" w14:textId="77777777" w:rsidR="00242A8B" w:rsidRPr="00BA2C6D" w:rsidRDefault="00242A8B" w:rsidP="00852ADC">
      <w:pPr>
        <w:rPr>
          <w:lang w:val="en-AU"/>
          <w:rPrChange w:id="2070" w:author="Nick Nicholas" w:date="2017-10-31T17:59:00Z">
            <w:rPr/>
          </w:rPrChange>
        </w:rPr>
      </w:pPr>
    </w:p>
    <w:p w14:paraId="7D5AEE1A" w14:textId="1413CD9A" w:rsidR="00220E94" w:rsidRPr="003C2C13" w:rsidRDefault="00220E94" w:rsidP="00852ADC">
      <w:pPr>
        <w:rPr>
          <w:lang w:val="en-US"/>
          <w:rPrChange w:id="2071" w:author="Nick Nicholas" w:date="2017-10-31T18:00:00Z">
            <w:rPr/>
          </w:rPrChange>
        </w:rPr>
      </w:pPr>
      <w:r w:rsidRPr="003C2C13">
        <w:rPr>
          <w:lang w:val="en-US"/>
          <w:rPrChange w:id="2072" w:author="Nick Nicholas" w:date="2017-10-31T18:00:00Z">
            <w:rPr/>
          </w:rPrChange>
        </w:rPr>
        <w:t xml:space="preserve">  &lt;summaryScoreInfo&gt;</w:t>
      </w:r>
    </w:p>
    <w:p w14:paraId="5FF00C1D" w14:textId="71390640" w:rsidR="009807C6" w:rsidRPr="003C2C13" w:rsidRDefault="009807C6" w:rsidP="00852ADC">
      <w:pPr>
        <w:rPr>
          <w:lang w:val="en-US"/>
          <w:rPrChange w:id="2073" w:author="Nick Nicholas" w:date="2017-10-31T18:00:00Z">
            <w:rPr/>
          </w:rPrChange>
        </w:rPr>
      </w:pPr>
      <w:r w:rsidRPr="003C2C13">
        <w:rPr>
          <w:lang w:val="en-US"/>
          <w:rPrChange w:id="2074" w:author="Nick Nicholas" w:date="2017-10-31T18:00:00Z">
            <w:rPr/>
          </w:rPrChange>
        </w:rPr>
        <w:t xml:space="preserve">    &lt;</w:t>
      </w:r>
      <w:r w:rsidR="007B5E55" w:rsidRPr="003C2C13">
        <w:rPr>
          <w:lang w:val="en-US"/>
          <w:rPrChange w:id="2075" w:author="Nick Nicholas" w:date="2017-10-31T18:00:00Z">
            <w:rPr/>
          </w:rPrChange>
        </w:rPr>
        <w:t>score&gt;</w:t>
      </w:r>
      <w:ins w:id="2076" w:author="Nick Nicholas" w:date="2017-10-31T17:59:00Z">
        <w:r w:rsidR="00BA2C6D">
          <w:rPr>
            <w:lang w:val="en-AU"/>
          </w:rPr>
          <w:t>&lt;Letter&gt;</w:t>
        </w:r>
      </w:ins>
      <w:r w:rsidR="007B5E55" w:rsidRPr="003C2C13">
        <w:rPr>
          <w:lang w:val="en-US"/>
          <w:rPrChange w:id="2077" w:author="Nick Nicholas" w:date="2017-10-31T18:00:00Z">
            <w:rPr/>
          </w:rPrChange>
        </w:rPr>
        <w:t>B</w:t>
      </w:r>
      <w:ins w:id="2078" w:author="Nick Nicholas" w:date="2017-10-31T17:59:00Z">
        <w:r w:rsidR="00BA2C6D" w:rsidRPr="003C2C13">
          <w:rPr>
            <w:lang w:val="en-US"/>
            <w:rPrChange w:id="2079" w:author="Nick Nicholas" w:date="2017-10-31T18:00:00Z">
              <w:rPr/>
            </w:rPrChange>
          </w:rPr>
          <w:t>&lt;/Letter&gt;</w:t>
        </w:r>
      </w:ins>
      <w:r w:rsidR="007B5E55" w:rsidRPr="003C2C13">
        <w:rPr>
          <w:lang w:val="en-US"/>
          <w:rPrChange w:id="2080" w:author="Nick Nicholas" w:date="2017-10-31T18:00:00Z">
            <w:rPr/>
          </w:rPrChange>
        </w:rPr>
        <w:t>&lt;/score&gt;</w:t>
      </w:r>
    </w:p>
    <w:p w14:paraId="3D497624" w14:textId="519726F4" w:rsidR="007B5E55" w:rsidRPr="00AC13A6" w:rsidRDefault="007B5E55" w:rsidP="00852ADC">
      <w:pPr>
        <w:rPr>
          <w:lang w:val="en-US"/>
          <w:rPrChange w:id="2081" w:author="Nick Nicholas" w:date="2017-11-16T12:14:00Z">
            <w:rPr/>
          </w:rPrChange>
        </w:rPr>
      </w:pPr>
      <w:r w:rsidRPr="003C2C13">
        <w:rPr>
          <w:lang w:val="en-US"/>
          <w:rPrChange w:id="2082" w:author="Nick Nicholas" w:date="2017-10-31T18:00:00Z">
            <w:rPr/>
          </w:rPrChange>
        </w:rPr>
        <w:t xml:space="preserve">    </w:t>
      </w:r>
      <w:r w:rsidRPr="00AC13A6">
        <w:rPr>
          <w:lang w:val="en-US"/>
          <w:rPrChange w:id="2083" w:author="Nick Nicholas" w:date="2017-11-16T12:14:00Z">
            <w:rPr/>
          </w:rPrChange>
        </w:rPr>
        <w:t>&lt;judgement&gt;</w:t>
      </w:r>
      <w:r w:rsidR="00B7221B" w:rsidRPr="00AC13A6">
        <w:rPr>
          <w:lang w:val="en-US"/>
          <w:rPrChange w:id="2084" w:author="Nick Nicholas" w:date="2017-11-16T12:14:00Z">
            <w:rPr/>
          </w:rPrChange>
        </w:rPr>
        <w:t>The student was very clever</w:t>
      </w:r>
      <w:r w:rsidRPr="00AC13A6">
        <w:rPr>
          <w:lang w:val="en-US"/>
          <w:rPrChange w:id="2085" w:author="Nick Nicholas" w:date="2017-11-16T12:14:00Z">
            <w:rPr/>
          </w:rPrChange>
        </w:rPr>
        <w:t>&lt;/judgement&gt;</w:t>
      </w:r>
    </w:p>
    <w:p w14:paraId="4CEEB0CA" w14:textId="6FFBE9F7" w:rsidR="002B399D" w:rsidRPr="00AC13A6" w:rsidRDefault="002B399D" w:rsidP="00852ADC">
      <w:pPr>
        <w:rPr>
          <w:lang w:val="en-US"/>
          <w:rPrChange w:id="2086" w:author="Nick Nicholas" w:date="2017-11-16T12:14:00Z">
            <w:rPr/>
          </w:rPrChange>
        </w:rPr>
      </w:pPr>
      <w:r w:rsidRPr="00AC13A6">
        <w:rPr>
          <w:lang w:val="en-US"/>
          <w:rPrChange w:id="2087" w:author="Nick Nicholas" w:date="2017-11-16T12:14:00Z">
            <w:rPr/>
          </w:rPrChange>
        </w:rPr>
        <w:t xml:space="preserve">    </w:t>
      </w:r>
      <w:r w:rsidR="007B5E55" w:rsidRPr="00AC13A6">
        <w:rPr>
          <w:lang w:val="en-US"/>
          <w:rPrChange w:id="2088" w:author="Nick Nicholas" w:date="2017-11-16T12:14:00Z">
            <w:rPr/>
          </w:rPrChange>
        </w:rPr>
        <w:t>&lt;credit</w:t>
      </w:r>
      <w:r w:rsidRPr="00AC13A6">
        <w:rPr>
          <w:lang w:val="en-US"/>
          <w:rPrChange w:id="2089" w:author="Nick Nicholas" w:date="2017-11-16T12:14:00Z">
            <w:rPr/>
          </w:rPrChange>
        </w:rPr>
        <w:t>List</w:t>
      </w:r>
      <w:r w:rsidR="007B5E55" w:rsidRPr="00AC13A6">
        <w:rPr>
          <w:lang w:val="en-US"/>
          <w:rPrChange w:id="2090" w:author="Nick Nicholas" w:date="2017-11-16T12:14:00Z">
            <w:rPr/>
          </w:rPrChange>
        </w:rPr>
        <w:t>&gt;</w:t>
      </w:r>
    </w:p>
    <w:p w14:paraId="2B741BEF" w14:textId="231EDE4E" w:rsidR="007B5E55" w:rsidRPr="00AC13A6" w:rsidRDefault="002B399D" w:rsidP="00852ADC">
      <w:pPr>
        <w:rPr>
          <w:lang w:val="en-US"/>
          <w:rPrChange w:id="2091" w:author="Nick Nicholas" w:date="2017-11-16T12:14:00Z">
            <w:rPr/>
          </w:rPrChange>
        </w:rPr>
      </w:pPr>
      <w:r w:rsidRPr="00AC13A6">
        <w:rPr>
          <w:lang w:val="en-US"/>
          <w:rPrChange w:id="2092" w:author="Nick Nicholas" w:date="2017-11-16T12:14:00Z">
            <w:rPr/>
          </w:rPrChange>
        </w:rPr>
        <w:t xml:space="preserve">       </w:t>
      </w:r>
      <w:r w:rsidR="00CA5C33" w:rsidRPr="00AC13A6">
        <w:rPr>
          <w:lang w:val="en-US"/>
          <w:rPrChange w:id="2093" w:author="Nick Nicholas" w:date="2017-11-16T12:14:00Z">
            <w:rPr/>
          </w:rPrChange>
        </w:rPr>
        <w:t>&lt;credit&gt;</w:t>
      </w:r>
      <w:r w:rsidR="007B5E55" w:rsidRPr="00AC13A6">
        <w:rPr>
          <w:lang w:val="en-US"/>
          <w:rPrChange w:id="2094" w:author="Nick Nicholas" w:date="2017-11-16T12:14:00Z">
            <w:rPr/>
          </w:rPrChange>
        </w:rPr>
        <w:t>&lt;unit&gt;</w:t>
      </w:r>
      <w:r w:rsidRPr="00AC13A6">
        <w:rPr>
          <w:lang w:val="en-US"/>
          <w:rPrChange w:id="2095" w:author="Nick Nicholas" w:date="2017-11-16T12:14:00Z">
            <w:rPr/>
          </w:rPrChange>
        </w:rPr>
        <w:t>hours spent</w:t>
      </w:r>
      <w:r w:rsidR="007B5E55" w:rsidRPr="00AC13A6">
        <w:rPr>
          <w:lang w:val="en-US"/>
          <w:rPrChange w:id="2096" w:author="Nick Nicholas" w:date="2017-11-16T12:14:00Z">
            <w:rPr/>
          </w:rPrChange>
        </w:rPr>
        <w:t>&lt;/unit&gt;&lt;value&gt;879&lt;/value&gt;&lt;/credit&gt;</w:t>
      </w:r>
    </w:p>
    <w:p w14:paraId="32778928" w14:textId="0ADB36A6" w:rsidR="002B399D" w:rsidRPr="00AC13A6" w:rsidRDefault="002B399D" w:rsidP="002B399D">
      <w:pPr>
        <w:rPr>
          <w:lang w:val="en-US"/>
          <w:rPrChange w:id="2097" w:author="Nick Nicholas" w:date="2017-11-16T12:14:00Z">
            <w:rPr/>
          </w:rPrChange>
        </w:rPr>
      </w:pPr>
      <w:r w:rsidRPr="00AC13A6">
        <w:rPr>
          <w:lang w:val="en-US"/>
          <w:rPrChange w:id="2098" w:author="Nick Nicholas" w:date="2017-11-16T12:14:00Z">
            <w:rPr/>
          </w:rPrChange>
        </w:rPr>
        <w:t xml:space="preserve">       </w:t>
      </w:r>
      <w:r w:rsidR="00CA5C33" w:rsidRPr="00AC13A6">
        <w:rPr>
          <w:lang w:val="en-US"/>
          <w:rPrChange w:id="2099" w:author="Nick Nicholas" w:date="2017-11-16T12:14:00Z">
            <w:rPr/>
          </w:rPrChange>
        </w:rPr>
        <w:t xml:space="preserve"> &lt;credit&gt;</w:t>
      </w:r>
      <w:r w:rsidRPr="00AC13A6">
        <w:rPr>
          <w:lang w:val="en-US"/>
          <w:rPrChange w:id="2100" w:author="Nick Nicholas" w:date="2017-11-16T12:14:00Z">
            <w:rPr/>
          </w:rPrChange>
        </w:rPr>
        <w:t>&lt;unit&gt;</w:t>
      </w:r>
      <w:r w:rsidR="00CB7B94" w:rsidRPr="00AC13A6">
        <w:rPr>
          <w:lang w:val="en-US"/>
          <w:rPrChange w:id="2101" w:author="Nick Nicholas" w:date="2017-11-16T12:14:00Z">
            <w:rPr/>
          </w:rPrChange>
        </w:rPr>
        <w:t>points</w:t>
      </w:r>
      <w:r w:rsidRPr="00AC13A6">
        <w:rPr>
          <w:lang w:val="en-US"/>
          <w:rPrChange w:id="2102" w:author="Nick Nicholas" w:date="2017-11-16T12:14:00Z">
            <w:rPr/>
          </w:rPrChange>
        </w:rPr>
        <w:t>&lt;/unit&gt;&lt;value&gt;</w:t>
      </w:r>
      <w:r w:rsidR="00CB7B94" w:rsidRPr="00AC13A6">
        <w:rPr>
          <w:lang w:val="en-US"/>
          <w:rPrChange w:id="2103" w:author="Nick Nicholas" w:date="2017-11-16T12:14:00Z">
            <w:rPr/>
          </w:rPrChange>
        </w:rPr>
        <w:t>100</w:t>
      </w:r>
      <w:r w:rsidRPr="00AC13A6">
        <w:rPr>
          <w:lang w:val="en-US"/>
          <w:rPrChange w:id="2104" w:author="Nick Nicholas" w:date="2017-11-16T12:14:00Z">
            <w:rPr/>
          </w:rPrChange>
        </w:rPr>
        <w:t>&lt;/value&gt;&lt;/credit&gt;</w:t>
      </w:r>
    </w:p>
    <w:p w14:paraId="41634BC9" w14:textId="195F3BD4" w:rsidR="002B399D" w:rsidRPr="00AC13A6" w:rsidRDefault="002B399D" w:rsidP="002B399D">
      <w:pPr>
        <w:rPr>
          <w:lang w:val="en-US"/>
          <w:rPrChange w:id="2105" w:author="Nick Nicholas" w:date="2017-11-16T12:14:00Z">
            <w:rPr/>
          </w:rPrChange>
        </w:rPr>
      </w:pPr>
      <w:r w:rsidRPr="00AC13A6">
        <w:rPr>
          <w:lang w:val="en-US"/>
          <w:rPrChange w:id="2106" w:author="Nick Nicholas" w:date="2017-11-16T12:14:00Z">
            <w:rPr/>
          </w:rPrChange>
        </w:rPr>
        <w:t xml:space="preserve">   &lt;/creditList&gt;</w:t>
      </w:r>
    </w:p>
    <w:p w14:paraId="565A7122" w14:textId="56929509" w:rsidR="00CB2115" w:rsidRPr="00AC13A6" w:rsidRDefault="00CB2115" w:rsidP="002B399D">
      <w:pPr>
        <w:rPr>
          <w:lang w:val="en-US"/>
          <w:rPrChange w:id="2107" w:author="Nick Nicholas" w:date="2017-11-16T12:14:00Z">
            <w:rPr/>
          </w:rPrChange>
        </w:rPr>
      </w:pPr>
      <w:r w:rsidRPr="00AC13A6">
        <w:rPr>
          <w:lang w:val="en-US"/>
          <w:rPrChange w:id="2108" w:author="Nick Nicholas" w:date="2017-11-16T12:14:00Z">
            <w:rPr/>
          </w:rPrChange>
        </w:rPr>
        <w:t xml:space="preserve">    &lt;maximumPossibleCredits&gt;</w:t>
      </w:r>
    </w:p>
    <w:p w14:paraId="62509721" w14:textId="392AA2F1" w:rsidR="00A1620F" w:rsidRPr="00AC13A6" w:rsidRDefault="00A1620F" w:rsidP="00A1620F">
      <w:pPr>
        <w:rPr>
          <w:lang w:val="en-US"/>
          <w:rPrChange w:id="2109" w:author="Nick Nicholas" w:date="2017-11-16T12:14:00Z">
            <w:rPr/>
          </w:rPrChange>
        </w:rPr>
      </w:pPr>
      <w:r w:rsidRPr="00AC13A6">
        <w:rPr>
          <w:lang w:val="en-US"/>
          <w:rPrChange w:id="2110" w:author="Nick Nicholas" w:date="2017-11-16T12:14:00Z">
            <w:rPr/>
          </w:rPrChange>
        </w:rPr>
        <w:t xml:space="preserve">       &lt;credit&gt;&lt;unit&gt;hours spent&lt;/unit&gt;&lt;value&gt;100</w:t>
      </w:r>
      <w:r w:rsidR="00BF31BB" w:rsidRPr="00AC13A6">
        <w:rPr>
          <w:lang w:val="en-US"/>
          <w:rPrChange w:id="2111" w:author="Nick Nicholas" w:date="2017-11-16T12:14:00Z">
            <w:rPr/>
          </w:rPrChange>
        </w:rPr>
        <w:t>0</w:t>
      </w:r>
      <w:r w:rsidRPr="00AC13A6">
        <w:rPr>
          <w:lang w:val="en-US"/>
          <w:rPrChange w:id="2112" w:author="Nick Nicholas" w:date="2017-11-16T12:14:00Z">
            <w:rPr/>
          </w:rPrChange>
        </w:rPr>
        <w:t>&lt;/value&gt;&lt;/credit&gt;</w:t>
      </w:r>
    </w:p>
    <w:p w14:paraId="48C2B690" w14:textId="3DC2EA5E" w:rsidR="00A1620F" w:rsidRPr="00AC13A6" w:rsidRDefault="00A1620F" w:rsidP="00A1620F">
      <w:pPr>
        <w:rPr>
          <w:lang w:val="en-US"/>
          <w:rPrChange w:id="2113" w:author="Nick Nicholas" w:date="2017-11-16T12:14:00Z">
            <w:rPr/>
          </w:rPrChange>
        </w:rPr>
      </w:pPr>
      <w:r w:rsidRPr="00AC13A6">
        <w:rPr>
          <w:lang w:val="en-US"/>
          <w:rPrChange w:id="2114" w:author="Nick Nicholas" w:date="2017-11-16T12:14:00Z">
            <w:rPr/>
          </w:rPrChange>
        </w:rPr>
        <w:t xml:space="preserve">        &lt;credit&gt;&lt;unit&gt;points&lt;/unit&gt;&lt;value&gt;200&lt;/value&gt;&lt;/credit&gt;</w:t>
      </w:r>
    </w:p>
    <w:p w14:paraId="3BB2F904" w14:textId="506C51C9" w:rsidR="00CB2115" w:rsidRPr="00AC13A6" w:rsidRDefault="00CB2115" w:rsidP="002B399D">
      <w:pPr>
        <w:rPr>
          <w:lang w:val="en-US"/>
          <w:rPrChange w:id="2115" w:author="Nick Nicholas" w:date="2017-11-16T12:14:00Z">
            <w:rPr/>
          </w:rPrChange>
        </w:rPr>
      </w:pPr>
      <w:r w:rsidRPr="00AC13A6">
        <w:rPr>
          <w:lang w:val="en-US"/>
          <w:rPrChange w:id="2116" w:author="Nick Nicholas" w:date="2017-11-16T12:14:00Z">
            <w:rPr/>
          </w:rPrChange>
        </w:rPr>
        <w:t xml:space="preserve">    &lt;/maximumPossibleCredits&gt;</w:t>
      </w:r>
    </w:p>
    <w:p w14:paraId="07829A0F" w14:textId="1AD363A2" w:rsidR="00BF31BB" w:rsidRPr="00AC13A6" w:rsidRDefault="00BF31BB" w:rsidP="00BF31BB">
      <w:pPr>
        <w:rPr>
          <w:lang w:val="en-US"/>
          <w:rPrChange w:id="2117" w:author="Nick Nicholas" w:date="2017-11-16T12:14:00Z">
            <w:rPr/>
          </w:rPrChange>
        </w:rPr>
      </w:pPr>
      <w:r w:rsidRPr="00AC13A6">
        <w:rPr>
          <w:lang w:val="en-US"/>
          <w:rPrChange w:id="2118" w:author="Nick Nicholas" w:date="2017-11-16T12:14:00Z">
            <w:rPr/>
          </w:rPrChange>
        </w:rPr>
        <w:t xml:space="preserve">    &lt;passingCredits&gt;</w:t>
      </w:r>
    </w:p>
    <w:p w14:paraId="385CEBBF" w14:textId="7C23E9AB" w:rsidR="00BF31BB" w:rsidRPr="00AC13A6" w:rsidRDefault="00BF31BB" w:rsidP="00BF31BB">
      <w:pPr>
        <w:rPr>
          <w:lang w:val="en-US"/>
          <w:rPrChange w:id="2119" w:author="Nick Nicholas" w:date="2017-11-16T12:14:00Z">
            <w:rPr/>
          </w:rPrChange>
        </w:rPr>
      </w:pPr>
      <w:r w:rsidRPr="00AC13A6">
        <w:rPr>
          <w:lang w:val="en-US"/>
          <w:rPrChange w:id="2120" w:author="Nick Nicholas" w:date="2017-11-16T12:14:00Z">
            <w:rPr/>
          </w:rPrChange>
        </w:rPr>
        <w:t xml:space="preserve">       &lt;credit&gt;&lt;unit&gt;hours spent&lt;/unit&gt;&lt;value&gt;600&lt;/value&gt;&lt;/credit&gt;</w:t>
      </w:r>
    </w:p>
    <w:p w14:paraId="5FCCBE00" w14:textId="03C26DCE" w:rsidR="00BF31BB" w:rsidRPr="00AC13A6" w:rsidRDefault="00BF31BB" w:rsidP="00BF31BB">
      <w:pPr>
        <w:rPr>
          <w:lang w:val="en-US"/>
          <w:rPrChange w:id="2121" w:author="Nick Nicholas" w:date="2017-11-16T12:14:00Z">
            <w:rPr/>
          </w:rPrChange>
        </w:rPr>
      </w:pPr>
      <w:r w:rsidRPr="00AC13A6">
        <w:rPr>
          <w:lang w:val="en-US"/>
          <w:rPrChange w:id="2122" w:author="Nick Nicholas" w:date="2017-11-16T12:14:00Z">
            <w:rPr/>
          </w:rPrChange>
        </w:rPr>
        <w:t xml:space="preserve">        &lt;credit&gt;&lt;unit&gt;points&lt;/unit&gt;&lt;value&gt;80&lt;/value&gt;&lt;/credit&gt;</w:t>
      </w:r>
    </w:p>
    <w:p w14:paraId="4CA1E801" w14:textId="749CA9CA" w:rsidR="00BF31BB" w:rsidRPr="00AC13A6" w:rsidRDefault="00BF31BB" w:rsidP="00BF31BB">
      <w:pPr>
        <w:rPr>
          <w:lang w:val="en-US"/>
          <w:rPrChange w:id="2123" w:author="Nick Nicholas" w:date="2017-11-16T12:14:00Z">
            <w:rPr/>
          </w:rPrChange>
        </w:rPr>
      </w:pPr>
      <w:r w:rsidRPr="00AC13A6">
        <w:rPr>
          <w:lang w:val="en-US"/>
          <w:rPrChange w:id="2124" w:author="Nick Nicholas" w:date="2017-11-16T12:14:00Z">
            <w:rPr/>
          </w:rPrChange>
        </w:rPr>
        <w:t xml:space="preserve">    &lt;/passingCredits&gt;</w:t>
      </w:r>
    </w:p>
    <w:p w14:paraId="56C34571" w14:textId="1C4BD83E" w:rsidR="00220E94" w:rsidRDefault="00220E94" w:rsidP="00852ADC">
      <w:pPr>
        <w:rPr>
          <w:ins w:id="2125" w:author="Nick Nicholas" w:date="2017-11-20T16:47:00Z"/>
          <w:lang w:val="en-US"/>
        </w:rPr>
      </w:pPr>
      <w:r w:rsidRPr="00AC13A6">
        <w:rPr>
          <w:lang w:val="en-US"/>
          <w:rPrChange w:id="2126" w:author="Nick Nicholas" w:date="2017-11-16T12:14:00Z">
            <w:rPr/>
          </w:rPrChange>
        </w:rPr>
        <w:t xml:space="preserve">  &lt;/summaryScoreInfo&gt;</w:t>
      </w:r>
    </w:p>
    <w:p w14:paraId="190F058F" w14:textId="77777777" w:rsidR="00503BA3" w:rsidRDefault="00503BA3" w:rsidP="00852ADC">
      <w:pPr>
        <w:rPr>
          <w:ins w:id="2127" w:author="Nick Nicholas" w:date="2017-11-20T16:47:00Z"/>
          <w:lang w:val="en-US"/>
        </w:rPr>
      </w:pPr>
    </w:p>
    <w:p w14:paraId="1816F4AF" w14:textId="2AB7ECCC" w:rsidR="00503BA3" w:rsidRDefault="00503BA3" w:rsidP="00852ADC">
      <w:pPr>
        <w:rPr>
          <w:ins w:id="2128" w:author="Nick Nicholas" w:date="2017-11-20T16:48:00Z"/>
          <w:lang w:val="en-US"/>
        </w:rPr>
      </w:pPr>
      <w:ins w:id="2129" w:author="Nick Nicholas" w:date="2017-11-20T16:47:00Z">
        <w:r>
          <w:rPr>
            <w:lang w:val="en-US"/>
          </w:rPr>
          <w:t>&lt;AttainmentList&gt;</w:t>
        </w:r>
      </w:ins>
    </w:p>
    <w:p w14:paraId="08B88FEB" w14:textId="6A5CA20C" w:rsidR="00503BA3" w:rsidRDefault="00503BA3">
      <w:pPr>
        <w:rPr>
          <w:ins w:id="2130" w:author="Nick Nicholas" w:date="2017-11-20T16:47:00Z"/>
          <w:lang w:val="en-US"/>
        </w:rPr>
      </w:pPr>
      <w:ins w:id="2131" w:author="Nick Nicholas" w:date="2017-11-20T16:48:00Z">
        <w:r>
          <w:rPr>
            <w:lang w:val="en-US"/>
          </w:rPr>
          <w:t xml:space="preserve">  &lt;Attainment&gt;</w:t>
        </w:r>
      </w:ins>
      <w:ins w:id="2132" w:author="Nick Nicholas" w:date="2017-11-20T16:49:00Z">
        <w:r w:rsidR="007B276D" w:rsidRPr="007B276D">
          <w:rPr>
            <w:lang w:val="en-US"/>
          </w:rPr>
          <w:t xml:space="preserve"> </w:t>
        </w:r>
      </w:ins>
      <w:ins w:id="2133" w:author="Nick Nicholas" w:date="2017-11-20T16:51:00Z">
        <w:r w:rsidR="00572910">
          <w:rPr>
            <w:lang w:val="en-US"/>
          </w:rPr>
          <w:t xml:space="preserve">COURSEUNIT-ATTAINMENT-GUID </w:t>
        </w:r>
      </w:ins>
      <w:ins w:id="2134" w:author="Nick Nicholas" w:date="2017-11-20T16:48:00Z">
        <w:r>
          <w:rPr>
            <w:lang w:val="en-US"/>
          </w:rPr>
          <w:t>&lt;Attainment&gt;</w:t>
        </w:r>
      </w:ins>
    </w:p>
    <w:p w14:paraId="5050D4E4" w14:textId="13344A72" w:rsidR="00572910" w:rsidRDefault="00572910" w:rsidP="00572910">
      <w:pPr>
        <w:rPr>
          <w:ins w:id="2135" w:author="Nick Nicholas" w:date="2017-11-20T16:51:00Z"/>
          <w:lang w:val="en-US"/>
        </w:rPr>
      </w:pPr>
      <w:ins w:id="2136" w:author="Nick Nicholas" w:date="2017-11-20T16:51:00Z">
        <w:r>
          <w:rPr>
            <w:lang w:val="en-US"/>
          </w:rPr>
          <w:t xml:space="preserve">  &lt;Attainment&gt;</w:t>
        </w:r>
        <w:r w:rsidRPr="007B276D">
          <w:rPr>
            <w:lang w:val="en-US"/>
          </w:rPr>
          <w:t xml:space="preserve"> </w:t>
        </w:r>
        <w:r w:rsidR="00DC6CC8">
          <w:rPr>
            <w:lang w:val="en-US"/>
          </w:rPr>
          <w:t>ASSESSMENT</w:t>
        </w:r>
        <w:r>
          <w:rPr>
            <w:lang w:val="en-US"/>
          </w:rPr>
          <w:t>-ATTAINMENT-GUID &lt;Attainment&gt;</w:t>
        </w:r>
      </w:ins>
    </w:p>
    <w:p w14:paraId="26C26EEE" w14:textId="37157CD9" w:rsidR="00746295" w:rsidRDefault="00746295" w:rsidP="00746295">
      <w:pPr>
        <w:rPr>
          <w:ins w:id="2137" w:author="Nick Nicholas" w:date="2017-11-20T16:53:00Z"/>
          <w:lang w:val="en-US"/>
        </w:rPr>
      </w:pPr>
      <w:ins w:id="2138" w:author="Nick Nicholas" w:date="2017-11-20T16:53:00Z">
        <w:r>
          <w:rPr>
            <w:lang w:val="en-US"/>
          </w:rPr>
          <w:t xml:space="preserve">  &lt;Attainment&gt;</w:t>
        </w:r>
        <w:r w:rsidRPr="007B276D">
          <w:rPr>
            <w:lang w:val="en-US"/>
          </w:rPr>
          <w:t xml:space="preserve"> </w:t>
        </w:r>
        <w:r>
          <w:rPr>
            <w:lang w:val="en-US"/>
          </w:rPr>
          <w:t>CREDENTIAL-ATTAINMENT-GUID &lt;Attainment&gt;</w:t>
        </w:r>
      </w:ins>
    </w:p>
    <w:p w14:paraId="58226D18" w14:textId="52545570" w:rsidR="00746295" w:rsidRDefault="00746295" w:rsidP="00746295">
      <w:pPr>
        <w:rPr>
          <w:ins w:id="2139" w:author="Nick Nicholas" w:date="2017-11-20T16:53:00Z"/>
          <w:lang w:val="en-US"/>
        </w:rPr>
      </w:pPr>
      <w:ins w:id="2140" w:author="Nick Nicholas" w:date="2017-11-20T16:53:00Z">
        <w:r>
          <w:rPr>
            <w:lang w:val="en-US"/>
          </w:rPr>
          <w:t xml:space="preserve">  &lt;Attainment&gt;</w:t>
        </w:r>
        <w:r w:rsidRPr="007B276D">
          <w:rPr>
            <w:lang w:val="en-US"/>
          </w:rPr>
          <w:t xml:space="preserve"> </w:t>
        </w:r>
        <w:r>
          <w:rPr>
            <w:lang w:val="en-US"/>
          </w:rPr>
          <w:t>COURSE-ATTAINMENT-GUID &lt;Attainment&gt;</w:t>
        </w:r>
      </w:ins>
    </w:p>
    <w:p w14:paraId="43B5A641" w14:textId="6D041823" w:rsidR="00503BA3" w:rsidRPr="00AC13A6" w:rsidRDefault="00503BA3" w:rsidP="00852ADC">
      <w:pPr>
        <w:rPr>
          <w:lang w:val="en-US"/>
          <w:rPrChange w:id="2141" w:author="Nick Nicholas" w:date="2017-11-16T12:14:00Z">
            <w:rPr/>
          </w:rPrChange>
        </w:rPr>
      </w:pPr>
      <w:ins w:id="2142" w:author="Nick Nicholas" w:date="2017-11-20T16:48:00Z">
        <w:r>
          <w:rPr>
            <w:lang w:val="en-US"/>
          </w:rPr>
          <w:t>&lt;/AttainmentList&gt;</w:t>
        </w:r>
      </w:ins>
    </w:p>
    <w:p w14:paraId="2A659DC7" w14:textId="77777777" w:rsidR="00AA7794" w:rsidRPr="00AC13A6" w:rsidRDefault="00AA7794" w:rsidP="00852ADC">
      <w:pPr>
        <w:rPr>
          <w:lang w:val="en-US"/>
          <w:rPrChange w:id="2143" w:author="Nick Nicholas" w:date="2017-11-16T12:14:00Z">
            <w:rPr/>
          </w:rPrChange>
        </w:rPr>
      </w:pPr>
    </w:p>
    <w:p w14:paraId="241D0635" w14:textId="2E035E14" w:rsidR="002B1551" w:rsidRPr="00AC13A6" w:rsidDel="007B276D" w:rsidRDefault="002B1551" w:rsidP="002B1551">
      <w:pPr>
        <w:rPr>
          <w:del w:id="2144" w:author="Nick Nicholas" w:date="2017-11-20T16:49:00Z"/>
          <w:lang w:val="en-US"/>
          <w:rPrChange w:id="2145" w:author="Nick Nicholas" w:date="2017-11-16T12:14:00Z">
            <w:rPr>
              <w:del w:id="2146" w:author="Nick Nicholas" w:date="2017-11-20T16:49:00Z"/>
            </w:rPr>
          </w:rPrChange>
        </w:rPr>
      </w:pPr>
      <w:del w:id="2147" w:author="Nick Nicholas" w:date="2017-11-20T16:49:00Z">
        <w:r w:rsidRPr="00AC13A6" w:rsidDel="007B276D">
          <w:rPr>
            <w:lang w:val="en-US"/>
            <w:rPrChange w:id="2148" w:author="Nick Nicholas" w:date="2017-11-16T12:14:00Z">
              <w:rPr/>
            </w:rPrChange>
          </w:rPr>
          <w:delText xml:space="preserve">    &lt;</w:delText>
        </w:r>
        <w:r w:rsidR="00F40967" w:rsidRPr="00AC13A6" w:rsidDel="007B276D">
          <w:rPr>
            <w:lang w:val="en-US"/>
            <w:rPrChange w:id="2149" w:author="Nick Nicholas" w:date="2017-11-16T12:14:00Z">
              <w:rPr/>
            </w:rPrChange>
          </w:rPr>
          <w:delText>CourseUnitInfoList</w:delText>
        </w:r>
        <w:r w:rsidRPr="00AC13A6" w:rsidDel="007B276D">
          <w:rPr>
            <w:lang w:val="en-US"/>
            <w:rPrChange w:id="2150" w:author="Nick Nicholas" w:date="2017-11-16T12:14:00Z">
              <w:rPr/>
            </w:rPrChange>
          </w:rPr>
          <w:delText>&gt;</w:delText>
        </w:r>
      </w:del>
    </w:p>
    <w:p w14:paraId="5E8894E2" w14:textId="0938DECE" w:rsidR="00413FD7" w:rsidRPr="00AC13A6" w:rsidDel="007B276D" w:rsidRDefault="00413FD7" w:rsidP="002B1551">
      <w:pPr>
        <w:rPr>
          <w:del w:id="2151" w:author="Nick Nicholas" w:date="2017-11-20T16:49:00Z"/>
          <w:lang w:val="en-US"/>
          <w:rPrChange w:id="2152" w:author="Nick Nicholas" w:date="2017-11-16T12:14:00Z">
            <w:rPr>
              <w:del w:id="2153" w:author="Nick Nicholas" w:date="2017-11-20T16:49:00Z"/>
            </w:rPr>
          </w:rPrChange>
        </w:rPr>
      </w:pPr>
      <w:del w:id="2154" w:author="Nick Nicholas" w:date="2017-11-20T16:49:00Z">
        <w:r w:rsidRPr="00AC13A6" w:rsidDel="007B276D">
          <w:rPr>
            <w:lang w:val="en-US"/>
            <w:rPrChange w:id="2155" w:author="Nick Nicholas" w:date="2017-11-16T12:14:00Z">
              <w:rPr/>
            </w:rPrChange>
          </w:rPr>
          <w:delText xml:space="preserve">&lt;!--A list of any subjects the student has enrolled in, outside the context of a course --&gt; </w:delText>
        </w:r>
      </w:del>
    </w:p>
    <w:p w14:paraId="0883DF3F" w14:textId="1DCF608A" w:rsidR="002B1551" w:rsidRPr="00AC13A6" w:rsidDel="007B276D" w:rsidRDefault="002B1551" w:rsidP="002B1551">
      <w:pPr>
        <w:rPr>
          <w:del w:id="2156" w:author="Nick Nicholas" w:date="2017-11-20T16:49:00Z"/>
          <w:lang w:val="en-US"/>
          <w:rPrChange w:id="2157" w:author="Nick Nicholas" w:date="2017-11-16T12:14:00Z">
            <w:rPr>
              <w:del w:id="2158" w:author="Nick Nicholas" w:date="2017-11-20T16:49:00Z"/>
            </w:rPr>
          </w:rPrChange>
        </w:rPr>
      </w:pPr>
      <w:del w:id="2159" w:author="Nick Nicholas" w:date="2017-11-20T16:49:00Z">
        <w:r w:rsidRPr="00AC13A6" w:rsidDel="007B276D">
          <w:rPr>
            <w:lang w:val="en-US"/>
            <w:rPrChange w:id="2160" w:author="Nick Nicholas" w:date="2017-11-16T12:14:00Z">
              <w:rPr/>
            </w:rPrChange>
          </w:rPr>
          <w:delText xml:space="preserve">      &lt;</w:delText>
        </w:r>
        <w:r w:rsidR="001820B9" w:rsidRPr="00AC13A6" w:rsidDel="007B276D">
          <w:rPr>
            <w:lang w:val="en-US"/>
            <w:rPrChange w:id="2161" w:author="Nick Nicholas" w:date="2017-11-16T12:14:00Z">
              <w:rPr/>
            </w:rPrChange>
          </w:rPr>
          <w:delText>CourseUnit</w:delText>
        </w:r>
        <w:r w:rsidRPr="00AC13A6" w:rsidDel="007B276D">
          <w:rPr>
            <w:lang w:val="en-US"/>
            <w:rPrChange w:id="2162" w:author="Nick Nicholas" w:date="2017-11-16T12:14:00Z">
              <w:rPr/>
            </w:rPrChange>
          </w:rPr>
          <w:delText>Info&gt;</w:delText>
        </w:r>
      </w:del>
    </w:p>
    <w:p w14:paraId="46182C02" w14:textId="734F6460" w:rsidR="002B1551" w:rsidRPr="003C2C13" w:rsidDel="007B276D" w:rsidRDefault="002B1551" w:rsidP="002B1551">
      <w:pPr>
        <w:rPr>
          <w:del w:id="2163" w:author="Nick Nicholas" w:date="2017-11-20T16:49:00Z"/>
          <w:lang w:val="en-US"/>
          <w:rPrChange w:id="2164" w:author="Nick Nicholas" w:date="2017-10-31T18:00:00Z">
            <w:rPr>
              <w:del w:id="2165" w:author="Nick Nicholas" w:date="2017-11-20T16:49:00Z"/>
            </w:rPr>
          </w:rPrChange>
        </w:rPr>
      </w:pPr>
      <w:del w:id="2166" w:author="Nick Nicholas" w:date="2017-11-20T16:49:00Z">
        <w:r w:rsidRPr="003C2C13" w:rsidDel="007B276D">
          <w:rPr>
            <w:lang w:val="en-US"/>
            <w:rPrChange w:id="2167" w:author="Nick Nicholas" w:date="2017-10-31T18:00:00Z">
              <w:rPr/>
            </w:rPrChange>
          </w:rPr>
          <w:delText xml:space="preserve">       &lt;</w:delText>
        </w:r>
      </w:del>
      <w:del w:id="2168" w:author="Nick Nicholas" w:date="2017-10-31T18:00:00Z">
        <w:r w:rsidRPr="003C2C13" w:rsidDel="003C2C13">
          <w:rPr>
            <w:lang w:val="en-US"/>
            <w:rPrChange w:id="2169" w:author="Nick Nicholas" w:date="2017-10-31T18:00:00Z">
              <w:rPr/>
            </w:rPrChange>
          </w:rPr>
          <w:delText xml:space="preserve">class </w:delText>
        </w:r>
      </w:del>
      <w:del w:id="2170" w:author="Nick Nicholas" w:date="2017-11-20T16:49:00Z">
        <w:r w:rsidRPr="003C2C13" w:rsidDel="007B276D">
          <w:rPr>
            <w:lang w:val="en-US"/>
            <w:rPrChange w:id="2171" w:author="Nick Nicholas" w:date="2017-10-31T18:00:00Z">
              <w:rPr/>
            </w:rPrChange>
          </w:rPr>
          <w:delText>SIF_RefType=”???</w:delText>
        </w:r>
      </w:del>
      <w:del w:id="2172" w:author="Nick Nicholas" w:date="2017-11-16T13:58:00Z">
        <w:r w:rsidRPr="003C2C13" w:rsidDel="009F6871">
          <w:rPr>
            <w:lang w:val="en-US"/>
            <w:rPrChange w:id="2173" w:author="Nick Nicholas" w:date="2017-10-31T18:00:00Z">
              <w:rPr/>
            </w:rPrChange>
          </w:rPr>
          <w:delText>SectionInfo</w:delText>
        </w:r>
      </w:del>
      <w:del w:id="2174" w:author="Nick Nicholas" w:date="2017-11-20T16:49:00Z">
        <w:r w:rsidRPr="003C2C13" w:rsidDel="007B276D">
          <w:rPr>
            <w:lang w:val="en-US"/>
            <w:rPrChange w:id="2175" w:author="Nick Nicholas" w:date="2017-10-31T18:00:00Z">
              <w:rPr/>
            </w:rPrChange>
          </w:rPr>
          <w:delText>”&gt;f0000000-00000&lt;/</w:delText>
        </w:r>
      </w:del>
      <w:del w:id="2176" w:author="Nick Nicholas" w:date="2017-10-31T18:00:00Z">
        <w:r w:rsidRPr="003C2C13" w:rsidDel="003C2C13">
          <w:rPr>
            <w:lang w:val="en-US"/>
            <w:rPrChange w:id="2177" w:author="Nick Nicholas" w:date="2017-10-31T18:00:00Z">
              <w:rPr/>
            </w:rPrChange>
          </w:rPr>
          <w:delText>class</w:delText>
        </w:r>
      </w:del>
      <w:del w:id="2178" w:author="Nick Nicholas" w:date="2017-11-20T16:49:00Z">
        <w:r w:rsidRPr="003C2C13" w:rsidDel="007B276D">
          <w:rPr>
            <w:lang w:val="en-US"/>
            <w:rPrChange w:id="2179" w:author="Nick Nicholas" w:date="2017-10-31T18:00:00Z">
              <w:rPr/>
            </w:rPrChange>
          </w:rPr>
          <w:delText>&gt;</w:delText>
        </w:r>
      </w:del>
    </w:p>
    <w:p w14:paraId="285D2471" w14:textId="74EDCCEE" w:rsidR="002B1551" w:rsidRPr="0022317A" w:rsidDel="007B276D" w:rsidRDefault="002B1551" w:rsidP="002B1551">
      <w:pPr>
        <w:rPr>
          <w:del w:id="2180" w:author="Nick Nicholas" w:date="2017-11-20T16:49:00Z"/>
          <w:lang w:val="en-US"/>
          <w:rPrChange w:id="2181" w:author="Nick Nicholas" w:date="2017-10-31T18:01:00Z">
            <w:rPr>
              <w:del w:id="2182" w:author="Nick Nicholas" w:date="2017-11-20T16:49:00Z"/>
            </w:rPr>
          </w:rPrChange>
        </w:rPr>
      </w:pPr>
      <w:del w:id="2183" w:author="Nick Nicholas" w:date="2017-11-20T16:49:00Z">
        <w:r w:rsidRPr="003C2C13" w:rsidDel="007B276D">
          <w:rPr>
            <w:lang w:val="en-US"/>
            <w:rPrChange w:id="2184" w:author="Nick Nicholas" w:date="2017-10-31T18:00:00Z">
              <w:rPr/>
            </w:rPrChange>
          </w:rPr>
          <w:delText xml:space="preserve">       </w:delText>
        </w:r>
        <w:r w:rsidRPr="00AC13A6" w:rsidDel="007B276D">
          <w:rPr>
            <w:lang w:val="en-US"/>
            <w:rPrChange w:id="2185" w:author="Nick Nicholas" w:date="2017-11-16T12:14:00Z">
              <w:rPr/>
            </w:rPrChange>
          </w:rPr>
          <w:delText>&lt;!</w:delText>
        </w:r>
      </w:del>
      <w:del w:id="2186" w:author="Nick Nicholas" w:date="2017-10-31T18:01:00Z">
        <w:r w:rsidRPr="00AC13A6" w:rsidDel="002451C1">
          <w:rPr>
            <w:lang w:val="en-US"/>
            <w:rPrChange w:id="2187" w:author="Nick Nicholas" w:date="2017-11-16T12:14:00Z">
              <w:rPr/>
            </w:rPrChange>
          </w:rPr>
          <w:delText xml:space="preserve">-- </w:delText>
        </w:r>
      </w:del>
      <w:del w:id="2188" w:author="Nick Nicholas" w:date="2017-11-20T16:49:00Z">
        <w:r w:rsidRPr="0022317A" w:rsidDel="007B276D">
          <w:rPr>
            <w:lang w:val="en-US"/>
            <w:rPrChange w:id="2189" w:author="Nick Nicholas" w:date="2017-10-31T18:01:00Z">
              <w:rPr/>
            </w:rPrChange>
          </w:rPr>
          <w:delText xml:space="preserve">need to model classes distinct from courses, teachinggroups, timetablesubejcts: they are not specific to a school and are not instances </w:delText>
        </w:r>
      </w:del>
      <w:del w:id="2190" w:author="Nick Nicholas" w:date="2017-10-31T18:01:00Z">
        <w:r w:rsidRPr="0022317A" w:rsidDel="002451C1">
          <w:rPr>
            <w:lang w:val="en-US"/>
            <w:rPrChange w:id="2191" w:author="Nick Nicholas" w:date="2017-10-31T18:01:00Z">
              <w:rPr/>
            </w:rPrChange>
          </w:rPr>
          <w:delText>--&gt;</w:delText>
        </w:r>
      </w:del>
    </w:p>
    <w:p w14:paraId="184BC31E" w14:textId="469242D1" w:rsidR="002B1551" w:rsidRPr="00AC13A6" w:rsidDel="007B276D" w:rsidRDefault="002B1551" w:rsidP="002B1551">
      <w:pPr>
        <w:rPr>
          <w:del w:id="2192" w:author="Nick Nicholas" w:date="2017-11-20T16:49:00Z"/>
          <w:lang w:val="en-US"/>
          <w:rPrChange w:id="2193" w:author="Nick Nicholas" w:date="2017-11-16T12:14:00Z">
            <w:rPr>
              <w:del w:id="2194" w:author="Nick Nicholas" w:date="2017-11-20T16:49:00Z"/>
            </w:rPr>
          </w:rPrChange>
        </w:rPr>
      </w:pPr>
      <w:del w:id="2195" w:author="Nick Nicholas" w:date="2017-11-20T16:49:00Z">
        <w:r w:rsidRPr="0022317A" w:rsidDel="007B276D">
          <w:rPr>
            <w:lang w:val="en-US"/>
            <w:rPrChange w:id="2196" w:author="Nick Nicholas" w:date="2017-10-31T18:01:00Z">
              <w:rPr/>
            </w:rPrChange>
          </w:rPr>
          <w:delText xml:space="preserve">        </w:delText>
        </w:r>
        <w:r w:rsidRPr="00AC13A6" w:rsidDel="007B276D">
          <w:rPr>
            <w:lang w:val="en-US"/>
            <w:rPrChange w:id="2197" w:author="Nick Nicholas" w:date="2017-11-16T12:14:00Z">
              <w:rPr/>
            </w:rPrChange>
          </w:rPr>
          <w:delText>&lt;name&gt;English&lt;/name&gt;</w:delText>
        </w:r>
      </w:del>
    </w:p>
    <w:p w14:paraId="72BC8C4A" w14:textId="37249E5D" w:rsidR="00E03D82" w:rsidRPr="00C74EA2" w:rsidDel="007B276D" w:rsidRDefault="002B1551" w:rsidP="002B1551">
      <w:pPr>
        <w:rPr>
          <w:del w:id="2198" w:author="Nick Nicholas" w:date="2017-11-20T16:49:00Z"/>
          <w:lang w:val="en-AU"/>
          <w:rPrChange w:id="2199" w:author="Nick Nicholas" w:date="2017-10-31T18:03:00Z">
            <w:rPr>
              <w:del w:id="2200" w:author="Nick Nicholas" w:date="2017-11-20T16:49:00Z"/>
            </w:rPr>
          </w:rPrChange>
        </w:rPr>
      </w:pPr>
      <w:del w:id="2201" w:author="Nick Nicholas" w:date="2017-11-20T16:49:00Z">
        <w:r w:rsidRPr="00AC13A6" w:rsidDel="007B276D">
          <w:rPr>
            <w:lang w:val="en-US"/>
            <w:rPrChange w:id="2202" w:author="Nick Nicholas" w:date="2017-11-16T12:14:00Z">
              <w:rPr/>
            </w:rPrChange>
          </w:rPr>
          <w:delText xml:space="preserve">        &lt;yearLevel&gt;&lt;code&gt;12&lt;/code&gt;&lt;/yearLevel&gt;</w:delText>
        </w:r>
      </w:del>
    </w:p>
    <w:p w14:paraId="7EF7057F" w14:textId="12DC3087" w:rsidR="002B1551" w:rsidRPr="00AC13A6" w:rsidDel="007B276D" w:rsidRDefault="002B1551" w:rsidP="002B1551">
      <w:pPr>
        <w:rPr>
          <w:del w:id="2203" w:author="Nick Nicholas" w:date="2017-11-20T16:49:00Z"/>
          <w:lang w:val="en-US"/>
          <w:rPrChange w:id="2204" w:author="Nick Nicholas" w:date="2017-11-16T12:14:00Z">
            <w:rPr>
              <w:del w:id="2205" w:author="Nick Nicholas" w:date="2017-11-20T16:49:00Z"/>
            </w:rPr>
          </w:rPrChange>
        </w:rPr>
      </w:pPr>
      <w:del w:id="2206" w:author="Nick Nicholas" w:date="2017-11-20T16:49:00Z">
        <w:r w:rsidRPr="00AC13A6" w:rsidDel="007B276D">
          <w:rPr>
            <w:lang w:val="en-US"/>
            <w:rPrChange w:id="2207" w:author="Nick Nicholas" w:date="2017-11-16T12:14:00Z">
              <w:rPr/>
            </w:rPrChange>
          </w:rPr>
          <w:delText xml:space="preserve">        &lt;credit&gt;</w:delText>
        </w:r>
      </w:del>
    </w:p>
    <w:p w14:paraId="0281F9E8" w14:textId="2222EC29" w:rsidR="002B1551" w:rsidRPr="00AC13A6" w:rsidDel="007B276D" w:rsidRDefault="002B1551" w:rsidP="00772A79">
      <w:pPr>
        <w:rPr>
          <w:del w:id="2208" w:author="Nick Nicholas" w:date="2017-11-20T16:49:00Z"/>
          <w:lang w:val="en-US"/>
          <w:rPrChange w:id="2209" w:author="Nick Nicholas" w:date="2017-11-16T12:14:00Z">
            <w:rPr>
              <w:del w:id="2210" w:author="Nick Nicholas" w:date="2017-11-20T16:49:00Z"/>
            </w:rPr>
          </w:rPrChange>
        </w:rPr>
      </w:pPr>
      <w:del w:id="2211" w:author="Nick Nicholas" w:date="2017-11-20T16:49:00Z">
        <w:r w:rsidRPr="00AC13A6" w:rsidDel="007B276D">
          <w:rPr>
            <w:lang w:val="en-US"/>
            <w:rPrChange w:id="2212" w:author="Nick Nicholas" w:date="2017-11-16T12:14:00Z">
              <w:rPr/>
            </w:rPrChange>
          </w:rPr>
          <w:delText xml:space="preserve">          &lt;unit&gt;</w:delText>
        </w:r>
        <w:r w:rsidR="00652267" w:rsidRPr="00AC13A6" w:rsidDel="007B276D">
          <w:rPr>
            <w:lang w:val="en-US"/>
            <w:rPrChange w:id="2213" w:author="Nick Nicholas" w:date="2017-11-16T12:14:00Z">
              <w:rPr/>
            </w:rPrChange>
          </w:rPr>
          <w:delText>hours</w:delText>
        </w:r>
        <w:r w:rsidRPr="00AC13A6" w:rsidDel="007B276D">
          <w:rPr>
            <w:lang w:val="en-US"/>
            <w:rPrChange w:id="2214" w:author="Nick Nicholas" w:date="2017-11-16T12:14:00Z">
              <w:rPr/>
            </w:rPrChange>
          </w:rPr>
          <w:delText>&lt;/unit&gt;&lt;value&gt;8&lt;/value&gt;</w:delText>
        </w:r>
      </w:del>
    </w:p>
    <w:p w14:paraId="4F5CFC44" w14:textId="69B8AF01" w:rsidR="002B1551" w:rsidRPr="00AC13A6" w:rsidDel="007B276D" w:rsidRDefault="002B1551" w:rsidP="002B1551">
      <w:pPr>
        <w:rPr>
          <w:del w:id="2215" w:author="Nick Nicholas" w:date="2017-11-20T16:49:00Z"/>
          <w:lang w:val="en-US"/>
          <w:rPrChange w:id="2216" w:author="Nick Nicholas" w:date="2017-11-16T12:14:00Z">
            <w:rPr>
              <w:del w:id="2217" w:author="Nick Nicholas" w:date="2017-11-20T16:49:00Z"/>
            </w:rPr>
          </w:rPrChange>
        </w:rPr>
      </w:pPr>
      <w:del w:id="2218" w:author="Nick Nicholas" w:date="2017-11-20T16:49:00Z">
        <w:r w:rsidRPr="00AC13A6" w:rsidDel="007B276D">
          <w:rPr>
            <w:lang w:val="en-US"/>
            <w:rPrChange w:id="2219" w:author="Nick Nicholas" w:date="2017-11-16T12:14:00Z">
              <w:rPr/>
            </w:rPrChange>
          </w:rPr>
          <w:delText xml:space="preserve">        &lt;/credit&gt;</w:delText>
        </w:r>
      </w:del>
    </w:p>
    <w:p w14:paraId="6211A345" w14:textId="1FC95CDF" w:rsidR="00C728E1" w:rsidRPr="00AC13A6" w:rsidDel="007B276D" w:rsidRDefault="002B1551" w:rsidP="002B1551">
      <w:pPr>
        <w:rPr>
          <w:del w:id="2220" w:author="Nick Nicholas" w:date="2017-11-20T16:49:00Z"/>
          <w:lang w:val="en-US"/>
          <w:rPrChange w:id="2221" w:author="Nick Nicholas" w:date="2017-11-16T12:14:00Z">
            <w:rPr>
              <w:del w:id="2222" w:author="Nick Nicholas" w:date="2017-11-20T16:49:00Z"/>
            </w:rPr>
          </w:rPrChange>
        </w:rPr>
      </w:pPr>
      <w:del w:id="2223" w:author="Nick Nicholas" w:date="2017-11-20T16:49:00Z">
        <w:r w:rsidRPr="00AC13A6" w:rsidDel="007B276D">
          <w:rPr>
            <w:lang w:val="en-US"/>
            <w:rPrChange w:id="2224" w:author="Nick Nicholas" w:date="2017-11-16T12:14:00Z">
              <w:rPr/>
            </w:rPrChange>
          </w:rPr>
          <w:delText xml:space="preserve">       &lt;</w:delText>
        </w:r>
      </w:del>
      <w:ins w:id="2225" w:author="Linda Marshall" w:date="2017-11-16T11:35:00Z">
        <w:del w:id="2226" w:author="Nick Nicholas" w:date="2017-11-20T16:49:00Z">
          <w:r w:rsidR="002474FD" w:rsidRPr="00AC13A6" w:rsidDel="007B276D">
            <w:rPr>
              <w:lang w:val="en-US"/>
              <w:rPrChange w:id="2227" w:author="Nick Nicholas" w:date="2017-11-16T12:14:00Z">
                <w:rPr/>
              </w:rPrChange>
            </w:rPr>
            <w:delText>Credential</w:delText>
          </w:r>
        </w:del>
      </w:ins>
      <w:del w:id="2228" w:author="Nick Nicholas" w:date="2017-10-31T18:04:00Z">
        <w:r w:rsidRPr="00AC13A6" w:rsidDel="00C728E1">
          <w:rPr>
            <w:lang w:val="en-US"/>
            <w:rPrChange w:id="2229" w:author="Nick Nicholas" w:date="2017-11-16T12:14:00Z">
              <w:rPr/>
            </w:rPrChange>
          </w:rPr>
          <w:delText>l</w:delText>
        </w:r>
      </w:del>
      <w:del w:id="2230" w:author="Nick Nicholas" w:date="2017-11-20T16:49:00Z">
        <w:r w:rsidRPr="00AC13A6" w:rsidDel="007B276D">
          <w:rPr>
            <w:lang w:val="en-US"/>
            <w:rPrChange w:id="2231" w:author="Nick Nicholas" w:date="2017-11-16T12:14:00Z">
              <w:rPr/>
            </w:rPrChange>
          </w:rPr>
          <w:delText>earningStandardList&gt;</w:delText>
        </w:r>
      </w:del>
      <w:ins w:id="2232" w:author="Linda Marshall" w:date="2017-11-16T11:35:00Z">
        <w:del w:id="2233" w:author="Nick Nicholas" w:date="2017-11-20T16:49:00Z">
          <w:r w:rsidR="002474FD" w:rsidRPr="00AC13A6" w:rsidDel="007B276D">
            <w:rPr>
              <w:lang w:val="en-US"/>
              <w:rPrChange w:id="2234" w:author="Nick Nicholas" w:date="2017-11-16T12:14:00Z">
                <w:rPr/>
              </w:rPrChange>
            </w:rPr>
            <w:delText>Credential</w:delText>
          </w:r>
        </w:del>
      </w:ins>
    </w:p>
    <w:p w14:paraId="5A436190" w14:textId="0AFCA684" w:rsidR="002B1551" w:rsidRPr="00AC13A6" w:rsidDel="007B276D" w:rsidRDefault="002B1551" w:rsidP="002B1551">
      <w:pPr>
        <w:rPr>
          <w:del w:id="2235" w:author="Nick Nicholas" w:date="2017-11-20T16:49:00Z"/>
          <w:lang w:val="en-US"/>
          <w:rPrChange w:id="2236" w:author="Nick Nicholas" w:date="2017-11-16T12:14:00Z">
            <w:rPr>
              <w:del w:id="2237" w:author="Nick Nicholas" w:date="2017-11-20T16:49:00Z"/>
            </w:rPr>
          </w:rPrChange>
        </w:rPr>
      </w:pPr>
      <w:del w:id="2238" w:author="Nick Nicholas" w:date="2017-11-20T16:49:00Z">
        <w:r w:rsidRPr="00AC13A6" w:rsidDel="007B276D">
          <w:rPr>
            <w:lang w:val="en-US"/>
            <w:rPrChange w:id="2239" w:author="Nick Nicholas" w:date="2017-11-16T12:14:00Z">
              <w:rPr/>
            </w:rPrChange>
          </w:rPr>
          <w:delText xml:space="preserve">        &lt;learningStandard&gt;</w:delText>
        </w:r>
      </w:del>
    </w:p>
    <w:p w14:paraId="522D5433" w14:textId="50369B13" w:rsidR="00A3087D" w:rsidRPr="00AC13A6" w:rsidDel="007B276D" w:rsidRDefault="002B1551" w:rsidP="002B1551">
      <w:pPr>
        <w:rPr>
          <w:del w:id="2240" w:author="Nick Nicholas" w:date="2017-11-20T16:49:00Z"/>
          <w:lang w:val="en-US"/>
          <w:rPrChange w:id="2241" w:author="Nick Nicholas" w:date="2017-11-16T12:14:00Z">
            <w:rPr>
              <w:del w:id="2242" w:author="Nick Nicholas" w:date="2017-11-20T16:49:00Z"/>
            </w:rPr>
          </w:rPrChange>
        </w:rPr>
      </w:pPr>
      <w:del w:id="2243" w:author="Nick Nicholas" w:date="2017-11-20T16:49:00Z">
        <w:r w:rsidRPr="00AC13A6" w:rsidDel="007B276D">
          <w:rPr>
            <w:lang w:val="en-US"/>
            <w:rPrChange w:id="2244" w:author="Nick Nicholas" w:date="2017-11-16T12:14:00Z">
              <w:rPr/>
            </w:rPrChange>
          </w:rPr>
          <w:delText xml:space="preserve">          &lt;</w:delText>
        </w:r>
      </w:del>
      <w:del w:id="2245" w:author="Nick Nicholas" w:date="2017-10-31T18:04:00Z">
        <w:r w:rsidRPr="00AC13A6" w:rsidDel="00C74EA2">
          <w:rPr>
            <w:lang w:val="en-US"/>
            <w:rPrChange w:id="2246" w:author="Nick Nicholas" w:date="2017-11-16T12:14:00Z">
              <w:rPr/>
            </w:rPrChange>
          </w:rPr>
          <w:delText>u</w:delText>
        </w:r>
      </w:del>
      <w:del w:id="2247" w:author="Nick Nicholas" w:date="2017-11-20T16:49:00Z">
        <w:r w:rsidRPr="00AC13A6" w:rsidDel="007B276D">
          <w:rPr>
            <w:lang w:val="en-US"/>
            <w:rPrChange w:id="2248" w:author="Nick Nicholas" w:date="2017-11-16T12:14:00Z">
              <w:rPr/>
            </w:rPrChange>
          </w:rPr>
          <w:delText>rl&gt;http://australiancurriculum.edu.au/ACE432&lt;/</w:delText>
        </w:r>
      </w:del>
      <w:del w:id="2249" w:author="Nick Nicholas" w:date="2017-10-31T18:04:00Z">
        <w:r w:rsidRPr="00AC13A6" w:rsidDel="00C74EA2">
          <w:rPr>
            <w:lang w:val="en-US"/>
            <w:rPrChange w:id="2250" w:author="Nick Nicholas" w:date="2017-11-16T12:14:00Z">
              <w:rPr/>
            </w:rPrChange>
          </w:rPr>
          <w:delText>url</w:delText>
        </w:r>
      </w:del>
      <w:del w:id="2251" w:author="Nick Nicholas" w:date="2017-11-20T16:49:00Z">
        <w:r w:rsidRPr="00AC13A6" w:rsidDel="007B276D">
          <w:rPr>
            <w:lang w:val="en-US"/>
            <w:rPrChange w:id="2252" w:author="Nick Nicholas" w:date="2017-11-16T12:14:00Z">
              <w:rPr/>
            </w:rPrChange>
          </w:rPr>
          <w:delText>&gt;</w:delText>
        </w:r>
      </w:del>
    </w:p>
    <w:p w14:paraId="1232C8E6" w14:textId="59E80E07" w:rsidR="002B1551" w:rsidRPr="00AC13A6" w:rsidDel="007B276D" w:rsidRDefault="002B1551" w:rsidP="002B1551">
      <w:pPr>
        <w:rPr>
          <w:del w:id="2253" w:author="Nick Nicholas" w:date="2017-11-20T16:49:00Z"/>
          <w:lang w:val="en-US"/>
          <w:rPrChange w:id="2254" w:author="Nick Nicholas" w:date="2017-11-16T12:14:00Z">
            <w:rPr>
              <w:del w:id="2255" w:author="Nick Nicholas" w:date="2017-11-20T16:49:00Z"/>
            </w:rPr>
          </w:rPrChange>
        </w:rPr>
      </w:pPr>
      <w:del w:id="2256" w:author="Nick Nicholas" w:date="2017-11-20T16:49:00Z">
        <w:r w:rsidRPr="00AC13A6" w:rsidDel="007B276D">
          <w:rPr>
            <w:lang w:val="en-US"/>
            <w:rPrChange w:id="2257" w:author="Nick Nicholas" w:date="2017-11-16T12:14:00Z">
              <w:rPr/>
            </w:rPrChange>
          </w:rPr>
          <w:delText xml:space="preserve">           &lt;credit&gt;</w:delText>
        </w:r>
      </w:del>
    </w:p>
    <w:p w14:paraId="7DB76D71" w14:textId="4D8F1590" w:rsidR="002B1551" w:rsidRPr="00AC13A6" w:rsidDel="007B276D" w:rsidRDefault="002B1551" w:rsidP="00772A79">
      <w:pPr>
        <w:rPr>
          <w:del w:id="2258" w:author="Nick Nicholas" w:date="2017-11-20T16:49:00Z"/>
          <w:lang w:val="en-US"/>
          <w:rPrChange w:id="2259" w:author="Nick Nicholas" w:date="2017-11-16T12:14:00Z">
            <w:rPr>
              <w:del w:id="2260" w:author="Nick Nicholas" w:date="2017-11-20T16:49:00Z"/>
            </w:rPr>
          </w:rPrChange>
        </w:rPr>
      </w:pPr>
      <w:del w:id="2261" w:author="Nick Nicholas" w:date="2017-11-20T16:49:00Z">
        <w:r w:rsidRPr="00AC13A6" w:rsidDel="007B276D">
          <w:rPr>
            <w:lang w:val="en-US"/>
            <w:rPrChange w:id="2262" w:author="Nick Nicholas" w:date="2017-11-16T12:14:00Z">
              <w:rPr/>
            </w:rPrChange>
          </w:rPr>
          <w:delText xml:space="preserve">            &lt;unit&gt;</w:delText>
        </w:r>
        <w:r w:rsidR="00AE4CE0" w:rsidRPr="00AC13A6" w:rsidDel="007B276D">
          <w:rPr>
            <w:lang w:val="en-US"/>
            <w:rPrChange w:id="2263" w:author="Nick Nicholas" w:date="2017-11-16T12:14:00Z">
              <w:rPr/>
            </w:rPrChange>
          </w:rPr>
          <w:delText xml:space="preserve"> points</w:delText>
        </w:r>
        <w:r w:rsidRPr="00AC13A6" w:rsidDel="007B276D">
          <w:rPr>
            <w:lang w:val="en-US"/>
            <w:rPrChange w:id="2264" w:author="Nick Nicholas" w:date="2017-11-16T12:14:00Z">
              <w:rPr/>
            </w:rPrChange>
          </w:rPr>
          <w:delText>&lt;/unit&gt;&lt;value&gt;2&lt;/value&gt;</w:delText>
        </w:r>
      </w:del>
    </w:p>
    <w:p w14:paraId="00EE86AF" w14:textId="053B2556" w:rsidR="002B1551" w:rsidRPr="00AC13A6" w:rsidDel="007B276D" w:rsidRDefault="002B1551" w:rsidP="002B1551">
      <w:pPr>
        <w:rPr>
          <w:del w:id="2265" w:author="Nick Nicholas" w:date="2017-11-20T16:49:00Z"/>
          <w:lang w:val="en-US"/>
          <w:rPrChange w:id="2266" w:author="Nick Nicholas" w:date="2017-11-16T12:14:00Z">
            <w:rPr>
              <w:del w:id="2267" w:author="Nick Nicholas" w:date="2017-11-20T16:49:00Z"/>
            </w:rPr>
          </w:rPrChange>
        </w:rPr>
      </w:pPr>
      <w:del w:id="2268" w:author="Nick Nicholas" w:date="2017-11-20T16:49:00Z">
        <w:r w:rsidRPr="00AC13A6" w:rsidDel="007B276D">
          <w:rPr>
            <w:lang w:val="en-US"/>
            <w:rPrChange w:id="2269" w:author="Nick Nicholas" w:date="2017-11-16T12:14:00Z">
              <w:rPr/>
            </w:rPrChange>
          </w:rPr>
          <w:delText xml:space="preserve">           &lt;/credit&gt;</w:delText>
        </w:r>
      </w:del>
    </w:p>
    <w:p w14:paraId="59B19A26" w14:textId="4913F68F" w:rsidR="002B1551" w:rsidRPr="00AC13A6" w:rsidDel="007B276D" w:rsidRDefault="002B1551" w:rsidP="002B1551">
      <w:pPr>
        <w:rPr>
          <w:del w:id="2270" w:author="Nick Nicholas" w:date="2017-11-20T16:49:00Z"/>
          <w:lang w:val="en-US"/>
          <w:rPrChange w:id="2271" w:author="Nick Nicholas" w:date="2017-11-16T12:14:00Z">
            <w:rPr>
              <w:del w:id="2272" w:author="Nick Nicholas" w:date="2017-11-20T16:49:00Z"/>
            </w:rPr>
          </w:rPrChange>
        </w:rPr>
      </w:pPr>
      <w:del w:id="2273" w:author="Nick Nicholas" w:date="2017-11-20T16:49:00Z">
        <w:r w:rsidRPr="00AC13A6" w:rsidDel="007B276D">
          <w:rPr>
            <w:lang w:val="en-US"/>
            <w:rPrChange w:id="2274" w:author="Nick Nicholas" w:date="2017-11-16T12:14:00Z">
              <w:rPr/>
            </w:rPrChange>
          </w:rPr>
          <w:delText xml:space="preserve">        &lt;/learningStandard&gt;</w:delText>
        </w:r>
      </w:del>
    </w:p>
    <w:p w14:paraId="0D7394F3" w14:textId="12809BD7" w:rsidR="002B1551" w:rsidRPr="00AC13A6" w:rsidDel="007B276D" w:rsidRDefault="002B1551" w:rsidP="002B1551">
      <w:pPr>
        <w:rPr>
          <w:del w:id="2275" w:author="Nick Nicholas" w:date="2017-11-20T16:49:00Z"/>
          <w:lang w:val="en-US"/>
          <w:rPrChange w:id="2276" w:author="Nick Nicholas" w:date="2017-11-16T12:14:00Z">
            <w:rPr>
              <w:del w:id="2277" w:author="Nick Nicholas" w:date="2017-11-20T16:49:00Z"/>
            </w:rPr>
          </w:rPrChange>
        </w:rPr>
      </w:pPr>
      <w:del w:id="2278" w:author="Nick Nicholas" w:date="2017-11-20T16:49:00Z">
        <w:r w:rsidRPr="00AC13A6" w:rsidDel="007B276D">
          <w:rPr>
            <w:lang w:val="en-US"/>
            <w:rPrChange w:id="2279" w:author="Nick Nicholas" w:date="2017-11-16T12:14:00Z">
              <w:rPr/>
            </w:rPrChange>
          </w:rPr>
          <w:delText xml:space="preserve">       &lt;/</w:delText>
        </w:r>
      </w:del>
      <w:ins w:id="2280" w:author="Linda Marshall" w:date="2017-11-16T11:35:00Z">
        <w:del w:id="2281" w:author="Nick Nicholas" w:date="2017-11-20T16:49:00Z">
          <w:r w:rsidR="002474FD" w:rsidRPr="00AC13A6" w:rsidDel="007B276D">
            <w:rPr>
              <w:lang w:val="en-US"/>
              <w:rPrChange w:id="2282" w:author="Nick Nicholas" w:date="2017-11-16T12:14:00Z">
                <w:rPr/>
              </w:rPrChange>
            </w:rPr>
            <w:delText>Credential</w:delText>
          </w:r>
        </w:del>
      </w:ins>
      <w:del w:id="2283" w:author="Nick Nicholas" w:date="2017-10-31T18:04:00Z">
        <w:r w:rsidRPr="00AC13A6" w:rsidDel="00C728E1">
          <w:rPr>
            <w:lang w:val="en-US"/>
            <w:rPrChange w:id="2284" w:author="Nick Nicholas" w:date="2017-11-16T12:14:00Z">
              <w:rPr/>
            </w:rPrChange>
          </w:rPr>
          <w:delText>learningStandardList</w:delText>
        </w:r>
      </w:del>
      <w:del w:id="2285" w:author="Nick Nicholas" w:date="2017-11-20T16:49:00Z">
        <w:r w:rsidRPr="00AC13A6" w:rsidDel="007B276D">
          <w:rPr>
            <w:lang w:val="en-US"/>
            <w:rPrChange w:id="2286" w:author="Nick Nicholas" w:date="2017-11-16T12:14:00Z">
              <w:rPr/>
            </w:rPrChange>
          </w:rPr>
          <w:delText>&gt;</w:delText>
        </w:r>
      </w:del>
    </w:p>
    <w:p w14:paraId="2625F7DC" w14:textId="00392C5D" w:rsidR="002B1551" w:rsidRPr="00AC13A6" w:rsidDel="007B276D" w:rsidRDefault="002B1551" w:rsidP="002B1551">
      <w:pPr>
        <w:rPr>
          <w:del w:id="2287" w:author="Nick Nicholas" w:date="2017-11-20T16:49:00Z"/>
          <w:lang w:val="en-US"/>
          <w:rPrChange w:id="2288" w:author="Nick Nicholas" w:date="2017-11-16T12:14:00Z">
            <w:rPr>
              <w:del w:id="2289" w:author="Nick Nicholas" w:date="2017-11-20T16:49:00Z"/>
            </w:rPr>
          </w:rPrChange>
        </w:rPr>
      </w:pPr>
      <w:del w:id="2290" w:author="Nick Nicholas" w:date="2017-11-20T16:49:00Z">
        <w:r w:rsidRPr="00AC13A6" w:rsidDel="007B276D">
          <w:rPr>
            <w:lang w:val="en-US"/>
            <w:rPrChange w:id="2291" w:author="Nick Nicholas" w:date="2017-11-16T12:14:00Z">
              <w:rPr/>
            </w:rPrChange>
          </w:rPr>
          <w:delText xml:space="preserve">      &lt;/</w:delText>
        </w:r>
        <w:r w:rsidR="001820B9" w:rsidRPr="00AC13A6" w:rsidDel="007B276D">
          <w:rPr>
            <w:lang w:val="en-US"/>
            <w:rPrChange w:id="2292" w:author="Nick Nicholas" w:date="2017-11-16T12:14:00Z">
              <w:rPr/>
            </w:rPrChange>
          </w:rPr>
          <w:delText>CourseUnit</w:delText>
        </w:r>
        <w:r w:rsidRPr="00AC13A6" w:rsidDel="007B276D">
          <w:rPr>
            <w:lang w:val="en-US"/>
            <w:rPrChange w:id="2293" w:author="Nick Nicholas" w:date="2017-11-16T12:14:00Z">
              <w:rPr/>
            </w:rPrChange>
          </w:rPr>
          <w:delText>Info&gt;</w:delText>
        </w:r>
      </w:del>
    </w:p>
    <w:p w14:paraId="19A274A3" w14:textId="7024CD53" w:rsidR="002B1551" w:rsidRPr="00AC13A6" w:rsidDel="007B276D" w:rsidRDefault="002B1551" w:rsidP="002B1551">
      <w:pPr>
        <w:rPr>
          <w:del w:id="2294" w:author="Nick Nicholas" w:date="2017-11-20T16:49:00Z"/>
          <w:lang w:val="en-US"/>
          <w:rPrChange w:id="2295" w:author="Nick Nicholas" w:date="2017-11-16T12:14:00Z">
            <w:rPr>
              <w:del w:id="2296" w:author="Nick Nicholas" w:date="2017-11-20T16:49:00Z"/>
            </w:rPr>
          </w:rPrChange>
        </w:rPr>
      </w:pPr>
      <w:del w:id="2297" w:author="Nick Nicholas" w:date="2017-11-20T16:49:00Z">
        <w:r w:rsidRPr="00AC13A6" w:rsidDel="007B276D">
          <w:rPr>
            <w:lang w:val="en-US"/>
            <w:rPrChange w:id="2298" w:author="Nick Nicholas" w:date="2017-11-16T12:14:00Z">
              <w:rPr/>
            </w:rPrChange>
          </w:rPr>
          <w:delText xml:space="preserve">    &lt;/</w:delText>
        </w:r>
        <w:r w:rsidR="001820B9" w:rsidRPr="00AC13A6" w:rsidDel="007B276D">
          <w:rPr>
            <w:lang w:val="en-US"/>
            <w:rPrChange w:id="2299" w:author="Nick Nicholas" w:date="2017-11-16T12:14:00Z">
              <w:rPr/>
            </w:rPrChange>
          </w:rPr>
          <w:delText>CourseUnit</w:delText>
        </w:r>
        <w:r w:rsidRPr="00AC13A6" w:rsidDel="007B276D">
          <w:rPr>
            <w:lang w:val="en-US"/>
            <w:rPrChange w:id="2300" w:author="Nick Nicholas" w:date="2017-11-16T12:14:00Z">
              <w:rPr/>
            </w:rPrChange>
          </w:rPr>
          <w:delText>InfoList&gt;</w:delText>
        </w:r>
      </w:del>
    </w:p>
    <w:p w14:paraId="17629EA8" w14:textId="405E4265" w:rsidR="00AA7794" w:rsidRPr="00AC13A6" w:rsidDel="00746295" w:rsidRDefault="00AA7794" w:rsidP="002B1551">
      <w:pPr>
        <w:rPr>
          <w:del w:id="2301" w:author="Nick Nicholas" w:date="2017-11-20T16:53:00Z"/>
          <w:lang w:val="en-US"/>
          <w:rPrChange w:id="2302" w:author="Nick Nicholas" w:date="2017-11-16T12:14:00Z">
            <w:rPr>
              <w:del w:id="2303" w:author="Nick Nicholas" w:date="2017-11-20T16:53:00Z"/>
            </w:rPr>
          </w:rPrChange>
        </w:rPr>
      </w:pPr>
    </w:p>
    <w:p w14:paraId="08615029" w14:textId="0EC86933" w:rsidR="002B1551" w:rsidRPr="00AC13A6" w:rsidDel="007B276D" w:rsidRDefault="002B1551" w:rsidP="002B1551">
      <w:pPr>
        <w:rPr>
          <w:del w:id="2304" w:author="Nick Nicholas" w:date="2017-11-20T16:49:00Z"/>
          <w:lang w:val="en-US"/>
          <w:rPrChange w:id="2305" w:author="Nick Nicholas" w:date="2017-11-16T12:14:00Z">
            <w:rPr>
              <w:del w:id="2306" w:author="Nick Nicholas" w:date="2017-11-20T16:49:00Z"/>
            </w:rPr>
          </w:rPrChange>
        </w:rPr>
      </w:pPr>
      <w:del w:id="2307" w:author="Nick Nicholas" w:date="2017-11-20T16:49:00Z">
        <w:r w:rsidRPr="00AC13A6" w:rsidDel="007B276D">
          <w:rPr>
            <w:lang w:val="en-US"/>
            <w:rPrChange w:id="2308" w:author="Nick Nicholas" w:date="2017-11-16T12:14:00Z">
              <w:rPr/>
            </w:rPrChange>
          </w:rPr>
          <w:delText xml:space="preserve">    &lt;assessmentInfoList&gt;</w:delText>
        </w:r>
      </w:del>
    </w:p>
    <w:p w14:paraId="184CD830" w14:textId="39788D90" w:rsidR="002B1551" w:rsidRPr="00AC13A6" w:rsidDel="007B276D" w:rsidRDefault="002B1551" w:rsidP="002B1551">
      <w:pPr>
        <w:rPr>
          <w:del w:id="2309" w:author="Nick Nicholas" w:date="2017-11-20T16:49:00Z"/>
          <w:lang w:val="en-US"/>
          <w:rPrChange w:id="2310" w:author="Nick Nicholas" w:date="2017-11-16T12:14:00Z">
            <w:rPr>
              <w:del w:id="2311" w:author="Nick Nicholas" w:date="2017-11-20T16:49:00Z"/>
            </w:rPr>
          </w:rPrChange>
        </w:rPr>
      </w:pPr>
      <w:del w:id="2312" w:author="Nick Nicholas" w:date="2017-11-20T16:49:00Z">
        <w:r w:rsidRPr="00AC13A6" w:rsidDel="007B276D">
          <w:rPr>
            <w:lang w:val="en-US"/>
            <w:rPrChange w:id="2313" w:author="Nick Nicholas" w:date="2017-11-16T12:14:00Z">
              <w:rPr/>
            </w:rPrChange>
          </w:rPr>
          <w:delText xml:space="preserve">      &lt;assessmentInfo&gt;</w:delText>
        </w:r>
      </w:del>
    </w:p>
    <w:p w14:paraId="570E721E" w14:textId="60DBAFF4" w:rsidR="002B1551" w:rsidRPr="00AC13A6" w:rsidDel="002451C1" w:rsidRDefault="002B1551" w:rsidP="002B1551">
      <w:pPr>
        <w:rPr>
          <w:del w:id="2314" w:author="Nick Nicholas" w:date="2017-10-31T18:01:00Z"/>
          <w:lang w:val="en-US"/>
          <w:rPrChange w:id="2315" w:author="Nick Nicholas" w:date="2017-11-16T12:14:00Z">
            <w:rPr>
              <w:del w:id="2316" w:author="Nick Nicholas" w:date="2017-10-31T18:01:00Z"/>
            </w:rPr>
          </w:rPrChange>
        </w:rPr>
      </w:pPr>
      <w:del w:id="2317" w:author="Nick Nicholas" w:date="2017-11-20T16:49:00Z">
        <w:r w:rsidRPr="00AC13A6" w:rsidDel="007B276D">
          <w:rPr>
            <w:lang w:val="en-US"/>
            <w:rPrChange w:id="2318" w:author="Nick Nicholas" w:date="2017-11-16T12:14:00Z">
              <w:rPr/>
            </w:rPrChange>
          </w:rPr>
          <w:delText xml:space="preserve">         &lt;assessment SIF_RefType=”???AssessmentInfo”&gt;f0000000-00000&lt;/assessment&gt;</w:delText>
        </w:r>
      </w:del>
    </w:p>
    <w:p w14:paraId="2423E1DB" w14:textId="1938794E" w:rsidR="00772A79" w:rsidRPr="00AC13A6" w:rsidDel="007B276D" w:rsidRDefault="00772A79" w:rsidP="002B1551">
      <w:pPr>
        <w:rPr>
          <w:del w:id="2319" w:author="Nick Nicholas" w:date="2017-11-20T16:49:00Z"/>
          <w:lang w:val="en-US"/>
          <w:rPrChange w:id="2320" w:author="Nick Nicholas" w:date="2017-11-16T12:14:00Z">
            <w:rPr>
              <w:del w:id="2321" w:author="Nick Nicholas" w:date="2017-11-20T16:49:00Z"/>
            </w:rPr>
          </w:rPrChange>
        </w:rPr>
      </w:pPr>
      <w:del w:id="2322" w:author="Nick Nicholas" w:date="2017-10-31T18:01:00Z">
        <w:r w:rsidRPr="0022317A" w:rsidDel="002451C1">
          <w:rPr>
            <w:lang w:val="en-US"/>
            <w:rPrChange w:id="2323" w:author="Nick Nicholas" w:date="2017-10-31T18:01:00Z">
              <w:rPr/>
            </w:rPrChange>
          </w:rPr>
          <w:delText>&lt;!</w:delText>
        </w:r>
      </w:del>
      <w:del w:id="2324" w:author="Nick Nicholas" w:date="2017-11-20T16:49:00Z">
        <w:r w:rsidRPr="0022317A" w:rsidDel="007B276D">
          <w:rPr>
            <w:lang w:val="en-US"/>
            <w:rPrChange w:id="2325" w:author="Nick Nicholas" w:date="2017-10-31T18:01:00Z">
              <w:rPr/>
            </w:rPrChange>
          </w:rPr>
          <w:delText xml:space="preserve">-- The assessment results tracked here are likely to be summative, of the type not modelled here yet. </w:delText>
        </w:r>
        <w:r w:rsidR="000E4E28" w:rsidRPr="00AC13A6" w:rsidDel="007B276D">
          <w:rPr>
            <w:lang w:val="en-US"/>
            <w:rPrChange w:id="2326" w:author="Nick Nicholas" w:date="2017-11-16T12:14:00Z">
              <w:rPr/>
            </w:rPrChange>
          </w:rPr>
          <w:delText xml:space="preserve">Formative assessment, like GradingAssignmentScores, could also be linked in here </w:delText>
        </w:r>
        <w:r w:rsidRPr="00AC13A6" w:rsidDel="007B276D">
          <w:rPr>
            <w:lang w:val="en-US"/>
            <w:rPrChange w:id="2327" w:author="Nick Nicholas" w:date="2017-11-16T12:14:00Z">
              <w:rPr/>
            </w:rPrChange>
          </w:rPr>
          <w:delText>--&gt;</w:delText>
        </w:r>
      </w:del>
    </w:p>
    <w:p w14:paraId="1985A872" w14:textId="3B5DFBCC" w:rsidR="007F3EA5" w:rsidRPr="007F3EA5" w:rsidDel="007B276D" w:rsidRDefault="002B1551" w:rsidP="002B1551">
      <w:pPr>
        <w:rPr>
          <w:del w:id="2328" w:author="Nick Nicholas" w:date="2017-11-20T16:49:00Z"/>
          <w:lang w:val="en-AU"/>
          <w:rPrChange w:id="2329" w:author="Nick Nicholas" w:date="2017-10-31T18:06:00Z">
            <w:rPr>
              <w:del w:id="2330" w:author="Nick Nicholas" w:date="2017-11-20T16:49:00Z"/>
            </w:rPr>
          </w:rPrChange>
        </w:rPr>
      </w:pPr>
      <w:del w:id="2331" w:author="Nick Nicholas" w:date="2017-11-20T16:49:00Z">
        <w:r w:rsidRPr="00AC13A6" w:rsidDel="007B276D">
          <w:rPr>
            <w:lang w:val="en-US"/>
            <w:rPrChange w:id="2332" w:author="Nick Nicholas" w:date="2017-11-16T12:14:00Z">
              <w:rPr/>
            </w:rPrChange>
          </w:rPr>
          <w:delText xml:space="preserve">        &lt;name&gt;IB Exam&lt;/name&gt;</w:delText>
        </w:r>
      </w:del>
    </w:p>
    <w:p w14:paraId="172151A9" w14:textId="2FE6AE78" w:rsidR="002B1551" w:rsidRPr="00AC13A6" w:rsidDel="007B276D" w:rsidRDefault="002B1551" w:rsidP="002B1551">
      <w:pPr>
        <w:rPr>
          <w:del w:id="2333" w:author="Nick Nicholas" w:date="2017-11-20T16:49:00Z"/>
          <w:lang w:val="en-US"/>
          <w:rPrChange w:id="2334" w:author="Nick Nicholas" w:date="2017-11-16T12:14:00Z">
            <w:rPr>
              <w:del w:id="2335" w:author="Nick Nicholas" w:date="2017-11-20T16:49:00Z"/>
            </w:rPr>
          </w:rPrChange>
        </w:rPr>
      </w:pPr>
      <w:del w:id="2336" w:author="Nick Nicholas" w:date="2017-11-20T16:49:00Z">
        <w:r w:rsidRPr="007F3EA5" w:rsidDel="007B276D">
          <w:rPr>
            <w:lang w:val="en-US"/>
            <w:rPrChange w:id="2337" w:author="Nick Nicholas" w:date="2017-10-31T18:06:00Z">
              <w:rPr/>
            </w:rPrChange>
          </w:rPr>
          <w:delText xml:space="preserve">        </w:delText>
        </w:r>
        <w:r w:rsidRPr="00AC13A6" w:rsidDel="007B276D">
          <w:rPr>
            <w:lang w:val="en-US"/>
            <w:rPrChange w:id="2338" w:author="Nick Nicholas" w:date="2017-11-16T12:14:00Z">
              <w:rPr/>
            </w:rPrChange>
          </w:rPr>
          <w:delText>&lt;credit&gt;</w:delText>
        </w:r>
      </w:del>
    </w:p>
    <w:p w14:paraId="507E6529" w14:textId="6783D057" w:rsidR="002B1551" w:rsidRPr="00AC13A6" w:rsidDel="007B276D" w:rsidRDefault="002B1551" w:rsidP="00AE4CE0">
      <w:pPr>
        <w:rPr>
          <w:del w:id="2339" w:author="Nick Nicholas" w:date="2017-11-20T16:49:00Z"/>
          <w:lang w:val="en-US"/>
          <w:rPrChange w:id="2340" w:author="Nick Nicholas" w:date="2017-11-16T12:14:00Z">
            <w:rPr>
              <w:del w:id="2341" w:author="Nick Nicholas" w:date="2017-11-20T16:49:00Z"/>
            </w:rPr>
          </w:rPrChange>
        </w:rPr>
      </w:pPr>
      <w:del w:id="2342" w:author="Nick Nicholas" w:date="2017-11-20T16:49:00Z">
        <w:r w:rsidRPr="00AC13A6" w:rsidDel="007B276D">
          <w:rPr>
            <w:lang w:val="en-US"/>
            <w:rPrChange w:id="2343" w:author="Nick Nicholas" w:date="2017-11-16T12:14:00Z">
              <w:rPr/>
            </w:rPrChange>
          </w:rPr>
          <w:delText xml:space="preserve">          &lt;unit&gt;</w:delText>
        </w:r>
        <w:r w:rsidR="00AE4CE0" w:rsidRPr="00AC13A6" w:rsidDel="007B276D">
          <w:rPr>
            <w:lang w:val="en-US"/>
            <w:rPrChange w:id="2344" w:author="Nick Nicholas" w:date="2017-11-16T12:14:00Z">
              <w:rPr/>
            </w:rPrChange>
          </w:rPr>
          <w:delText>hours</w:delText>
        </w:r>
        <w:r w:rsidRPr="00AC13A6" w:rsidDel="007B276D">
          <w:rPr>
            <w:lang w:val="en-US"/>
            <w:rPrChange w:id="2345" w:author="Nick Nicholas" w:date="2017-11-16T12:14:00Z">
              <w:rPr/>
            </w:rPrChange>
          </w:rPr>
          <w:delText>&lt;/unit&gt;value&gt;7&lt;/value&gt;</w:delText>
        </w:r>
      </w:del>
    </w:p>
    <w:p w14:paraId="1BFBC850" w14:textId="46DC995C" w:rsidR="002B1551" w:rsidRPr="00AC13A6" w:rsidDel="007B276D" w:rsidRDefault="002B1551" w:rsidP="002B1551">
      <w:pPr>
        <w:rPr>
          <w:del w:id="2346" w:author="Nick Nicholas" w:date="2017-11-20T16:49:00Z"/>
          <w:lang w:val="en-US"/>
          <w:rPrChange w:id="2347" w:author="Nick Nicholas" w:date="2017-11-16T12:14:00Z">
            <w:rPr>
              <w:del w:id="2348" w:author="Nick Nicholas" w:date="2017-11-20T16:49:00Z"/>
            </w:rPr>
          </w:rPrChange>
        </w:rPr>
      </w:pPr>
      <w:del w:id="2349" w:author="Nick Nicholas" w:date="2017-11-20T16:49:00Z">
        <w:r w:rsidRPr="00AC13A6" w:rsidDel="007B276D">
          <w:rPr>
            <w:lang w:val="en-US"/>
            <w:rPrChange w:id="2350" w:author="Nick Nicholas" w:date="2017-11-16T12:14:00Z">
              <w:rPr/>
            </w:rPrChange>
          </w:rPr>
          <w:delText xml:space="preserve">        &lt;/credit&gt;</w:delText>
        </w:r>
      </w:del>
    </w:p>
    <w:p w14:paraId="2540668D" w14:textId="2BD32439" w:rsidR="002B1551" w:rsidRPr="00AC13A6" w:rsidDel="0089640B" w:rsidRDefault="002474FD" w:rsidP="002B1551">
      <w:pPr>
        <w:rPr>
          <w:del w:id="2351" w:author="Nick Nicholas" w:date="2017-10-31T18:05:00Z"/>
          <w:lang w:val="en-US"/>
          <w:rPrChange w:id="2352" w:author="Nick Nicholas" w:date="2017-11-16T12:14:00Z">
            <w:rPr>
              <w:del w:id="2353" w:author="Nick Nicholas" w:date="2017-10-31T18:05:00Z"/>
            </w:rPr>
          </w:rPrChange>
        </w:rPr>
      </w:pPr>
      <w:ins w:id="2354" w:author="Linda Marshall" w:date="2017-11-16T11:35:00Z">
        <w:del w:id="2355" w:author="Nick Nicholas" w:date="2017-11-20T16:49:00Z">
          <w:r w:rsidDel="007B276D">
            <w:rPr>
              <w:lang w:val="en-US"/>
            </w:rPr>
            <w:delText>CredentialCredential</w:delText>
          </w:r>
          <w:r w:rsidRPr="00AC13A6" w:rsidDel="007B276D">
            <w:rPr>
              <w:lang w:val="en-US"/>
              <w:rPrChange w:id="2356" w:author="Nick Nicholas" w:date="2017-11-16T12:14:00Z">
                <w:rPr/>
              </w:rPrChange>
            </w:rPr>
            <w:delText>Credential</w:delText>
          </w:r>
        </w:del>
      </w:ins>
      <w:del w:id="2357" w:author="Nick Nicholas" w:date="2017-10-31T18:05:00Z">
        <w:r w:rsidR="002B1551" w:rsidRPr="00AC13A6" w:rsidDel="0089640B">
          <w:rPr>
            <w:lang w:val="en-US"/>
            <w:rPrChange w:id="2358" w:author="Nick Nicholas" w:date="2017-11-16T12:14:00Z">
              <w:rPr/>
            </w:rPrChange>
          </w:rPr>
          <w:delText xml:space="preserve">       &lt;learningStandardList&gt;</w:delText>
        </w:r>
      </w:del>
    </w:p>
    <w:p w14:paraId="32AAFF9F" w14:textId="3EC52053" w:rsidR="002B1551" w:rsidRPr="00AC13A6" w:rsidDel="0089640B" w:rsidRDefault="002B1551" w:rsidP="002B1551">
      <w:pPr>
        <w:rPr>
          <w:del w:id="2359" w:author="Nick Nicholas" w:date="2017-10-31T18:05:00Z"/>
          <w:lang w:val="en-US"/>
          <w:rPrChange w:id="2360" w:author="Nick Nicholas" w:date="2017-11-16T12:14:00Z">
            <w:rPr>
              <w:del w:id="2361" w:author="Nick Nicholas" w:date="2017-10-31T18:05:00Z"/>
            </w:rPr>
          </w:rPrChange>
        </w:rPr>
      </w:pPr>
      <w:del w:id="2362" w:author="Nick Nicholas" w:date="2017-10-31T18:05:00Z">
        <w:r w:rsidRPr="00AC13A6" w:rsidDel="0089640B">
          <w:rPr>
            <w:lang w:val="en-US"/>
            <w:rPrChange w:id="2363" w:author="Nick Nicholas" w:date="2017-11-16T12:14:00Z">
              <w:rPr/>
            </w:rPrChange>
          </w:rPr>
          <w:delText xml:space="preserve">        &lt;learningStandard&gt;</w:delText>
        </w:r>
      </w:del>
    </w:p>
    <w:p w14:paraId="651D4CC7" w14:textId="2B75D2EA" w:rsidR="002B1551" w:rsidRPr="00AC13A6" w:rsidDel="0089640B" w:rsidRDefault="002B1551" w:rsidP="002B1551">
      <w:pPr>
        <w:rPr>
          <w:del w:id="2364" w:author="Nick Nicholas" w:date="2017-10-31T18:05:00Z"/>
          <w:lang w:val="en-US"/>
          <w:rPrChange w:id="2365" w:author="Nick Nicholas" w:date="2017-11-16T12:14:00Z">
            <w:rPr>
              <w:del w:id="2366" w:author="Nick Nicholas" w:date="2017-10-31T18:05:00Z"/>
            </w:rPr>
          </w:rPrChange>
        </w:rPr>
      </w:pPr>
      <w:del w:id="2367" w:author="Nick Nicholas" w:date="2017-10-31T18:05:00Z">
        <w:r w:rsidRPr="00AC13A6" w:rsidDel="0089640B">
          <w:rPr>
            <w:lang w:val="en-US"/>
            <w:rPrChange w:id="2368" w:author="Nick Nicholas" w:date="2017-11-16T12:14:00Z">
              <w:rPr/>
            </w:rPrChange>
          </w:rPr>
          <w:delText xml:space="preserve">          &lt;url&gt;http://australiancurriculum.edu.au/ACE432&lt;/url&gt;</w:delText>
        </w:r>
      </w:del>
    </w:p>
    <w:p w14:paraId="30175C37" w14:textId="62292EC7" w:rsidR="002B1551" w:rsidRPr="00AC13A6" w:rsidDel="0089640B" w:rsidRDefault="002B1551" w:rsidP="002B1551">
      <w:pPr>
        <w:rPr>
          <w:del w:id="2369" w:author="Nick Nicholas" w:date="2017-10-31T18:05:00Z"/>
          <w:lang w:val="en-US"/>
          <w:rPrChange w:id="2370" w:author="Nick Nicholas" w:date="2017-11-16T12:14:00Z">
            <w:rPr>
              <w:del w:id="2371" w:author="Nick Nicholas" w:date="2017-10-31T18:05:00Z"/>
            </w:rPr>
          </w:rPrChange>
        </w:rPr>
      </w:pPr>
      <w:del w:id="2372" w:author="Nick Nicholas" w:date="2017-10-31T18:05:00Z">
        <w:r w:rsidRPr="00AC13A6" w:rsidDel="0089640B">
          <w:rPr>
            <w:lang w:val="en-US"/>
            <w:rPrChange w:id="2373" w:author="Nick Nicholas" w:date="2017-11-16T12:14:00Z">
              <w:rPr/>
            </w:rPrChange>
          </w:rPr>
          <w:delText xml:space="preserve">           &lt;credit&gt;</w:delText>
        </w:r>
      </w:del>
    </w:p>
    <w:p w14:paraId="35722445" w14:textId="21FA6B6B" w:rsidR="002B1551" w:rsidRPr="00AC13A6" w:rsidDel="0089640B" w:rsidRDefault="002B1551" w:rsidP="000813DE">
      <w:pPr>
        <w:rPr>
          <w:del w:id="2374" w:author="Nick Nicholas" w:date="2017-10-31T18:05:00Z"/>
          <w:lang w:val="en-US"/>
          <w:rPrChange w:id="2375" w:author="Nick Nicholas" w:date="2017-11-16T12:14:00Z">
            <w:rPr>
              <w:del w:id="2376" w:author="Nick Nicholas" w:date="2017-10-31T18:05:00Z"/>
            </w:rPr>
          </w:rPrChange>
        </w:rPr>
      </w:pPr>
      <w:del w:id="2377" w:author="Nick Nicholas" w:date="2017-10-31T18:05:00Z">
        <w:r w:rsidRPr="00AC13A6" w:rsidDel="0089640B">
          <w:rPr>
            <w:lang w:val="en-US"/>
            <w:rPrChange w:id="2378" w:author="Nick Nicholas" w:date="2017-11-16T12:14:00Z">
              <w:rPr/>
            </w:rPrChange>
          </w:rPr>
          <w:delText xml:space="preserve">            &lt;unit&gt;</w:delText>
        </w:r>
        <w:r w:rsidR="00AE4CE0" w:rsidRPr="00AC13A6" w:rsidDel="0089640B">
          <w:rPr>
            <w:lang w:val="en-US"/>
            <w:rPrChange w:id="2379" w:author="Nick Nicholas" w:date="2017-11-16T12:14:00Z">
              <w:rPr/>
            </w:rPrChange>
          </w:rPr>
          <w:delText>points</w:delText>
        </w:r>
        <w:r w:rsidRPr="00AC13A6" w:rsidDel="0089640B">
          <w:rPr>
            <w:lang w:val="en-US"/>
            <w:rPrChange w:id="2380" w:author="Nick Nicholas" w:date="2017-11-16T12:14:00Z">
              <w:rPr/>
            </w:rPrChange>
          </w:rPr>
          <w:delText>&lt;/unit&gt;&lt;value&gt;2&lt;/value&gt;</w:delText>
        </w:r>
      </w:del>
    </w:p>
    <w:p w14:paraId="76E62A9A" w14:textId="1EF79DF9" w:rsidR="002B1551" w:rsidRPr="00AC13A6" w:rsidDel="0089640B" w:rsidRDefault="002B1551" w:rsidP="002B1551">
      <w:pPr>
        <w:rPr>
          <w:del w:id="2381" w:author="Nick Nicholas" w:date="2017-10-31T18:05:00Z"/>
          <w:lang w:val="en-US"/>
          <w:rPrChange w:id="2382" w:author="Nick Nicholas" w:date="2017-11-16T12:14:00Z">
            <w:rPr>
              <w:del w:id="2383" w:author="Nick Nicholas" w:date="2017-10-31T18:05:00Z"/>
            </w:rPr>
          </w:rPrChange>
        </w:rPr>
      </w:pPr>
      <w:del w:id="2384" w:author="Nick Nicholas" w:date="2017-10-31T18:05:00Z">
        <w:r w:rsidRPr="00AC13A6" w:rsidDel="0089640B">
          <w:rPr>
            <w:lang w:val="en-US"/>
            <w:rPrChange w:id="2385" w:author="Nick Nicholas" w:date="2017-11-16T12:14:00Z">
              <w:rPr/>
            </w:rPrChange>
          </w:rPr>
          <w:delText xml:space="preserve">           &lt;/credit&gt;</w:delText>
        </w:r>
      </w:del>
    </w:p>
    <w:p w14:paraId="76FD5758" w14:textId="1C74127B" w:rsidR="002B1551" w:rsidRPr="00AC13A6" w:rsidDel="0089640B" w:rsidRDefault="002B1551" w:rsidP="002B1551">
      <w:pPr>
        <w:rPr>
          <w:del w:id="2386" w:author="Nick Nicholas" w:date="2017-10-31T18:05:00Z"/>
          <w:lang w:val="en-US"/>
          <w:rPrChange w:id="2387" w:author="Nick Nicholas" w:date="2017-11-16T12:14:00Z">
            <w:rPr>
              <w:del w:id="2388" w:author="Nick Nicholas" w:date="2017-10-31T18:05:00Z"/>
            </w:rPr>
          </w:rPrChange>
        </w:rPr>
      </w:pPr>
      <w:del w:id="2389" w:author="Nick Nicholas" w:date="2017-10-31T18:05:00Z">
        <w:r w:rsidRPr="00AC13A6" w:rsidDel="0089640B">
          <w:rPr>
            <w:lang w:val="en-US"/>
            <w:rPrChange w:id="2390" w:author="Nick Nicholas" w:date="2017-11-16T12:14:00Z">
              <w:rPr/>
            </w:rPrChange>
          </w:rPr>
          <w:delText xml:space="preserve">        &lt;/learningStandard&gt;</w:delText>
        </w:r>
      </w:del>
    </w:p>
    <w:p w14:paraId="700CBF7B" w14:textId="2BF5B4ED" w:rsidR="002B1551" w:rsidRPr="00AC13A6" w:rsidDel="0089640B" w:rsidRDefault="002B1551" w:rsidP="002B1551">
      <w:pPr>
        <w:rPr>
          <w:del w:id="2391" w:author="Nick Nicholas" w:date="2017-10-31T18:05:00Z"/>
          <w:lang w:val="en-US"/>
          <w:rPrChange w:id="2392" w:author="Nick Nicholas" w:date="2017-11-16T12:14:00Z">
            <w:rPr>
              <w:del w:id="2393" w:author="Nick Nicholas" w:date="2017-10-31T18:05:00Z"/>
            </w:rPr>
          </w:rPrChange>
        </w:rPr>
      </w:pPr>
      <w:del w:id="2394" w:author="Nick Nicholas" w:date="2017-10-31T18:05:00Z">
        <w:r w:rsidRPr="00AC13A6" w:rsidDel="0089640B">
          <w:rPr>
            <w:lang w:val="en-US"/>
            <w:rPrChange w:id="2395" w:author="Nick Nicholas" w:date="2017-11-16T12:14:00Z">
              <w:rPr/>
            </w:rPrChange>
          </w:rPr>
          <w:delText xml:space="preserve">       &lt;/learningStandardList&gt;</w:delText>
        </w:r>
      </w:del>
    </w:p>
    <w:p w14:paraId="341ABCE8" w14:textId="5E217194" w:rsidR="002B1551" w:rsidRPr="00AC13A6" w:rsidDel="007B276D" w:rsidRDefault="002B1551" w:rsidP="002B1551">
      <w:pPr>
        <w:rPr>
          <w:del w:id="2396" w:author="Nick Nicholas" w:date="2017-11-20T16:49:00Z"/>
          <w:lang w:val="en-US"/>
          <w:rPrChange w:id="2397" w:author="Nick Nicholas" w:date="2017-11-16T12:14:00Z">
            <w:rPr>
              <w:del w:id="2398" w:author="Nick Nicholas" w:date="2017-11-20T16:49:00Z"/>
            </w:rPr>
          </w:rPrChange>
        </w:rPr>
      </w:pPr>
      <w:del w:id="2399" w:author="Nick Nicholas" w:date="2017-11-20T16:49:00Z">
        <w:r w:rsidRPr="00AC13A6" w:rsidDel="007B276D">
          <w:rPr>
            <w:lang w:val="en-US"/>
            <w:rPrChange w:id="2400" w:author="Nick Nicholas" w:date="2017-11-16T12:14:00Z">
              <w:rPr/>
            </w:rPrChange>
          </w:rPr>
          <w:delText xml:space="preserve">      &lt;/assessmentInfo&gt;</w:delText>
        </w:r>
      </w:del>
    </w:p>
    <w:p w14:paraId="00CDE76D" w14:textId="10FB16F8" w:rsidR="002B1551" w:rsidRPr="00AC13A6" w:rsidDel="007B276D" w:rsidRDefault="002B1551" w:rsidP="002B1551">
      <w:pPr>
        <w:rPr>
          <w:del w:id="2401" w:author="Nick Nicholas" w:date="2017-11-20T16:49:00Z"/>
          <w:lang w:val="en-US"/>
          <w:rPrChange w:id="2402" w:author="Nick Nicholas" w:date="2017-11-16T12:14:00Z">
            <w:rPr>
              <w:del w:id="2403" w:author="Nick Nicholas" w:date="2017-11-20T16:49:00Z"/>
            </w:rPr>
          </w:rPrChange>
        </w:rPr>
      </w:pPr>
      <w:del w:id="2404" w:author="Nick Nicholas" w:date="2017-11-20T16:49:00Z">
        <w:r w:rsidRPr="00AC13A6" w:rsidDel="007B276D">
          <w:rPr>
            <w:lang w:val="en-US"/>
            <w:rPrChange w:id="2405" w:author="Nick Nicholas" w:date="2017-11-16T12:14:00Z">
              <w:rPr/>
            </w:rPrChange>
          </w:rPr>
          <w:delText xml:space="preserve">    &lt;/assessmentInfoList&gt;</w:delText>
        </w:r>
      </w:del>
    </w:p>
    <w:p w14:paraId="65BFB91A" w14:textId="7B25F3AE" w:rsidR="00772A79" w:rsidRPr="00AC13A6" w:rsidDel="00746295" w:rsidRDefault="00772A79" w:rsidP="002B1551">
      <w:pPr>
        <w:rPr>
          <w:del w:id="2406" w:author="Nick Nicholas" w:date="2017-11-20T16:53:00Z"/>
          <w:lang w:val="en-US"/>
          <w:rPrChange w:id="2407" w:author="Nick Nicholas" w:date="2017-11-16T12:14:00Z">
            <w:rPr>
              <w:del w:id="2408" w:author="Nick Nicholas" w:date="2017-11-20T16:53:00Z"/>
            </w:rPr>
          </w:rPrChange>
        </w:rPr>
      </w:pPr>
    </w:p>
    <w:p w14:paraId="7633FD96" w14:textId="60337A38" w:rsidR="002B1551" w:rsidRPr="00AC13A6" w:rsidDel="002451C1" w:rsidRDefault="002B1551" w:rsidP="002B1551">
      <w:pPr>
        <w:rPr>
          <w:del w:id="2409" w:author="Nick Nicholas" w:date="2017-10-31T18:01:00Z"/>
          <w:lang w:val="en-US"/>
          <w:rPrChange w:id="2410" w:author="Nick Nicholas" w:date="2017-11-16T12:14:00Z">
            <w:rPr>
              <w:del w:id="2411" w:author="Nick Nicholas" w:date="2017-10-31T18:01:00Z"/>
            </w:rPr>
          </w:rPrChange>
        </w:rPr>
      </w:pPr>
      <w:del w:id="2412" w:author="Nick Nicholas" w:date="2017-11-20T16:52:00Z">
        <w:r w:rsidRPr="00AC13A6" w:rsidDel="00C411BF">
          <w:rPr>
            <w:lang w:val="en-US"/>
            <w:rPrChange w:id="2413" w:author="Nick Nicholas" w:date="2017-11-16T12:14:00Z">
              <w:rPr/>
            </w:rPrChange>
          </w:rPr>
          <w:delText xml:space="preserve">    &lt;qualification</w:delText>
        </w:r>
      </w:del>
      <w:ins w:id="2414" w:author="Linda Marshall" w:date="2017-11-16T11:35:00Z">
        <w:del w:id="2415" w:author="Nick Nicholas" w:date="2017-11-20T16:52:00Z">
          <w:r w:rsidR="002474FD" w:rsidRPr="00AC13A6" w:rsidDel="00C411BF">
            <w:rPr>
              <w:lang w:val="en-US"/>
              <w:rPrChange w:id="2416" w:author="Nick Nicholas" w:date="2017-11-16T12:14:00Z">
                <w:rPr/>
              </w:rPrChange>
            </w:rPr>
            <w:delText>Credential</w:delText>
          </w:r>
        </w:del>
      </w:ins>
      <w:del w:id="2417" w:author="Nick Nicholas" w:date="2017-11-20T16:52:00Z">
        <w:r w:rsidRPr="00AC13A6" w:rsidDel="00C411BF">
          <w:rPr>
            <w:lang w:val="en-US"/>
            <w:rPrChange w:id="2418" w:author="Nick Nicholas" w:date="2017-11-16T12:14:00Z">
              <w:rPr/>
            </w:rPrChange>
          </w:rPr>
          <w:delText>InfoList&gt;</w:delText>
        </w:r>
      </w:del>
    </w:p>
    <w:p w14:paraId="02A6B25E" w14:textId="4AF83205" w:rsidR="0086306A" w:rsidRPr="0022772A" w:rsidDel="00C411BF" w:rsidRDefault="0086306A" w:rsidP="002B1551">
      <w:pPr>
        <w:rPr>
          <w:del w:id="2419" w:author="Nick Nicholas" w:date="2017-11-20T16:52:00Z"/>
          <w:lang w:val="en-US"/>
          <w:rPrChange w:id="2420" w:author="Nick Nicholas" w:date="2017-10-31T18:08:00Z">
            <w:rPr>
              <w:del w:id="2421" w:author="Nick Nicholas" w:date="2017-11-20T16:52:00Z"/>
            </w:rPr>
          </w:rPrChange>
        </w:rPr>
      </w:pPr>
      <w:del w:id="2422" w:author="Nick Nicholas" w:date="2017-10-31T18:01:00Z">
        <w:r w:rsidRPr="0022317A" w:rsidDel="002451C1">
          <w:rPr>
            <w:lang w:val="en-US"/>
            <w:rPrChange w:id="2423" w:author="Nick Nicholas" w:date="2017-10-31T18:01:00Z">
              <w:rPr/>
            </w:rPrChange>
          </w:rPr>
          <w:delText>&lt;!</w:delText>
        </w:r>
      </w:del>
      <w:del w:id="2424" w:author="Nick Nicholas" w:date="2017-11-20T16:52:00Z">
        <w:r w:rsidRPr="0022317A" w:rsidDel="00C411BF">
          <w:rPr>
            <w:lang w:val="en-US"/>
            <w:rPrChange w:id="2425" w:author="Nick Nicholas" w:date="2017-10-31T18:01:00Z">
              <w:rPr/>
            </w:rPrChange>
          </w:rPr>
          <w:delText>-- This enumerates any qualification</w:delText>
        </w:r>
      </w:del>
      <w:ins w:id="2426" w:author="Linda Marshall" w:date="2017-11-16T11:35:00Z">
        <w:del w:id="2427" w:author="Nick Nicholas" w:date="2017-11-20T16:52:00Z">
          <w:r w:rsidR="002474FD" w:rsidDel="00C411BF">
            <w:rPr>
              <w:lang w:val="en-US"/>
            </w:rPr>
            <w:delText>credential</w:delText>
          </w:r>
        </w:del>
      </w:ins>
      <w:del w:id="2428" w:author="Nick Nicholas" w:date="2017-11-20T16:52:00Z">
        <w:r w:rsidRPr="0022317A" w:rsidDel="00C411BF">
          <w:rPr>
            <w:lang w:val="en-US"/>
            <w:rPrChange w:id="2429" w:author="Nick Nicholas" w:date="2017-10-31T18:01:00Z">
              <w:rPr/>
            </w:rPrChange>
          </w:rPr>
          <w:delText>s undertaken for credit towards the current qualification</w:delText>
        </w:r>
      </w:del>
      <w:ins w:id="2430" w:author="Linda Marshall" w:date="2017-11-16T11:35:00Z">
        <w:del w:id="2431" w:author="Nick Nicholas" w:date="2017-11-20T16:52:00Z">
          <w:r w:rsidR="002474FD" w:rsidDel="00C411BF">
            <w:rPr>
              <w:lang w:val="en-US"/>
            </w:rPr>
            <w:delText>credential</w:delText>
          </w:r>
        </w:del>
      </w:ins>
      <w:del w:id="2432" w:author="Nick Nicholas" w:date="2017-11-20T16:52:00Z">
        <w:r w:rsidRPr="0022317A" w:rsidDel="00C411BF">
          <w:rPr>
            <w:lang w:val="en-US"/>
            <w:rPrChange w:id="2433" w:author="Nick Nicholas" w:date="2017-10-31T18:01:00Z">
              <w:rPr/>
            </w:rPrChange>
          </w:rPr>
          <w:delText xml:space="preserve">. </w:delText>
        </w:r>
        <w:r w:rsidRPr="0022772A" w:rsidDel="00C411BF">
          <w:rPr>
            <w:lang w:val="en-US"/>
            <w:rPrChange w:id="2434" w:author="Nick Nicholas" w:date="2017-10-31T18:08:00Z">
              <w:rPr/>
            </w:rPrChange>
          </w:rPr>
          <w:delText>If separate qualification</w:delText>
        </w:r>
      </w:del>
      <w:ins w:id="2435" w:author="Linda Marshall" w:date="2017-11-16T11:35:00Z">
        <w:del w:id="2436" w:author="Nick Nicholas" w:date="2017-11-20T16:52:00Z">
          <w:r w:rsidR="002474FD" w:rsidDel="00C411BF">
            <w:rPr>
              <w:lang w:val="en-US"/>
            </w:rPr>
            <w:delText>credential</w:delText>
          </w:r>
        </w:del>
      </w:ins>
      <w:del w:id="2437" w:author="Nick Nicholas" w:date="2017-11-20T16:52:00Z">
        <w:r w:rsidRPr="0022772A" w:rsidDel="00C411BF">
          <w:rPr>
            <w:lang w:val="en-US"/>
            <w:rPrChange w:id="2438" w:author="Nick Nicholas" w:date="2017-10-31T18:08:00Z">
              <w:rPr/>
            </w:rPrChange>
          </w:rPr>
          <w:delText xml:space="preserve"> achievement objects will be published for each qualification</w:delText>
        </w:r>
      </w:del>
      <w:ins w:id="2439" w:author="Linda Marshall" w:date="2017-11-16T11:35:00Z">
        <w:del w:id="2440" w:author="Nick Nicholas" w:date="2017-11-20T16:52:00Z">
          <w:r w:rsidR="002474FD" w:rsidDel="00C411BF">
            <w:rPr>
              <w:lang w:val="en-US"/>
            </w:rPr>
            <w:delText>credential</w:delText>
          </w:r>
        </w:del>
      </w:ins>
      <w:del w:id="2441" w:author="Nick Nicholas" w:date="2017-11-20T16:52:00Z">
        <w:r w:rsidRPr="0022772A" w:rsidDel="00C411BF">
          <w:rPr>
            <w:lang w:val="en-US"/>
            <w:rPrChange w:id="2442" w:author="Nick Nicholas" w:date="2017-10-31T18:08:00Z">
              <w:rPr/>
            </w:rPrChange>
          </w:rPr>
          <w:delText xml:space="preserve"> the student has attained, then this component is redundant </w:delText>
        </w:r>
      </w:del>
      <w:del w:id="2443" w:author="Nick Nicholas" w:date="2017-10-31T18:08:00Z">
        <w:r w:rsidRPr="0022772A" w:rsidDel="0022772A">
          <w:rPr>
            <w:lang w:val="en-US"/>
            <w:rPrChange w:id="2444" w:author="Nick Nicholas" w:date="2017-10-31T18:08:00Z">
              <w:rPr/>
            </w:rPrChange>
          </w:rPr>
          <w:delText>--&gt;</w:delText>
        </w:r>
      </w:del>
      <w:del w:id="2445" w:author="Nick Nicholas" w:date="2017-11-20T16:52:00Z">
        <w:r w:rsidRPr="0022772A" w:rsidDel="00C411BF">
          <w:rPr>
            <w:lang w:val="en-US"/>
            <w:rPrChange w:id="2446" w:author="Nick Nicholas" w:date="2017-10-31T18:08:00Z">
              <w:rPr/>
            </w:rPrChange>
          </w:rPr>
          <w:delText xml:space="preserve"> </w:delText>
        </w:r>
      </w:del>
    </w:p>
    <w:p w14:paraId="43945E27" w14:textId="7818FFD5" w:rsidR="002B1551" w:rsidRPr="00AC13A6" w:rsidDel="00C411BF" w:rsidRDefault="002B1551" w:rsidP="002B1551">
      <w:pPr>
        <w:rPr>
          <w:del w:id="2447" w:author="Nick Nicholas" w:date="2017-11-20T16:52:00Z"/>
          <w:lang w:val="en-US"/>
          <w:rPrChange w:id="2448" w:author="Nick Nicholas" w:date="2017-11-16T12:14:00Z">
            <w:rPr>
              <w:del w:id="2449" w:author="Nick Nicholas" w:date="2017-11-20T16:52:00Z"/>
            </w:rPr>
          </w:rPrChange>
        </w:rPr>
      </w:pPr>
      <w:del w:id="2450" w:author="Nick Nicholas" w:date="2017-11-20T16:52:00Z">
        <w:r w:rsidRPr="0022772A" w:rsidDel="00C411BF">
          <w:rPr>
            <w:lang w:val="en-US"/>
            <w:rPrChange w:id="2451" w:author="Nick Nicholas" w:date="2017-10-31T18:08:00Z">
              <w:rPr/>
            </w:rPrChange>
          </w:rPr>
          <w:delText xml:space="preserve">      </w:delText>
        </w:r>
        <w:r w:rsidRPr="00AC13A6" w:rsidDel="00C411BF">
          <w:rPr>
            <w:lang w:val="en-US"/>
            <w:rPrChange w:id="2452" w:author="Nick Nicholas" w:date="2017-11-16T12:14:00Z">
              <w:rPr/>
            </w:rPrChange>
          </w:rPr>
          <w:delText>&lt;qualification</w:delText>
        </w:r>
      </w:del>
      <w:ins w:id="2453" w:author="Linda Marshall" w:date="2017-11-16T11:35:00Z">
        <w:del w:id="2454" w:author="Nick Nicholas" w:date="2017-11-20T16:52:00Z">
          <w:r w:rsidR="002474FD" w:rsidRPr="00AC13A6" w:rsidDel="00C411BF">
            <w:rPr>
              <w:lang w:val="en-US"/>
              <w:rPrChange w:id="2455" w:author="Nick Nicholas" w:date="2017-11-16T12:14:00Z">
                <w:rPr/>
              </w:rPrChange>
            </w:rPr>
            <w:delText>Credential</w:delText>
          </w:r>
        </w:del>
      </w:ins>
      <w:del w:id="2456" w:author="Nick Nicholas" w:date="2017-11-20T16:52:00Z">
        <w:r w:rsidRPr="00AC13A6" w:rsidDel="00C411BF">
          <w:rPr>
            <w:lang w:val="en-US"/>
            <w:rPrChange w:id="2457" w:author="Nick Nicholas" w:date="2017-11-16T12:14:00Z">
              <w:rPr/>
            </w:rPrChange>
          </w:rPr>
          <w:delText>Info&gt;</w:delText>
        </w:r>
      </w:del>
    </w:p>
    <w:p w14:paraId="2DECCA85" w14:textId="326CFCC4" w:rsidR="002B1551" w:rsidRPr="00AC13A6" w:rsidDel="00C411BF" w:rsidRDefault="002B1551" w:rsidP="002B1551">
      <w:pPr>
        <w:rPr>
          <w:del w:id="2458" w:author="Nick Nicholas" w:date="2017-11-20T16:52:00Z"/>
          <w:lang w:val="en-US"/>
          <w:rPrChange w:id="2459" w:author="Nick Nicholas" w:date="2017-11-16T12:14:00Z">
            <w:rPr>
              <w:del w:id="2460" w:author="Nick Nicholas" w:date="2017-11-20T16:52:00Z"/>
            </w:rPr>
          </w:rPrChange>
        </w:rPr>
      </w:pPr>
      <w:del w:id="2461" w:author="Nick Nicholas" w:date="2017-11-20T16:52:00Z">
        <w:r w:rsidRPr="00AC13A6" w:rsidDel="00C411BF">
          <w:rPr>
            <w:lang w:val="en-US"/>
            <w:rPrChange w:id="2462" w:author="Nick Nicholas" w:date="2017-11-16T12:14:00Z">
              <w:rPr/>
            </w:rPrChange>
          </w:rPr>
          <w:delText xml:space="preserve">        &lt;qualification</w:delText>
        </w:r>
      </w:del>
      <w:ins w:id="2463" w:author="Linda Marshall" w:date="2017-11-16T11:35:00Z">
        <w:del w:id="2464" w:author="Nick Nicholas" w:date="2017-11-20T16:52:00Z">
          <w:r w:rsidR="002474FD" w:rsidRPr="00AC13A6" w:rsidDel="00C411BF">
            <w:rPr>
              <w:lang w:val="en-US"/>
              <w:rPrChange w:id="2465" w:author="Nick Nicholas" w:date="2017-11-16T12:14:00Z">
                <w:rPr/>
              </w:rPrChange>
            </w:rPr>
            <w:delText>Credential</w:delText>
          </w:r>
        </w:del>
      </w:ins>
      <w:del w:id="2466" w:author="Nick Nicholas" w:date="2017-11-20T16:52:00Z">
        <w:r w:rsidRPr="00AC13A6" w:rsidDel="00C411BF">
          <w:rPr>
            <w:lang w:val="en-US"/>
            <w:rPrChange w:id="2467" w:author="Nick Nicholas" w:date="2017-11-16T12:14:00Z">
              <w:rPr/>
            </w:rPrChange>
          </w:rPr>
          <w:delText xml:space="preserve"> SIF_RefType=”qualification</w:delText>
        </w:r>
      </w:del>
      <w:ins w:id="2468" w:author="Linda Marshall" w:date="2017-11-16T11:35:00Z">
        <w:del w:id="2469" w:author="Nick Nicholas" w:date="2017-11-20T16:52:00Z">
          <w:r w:rsidR="002474FD" w:rsidRPr="00AC13A6" w:rsidDel="00C411BF">
            <w:rPr>
              <w:lang w:val="en-US"/>
              <w:rPrChange w:id="2470" w:author="Nick Nicholas" w:date="2017-11-16T12:14:00Z">
                <w:rPr/>
              </w:rPrChange>
            </w:rPr>
            <w:delText>Credential</w:delText>
          </w:r>
        </w:del>
      </w:ins>
      <w:del w:id="2471" w:author="Nick Nicholas" w:date="2017-11-20T16:52:00Z">
        <w:r w:rsidRPr="00AC13A6" w:rsidDel="00C411BF">
          <w:rPr>
            <w:lang w:val="en-US"/>
            <w:rPrChange w:id="2472" w:author="Nick Nicholas" w:date="2017-11-16T12:14:00Z">
              <w:rPr/>
            </w:rPrChange>
          </w:rPr>
          <w:delText>”&gt;f0000000-00000&lt;/qualification</w:delText>
        </w:r>
      </w:del>
      <w:ins w:id="2473" w:author="Linda Marshall" w:date="2017-11-16T11:35:00Z">
        <w:del w:id="2474" w:author="Nick Nicholas" w:date="2017-11-20T16:52:00Z">
          <w:r w:rsidR="002474FD" w:rsidRPr="00AC13A6" w:rsidDel="00C411BF">
            <w:rPr>
              <w:lang w:val="en-US"/>
              <w:rPrChange w:id="2475" w:author="Nick Nicholas" w:date="2017-11-16T12:14:00Z">
                <w:rPr/>
              </w:rPrChange>
            </w:rPr>
            <w:delText>Credential</w:delText>
          </w:r>
        </w:del>
      </w:ins>
      <w:del w:id="2476" w:author="Nick Nicholas" w:date="2017-11-20T16:52:00Z">
        <w:r w:rsidRPr="00AC13A6" w:rsidDel="00C411BF">
          <w:rPr>
            <w:lang w:val="en-US"/>
            <w:rPrChange w:id="2477" w:author="Nick Nicholas" w:date="2017-11-16T12:14:00Z">
              <w:rPr/>
            </w:rPrChange>
          </w:rPr>
          <w:delText>&gt;</w:delText>
        </w:r>
      </w:del>
    </w:p>
    <w:p w14:paraId="70222DAD" w14:textId="4B293A54" w:rsidR="002B1551" w:rsidRPr="00AC13A6" w:rsidDel="00C411BF" w:rsidRDefault="002B1551" w:rsidP="002B1551">
      <w:pPr>
        <w:rPr>
          <w:del w:id="2478" w:author="Nick Nicholas" w:date="2017-11-20T16:52:00Z"/>
          <w:lang w:val="en-US"/>
          <w:rPrChange w:id="2479" w:author="Nick Nicholas" w:date="2017-11-16T12:14:00Z">
            <w:rPr>
              <w:del w:id="2480" w:author="Nick Nicholas" w:date="2017-11-20T16:52:00Z"/>
            </w:rPr>
          </w:rPrChange>
        </w:rPr>
      </w:pPr>
      <w:del w:id="2481" w:author="Nick Nicholas" w:date="2017-11-20T16:52:00Z">
        <w:r w:rsidRPr="00AC13A6" w:rsidDel="00C411BF">
          <w:rPr>
            <w:lang w:val="en-US"/>
            <w:rPrChange w:id="2482" w:author="Nick Nicholas" w:date="2017-11-16T12:14:00Z">
              <w:rPr/>
            </w:rPrChange>
          </w:rPr>
          <w:delText xml:space="preserve">          &lt;name&gt;VET Qual IV&lt;/name&gt;</w:delText>
        </w:r>
      </w:del>
    </w:p>
    <w:p w14:paraId="6A3F2C1F" w14:textId="07AF8B80" w:rsidR="002B1551" w:rsidRPr="00AC13A6" w:rsidDel="00C411BF" w:rsidRDefault="002B1551" w:rsidP="002B1551">
      <w:pPr>
        <w:rPr>
          <w:del w:id="2483" w:author="Nick Nicholas" w:date="2017-11-20T16:52:00Z"/>
          <w:lang w:val="en-US"/>
          <w:rPrChange w:id="2484" w:author="Nick Nicholas" w:date="2017-11-16T12:14:00Z">
            <w:rPr>
              <w:del w:id="2485" w:author="Nick Nicholas" w:date="2017-11-20T16:52:00Z"/>
            </w:rPr>
          </w:rPrChange>
        </w:rPr>
      </w:pPr>
      <w:del w:id="2486" w:author="Nick Nicholas" w:date="2017-11-20T16:52:00Z">
        <w:r w:rsidRPr="00AC13A6" w:rsidDel="00C411BF">
          <w:rPr>
            <w:lang w:val="en-US"/>
            <w:rPrChange w:id="2487" w:author="Nick Nicholas" w:date="2017-11-16T12:14:00Z">
              <w:rPr/>
            </w:rPrChange>
          </w:rPr>
          <w:delText xml:space="preserve">        &lt;credit&gt;</w:delText>
        </w:r>
      </w:del>
    </w:p>
    <w:p w14:paraId="71C4E7C8" w14:textId="61D11830" w:rsidR="002B1551" w:rsidRPr="00AC13A6" w:rsidDel="00C411BF" w:rsidRDefault="002B1551" w:rsidP="000813DE">
      <w:pPr>
        <w:rPr>
          <w:del w:id="2488" w:author="Nick Nicholas" w:date="2017-11-20T16:52:00Z"/>
          <w:lang w:val="en-US"/>
          <w:rPrChange w:id="2489" w:author="Nick Nicholas" w:date="2017-11-16T12:14:00Z">
            <w:rPr>
              <w:del w:id="2490" w:author="Nick Nicholas" w:date="2017-11-20T16:52:00Z"/>
            </w:rPr>
          </w:rPrChange>
        </w:rPr>
      </w:pPr>
      <w:del w:id="2491" w:author="Nick Nicholas" w:date="2017-11-20T16:52:00Z">
        <w:r w:rsidRPr="00AC13A6" w:rsidDel="00C411BF">
          <w:rPr>
            <w:lang w:val="en-US"/>
            <w:rPrChange w:id="2492" w:author="Nick Nicholas" w:date="2017-11-16T12:14:00Z">
              <w:rPr/>
            </w:rPrChange>
          </w:rPr>
          <w:delText xml:space="preserve">          &lt;unit&gt;</w:delText>
        </w:r>
        <w:r w:rsidR="00AE4CE0" w:rsidRPr="00AC13A6" w:rsidDel="00C411BF">
          <w:rPr>
            <w:lang w:val="en-US"/>
            <w:rPrChange w:id="2493" w:author="Nick Nicholas" w:date="2017-11-16T12:14:00Z">
              <w:rPr/>
            </w:rPrChange>
          </w:rPr>
          <w:delText>points</w:delText>
        </w:r>
        <w:r w:rsidRPr="00AC13A6" w:rsidDel="00C411BF">
          <w:rPr>
            <w:lang w:val="en-US"/>
            <w:rPrChange w:id="2494" w:author="Nick Nicholas" w:date="2017-11-16T12:14:00Z">
              <w:rPr/>
            </w:rPrChange>
          </w:rPr>
          <w:delText>&lt;/unit&gt;&lt;value&gt;7&lt;/value&gt;</w:delText>
        </w:r>
      </w:del>
    </w:p>
    <w:p w14:paraId="29FCC597" w14:textId="2D99DAE1" w:rsidR="002B1551" w:rsidRPr="00AC13A6" w:rsidDel="00C411BF" w:rsidRDefault="002B1551" w:rsidP="002B1551">
      <w:pPr>
        <w:rPr>
          <w:del w:id="2495" w:author="Nick Nicholas" w:date="2017-11-20T16:52:00Z"/>
          <w:lang w:val="en-US"/>
          <w:rPrChange w:id="2496" w:author="Nick Nicholas" w:date="2017-11-16T12:14:00Z">
            <w:rPr>
              <w:del w:id="2497" w:author="Nick Nicholas" w:date="2017-11-20T16:52:00Z"/>
            </w:rPr>
          </w:rPrChange>
        </w:rPr>
      </w:pPr>
      <w:del w:id="2498" w:author="Nick Nicholas" w:date="2017-11-20T16:52:00Z">
        <w:r w:rsidRPr="00AC13A6" w:rsidDel="00C411BF">
          <w:rPr>
            <w:lang w:val="en-US"/>
            <w:rPrChange w:id="2499" w:author="Nick Nicholas" w:date="2017-11-16T12:14:00Z">
              <w:rPr/>
            </w:rPrChange>
          </w:rPr>
          <w:delText xml:space="preserve">        &lt;/credit&gt;</w:delText>
        </w:r>
      </w:del>
    </w:p>
    <w:p w14:paraId="6134F4EA" w14:textId="01DE9E15" w:rsidR="002B1551" w:rsidRPr="00AC13A6" w:rsidDel="0089640B" w:rsidRDefault="002474FD" w:rsidP="002B1551">
      <w:pPr>
        <w:rPr>
          <w:del w:id="2500" w:author="Nick Nicholas" w:date="2017-10-31T18:05:00Z"/>
          <w:lang w:val="en-US"/>
          <w:rPrChange w:id="2501" w:author="Nick Nicholas" w:date="2017-11-16T12:14:00Z">
            <w:rPr>
              <w:del w:id="2502" w:author="Nick Nicholas" w:date="2017-10-31T18:05:00Z"/>
            </w:rPr>
          </w:rPrChange>
        </w:rPr>
      </w:pPr>
      <w:ins w:id="2503" w:author="Linda Marshall" w:date="2017-11-16T11:36:00Z">
        <w:del w:id="2504" w:author="Nick Nicholas" w:date="2017-11-20T16:52:00Z">
          <w:r w:rsidDel="00C411BF">
            <w:rPr>
              <w:lang w:val="en-US"/>
            </w:rPr>
            <w:delText>CredentialCredential</w:delText>
          </w:r>
          <w:r w:rsidRPr="00AC13A6" w:rsidDel="00C411BF">
            <w:rPr>
              <w:lang w:val="en-US"/>
              <w:rPrChange w:id="2505" w:author="Nick Nicholas" w:date="2017-11-16T12:14:00Z">
                <w:rPr/>
              </w:rPrChange>
            </w:rPr>
            <w:delText>Credential</w:delText>
          </w:r>
        </w:del>
      </w:ins>
      <w:del w:id="2506" w:author="Nick Nicholas" w:date="2017-10-31T18:05:00Z">
        <w:r w:rsidR="002B1551" w:rsidRPr="00AC13A6" w:rsidDel="0089640B">
          <w:rPr>
            <w:lang w:val="en-US"/>
            <w:rPrChange w:id="2507" w:author="Nick Nicholas" w:date="2017-11-16T12:14:00Z">
              <w:rPr/>
            </w:rPrChange>
          </w:rPr>
          <w:delText xml:space="preserve">        &lt;learningStandardList&gt;</w:delText>
        </w:r>
      </w:del>
    </w:p>
    <w:p w14:paraId="47A4A4A7" w14:textId="138B6292" w:rsidR="002B1551" w:rsidRPr="00AC13A6" w:rsidDel="0089640B" w:rsidRDefault="002B1551" w:rsidP="002B1551">
      <w:pPr>
        <w:rPr>
          <w:del w:id="2508" w:author="Nick Nicholas" w:date="2017-10-31T18:05:00Z"/>
          <w:lang w:val="en-US"/>
          <w:rPrChange w:id="2509" w:author="Nick Nicholas" w:date="2017-11-16T12:14:00Z">
            <w:rPr>
              <w:del w:id="2510" w:author="Nick Nicholas" w:date="2017-10-31T18:05:00Z"/>
            </w:rPr>
          </w:rPrChange>
        </w:rPr>
      </w:pPr>
      <w:del w:id="2511" w:author="Nick Nicholas" w:date="2017-10-31T18:05:00Z">
        <w:r w:rsidRPr="00AC13A6" w:rsidDel="0089640B">
          <w:rPr>
            <w:lang w:val="en-US"/>
            <w:rPrChange w:id="2512" w:author="Nick Nicholas" w:date="2017-11-16T12:14:00Z">
              <w:rPr/>
            </w:rPrChange>
          </w:rPr>
          <w:delText xml:space="preserve">        &lt;learningStandard&gt;</w:delText>
        </w:r>
      </w:del>
    </w:p>
    <w:p w14:paraId="124D66E0" w14:textId="08EA2A9F" w:rsidR="002B1551" w:rsidRPr="00AC13A6" w:rsidDel="0089640B" w:rsidRDefault="002B1551" w:rsidP="002B1551">
      <w:pPr>
        <w:rPr>
          <w:del w:id="2513" w:author="Nick Nicholas" w:date="2017-10-31T18:05:00Z"/>
          <w:lang w:val="en-US"/>
          <w:rPrChange w:id="2514" w:author="Nick Nicholas" w:date="2017-11-16T12:14:00Z">
            <w:rPr>
              <w:del w:id="2515" w:author="Nick Nicholas" w:date="2017-10-31T18:05:00Z"/>
            </w:rPr>
          </w:rPrChange>
        </w:rPr>
      </w:pPr>
      <w:del w:id="2516" w:author="Nick Nicholas" w:date="2017-10-31T18:05:00Z">
        <w:r w:rsidRPr="00AC13A6" w:rsidDel="0089640B">
          <w:rPr>
            <w:lang w:val="en-US"/>
            <w:rPrChange w:id="2517" w:author="Nick Nicholas" w:date="2017-11-16T12:14:00Z">
              <w:rPr/>
            </w:rPrChange>
          </w:rPr>
          <w:delText xml:space="preserve">          &lt;url&gt;http://australiancurriculum.edu.au/</w:delText>
        </w:r>
        <w:r w:rsidR="00533889" w:rsidRPr="00AC13A6" w:rsidDel="0089640B">
          <w:rPr>
            <w:lang w:val="en-US"/>
            <w:rPrChange w:id="2518" w:author="Nick Nicholas" w:date="2017-11-16T12:14:00Z">
              <w:rPr/>
            </w:rPrChange>
          </w:rPr>
          <w:delText>ADB432</w:delText>
        </w:r>
        <w:r w:rsidRPr="00AC13A6" w:rsidDel="0089640B">
          <w:rPr>
            <w:lang w:val="en-US"/>
            <w:rPrChange w:id="2519" w:author="Nick Nicholas" w:date="2017-11-16T12:14:00Z">
              <w:rPr/>
            </w:rPrChange>
          </w:rPr>
          <w:delText>&lt;/url&gt;</w:delText>
        </w:r>
      </w:del>
    </w:p>
    <w:p w14:paraId="3E704870" w14:textId="1A71DA06" w:rsidR="002B1551" w:rsidRPr="00AC13A6" w:rsidDel="0089640B" w:rsidRDefault="002B1551" w:rsidP="002B1551">
      <w:pPr>
        <w:rPr>
          <w:del w:id="2520" w:author="Nick Nicholas" w:date="2017-10-31T18:05:00Z"/>
          <w:lang w:val="en-US"/>
          <w:rPrChange w:id="2521" w:author="Nick Nicholas" w:date="2017-11-16T12:14:00Z">
            <w:rPr>
              <w:del w:id="2522" w:author="Nick Nicholas" w:date="2017-10-31T18:05:00Z"/>
            </w:rPr>
          </w:rPrChange>
        </w:rPr>
      </w:pPr>
      <w:del w:id="2523" w:author="Nick Nicholas" w:date="2017-10-31T18:05:00Z">
        <w:r w:rsidRPr="00AC13A6" w:rsidDel="0089640B">
          <w:rPr>
            <w:lang w:val="en-US"/>
            <w:rPrChange w:id="2524" w:author="Nick Nicholas" w:date="2017-11-16T12:14:00Z">
              <w:rPr/>
            </w:rPrChange>
          </w:rPr>
          <w:delText xml:space="preserve">           &lt;credit&gt;</w:delText>
        </w:r>
      </w:del>
    </w:p>
    <w:p w14:paraId="7B9B0D3B" w14:textId="5BAAFF36" w:rsidR="002B1551" w:rsidRPr="00AC13A6" w:rsidDel="0089640B" w:rsidRDefault="002B1551" w:rsidP="009D6B15">
      <w:pPr>
        <w:rPr>
          <w:del w:id="2525" w:author="Nick Nicholas" w:date="2017-10-31T18:05:00Z"/>
          <w:lang w:val="en-US"/>
          <w:rPrChange w:id="2526" w:author="Nick Nicholas" w:date="2017-11-16T12:14:00Z">
            <w:rPr>
              <w:del w:id="2527" w:author="Nick Nicholas" w:date="2017-10-31T18:05:00Z"/>
            </w:rPr>
          </w:rPrChange>
        </w:rPr>
      </w:pPr>
      <w:del w:id="2528" w:author="Nick Nicholas" w:date="2017-10-31T18:05:00Z">
        <w:r w:rsidRPr="00AC13A6" w:rsidDel="0089640B">
          <w:rPr>
            <w:lang w:val="en-US"/>
            <w:rPrChange w:id="2529" w:author="Nick Nicholas" w:date="2017-11-16T12:14:00Z">
              <w:rPr/>
            </w:rPrChange>
          </w:rPr>
          <w:delText xml:space="preserve">            &lt;unit&gt;</w:delText>
        </w:r>
        <w:r w:rsidR="00AE4CE0" w:rsidRPr="00AC13A6" w:rsidDel="0089640B">
          <w:rPr>
            <w:lang w:val="en-US"/>
            <w:rPrChange w:id="2530" w:author="Nick Nicholas" w:date="2017-11-16T12:14:00Z">
              <w:rPr/>
            </w:rPrChange>
          </w:rPr>
          <w:delText>points</w:delText>
        </w:r>
        <w:r w:rsidRPr="00AC13A6" w:rsidDel="0089640B">
          <w:rPr>
            <w:lang w:val="en-US"/>
            <w:rPrChange w:id="2531" w:author="Nick Nicholas" w:date="2017-11-16T12:14:00Z">
              <w:rPr/>
            </w:rPrChange>
          </w:rPr>
          <w:delText>&lt;/unit&gt; &lt;value&gt;2&lt;/value&gt;</w:delText>
        </w:r>
      </w:del>
    </w:p>
    <w:p w14:paraId="06579DD4" w14:textId="4A0D9727" w:rsidR="002B1551" w:rsidRPr="00AC13A6" w:rsidDel="0089640B" w:rsidRDefault="002B1551" w:rsidP="002B1551">
      <w:pPr>
        <w:rPr>
          <w:del w:id="2532" w:author="Nick Nicholas" w:date="2017-10-31T18:05:00Z"/>
          <w:lang w:val="en-US"/>
          <w:rPrChange w:id="2533" w:author="Nick Nicholas" w:date="2017-11-16T12:14:00Z">
            <w:rPr>
              <w:del w:id="2534" w:author="Nick Nicholas" w:date="2017-10-31T18:05:00Z"/>
            </w:rPr>
          </w:rPrChange>
        </w:rPr>
      </w:pPr>
      <w:del w:id="2535" w:author="Nick Nicholas" w:date="2017-10-31T18:05:00Z">
        <w:r w:rsidRPr="00AC13A6" w:rsidDel="0089640B">
          <w:rPr>
            <w:lang w:val="en-US"/>
            <w:rPrChange w:id="2536" w:author="Nick Nicholas" w:date="2017-11-16T12:14:00Z">
              <w:rPr/>
            </w:rPrChange>
          </w:rPr>
          <w:delText xml:space="preserve">           &lt;/credit&gt;</w:delText>
        </w:r>
      </w:del>
    </w:p>
    <w:p w14:paraId="6A4E7833" w14:textId="0F4A61CE" w:rsidR="002B1551" w:rsidRPr="00AC13A6" w:rsidDel="0089640B" w:rsidRDefault="002B1551" w:rsidP="002B1551">
      <w:pPr>
        <w:rPr>
          <w:del w:id="2537" w:author="Nick Nicholas" w:date="2017-10-31T18:05:00Z"/>
          <w:lang w:val="en-US"/>
          <w:rPrChange w:id="2538" w:author="Nick Nicholas" w:date="2017-11-16T12:14:00Z">
            <w:rPr>
              <w:del w:id="2539" w:author="Nick Nicholas" w:date="2017-10-31T18:05:00Z"/>
            </w:rPr>
          </w:rPrChange>
        </w:rPr>
      </w:pPr>
      <w:del w:id="2540" w:author="Nick Nicholas" w:date="2017-10-31T18:05:00Z">
        <w:r w:rsidRPr="00AC13A6" w:rsidDel="0089640B">
          <w:rPr>
            <w:lang w:val="en-US"/>
            <w:rPrChange w:id="2541" w:author="Nick Nicholas" w:date="2017-11-16T12:14:00Z">
              <w:rPr/>
            </w:rPrChange>
          </w:rPr>
          <w:delText xml:space="preserve">        &lt;/learningStandard&gt;</w:delText>
        </w:r>
      </w:del>
    </w:p>
    <w:p w14:paraId="5F66207B" w14:textId="3396D130" w:rsidR="002B1551" w:rsidRPr="00AC13A6" w:rsidDel="0089640B" w:rsidRDefault="002B1551" w:rsidP="002B1551">
      <w:pPr>
        <w:rPr>
          <w:del w:id="2542" w:author="Nick Nicholas" w:date="2017-10-31T18:05:00Z"/>
          <w:lang w:val="en-US"/>
          <w:rPrChange w:id="2543" w:author="Nick Nicholas" w:date="2017-11-16T12:14:00Z">
            <w:rPr>
              <w:del w:id="2544" w:author="Nick Nicholas" w:date="2017-10-31T18:05:00Z"/>
            </w:rPr>
          </w:rPrChange>
        </w:rPr>
      </w:pPr>
      <w:del w:id="2545" w:author="Nick Nicholas" w:date="2017-10-31T18:05:00Z">
        <w:r w:rsidRPr="00AC13A6" w:rsidDel="0089640B">
          <w:rPr>
            <w:lang w:val="en-US"/>
            <w:rPrChange w:id="2546" w:author="Nick Nicholas" w:date="2017-11-16T12:14:00Z">
              <w:rPr/>
            </w:rPrChange>
          </w:rPr>
          <w:delText xml:space="preserve">       &lt;/learningStandardList&gt;</w:delText>
        </w:r>
      </w:del>
    </w:p>
    <w:p w14:paraId="6BF8F45C" w14:textId="18D8248D" w:rsidR="002B1551" w:rsidRPr="00AC13A6" w:rsidDel="00C411BF" w:rsidRDefault="002B1551" w:rsidP="002B1551">
      <w:pPr>
        <w:rPr>
          <w:del w:id="2547" w:author="Nick Nicholas" w:date="2017-11-20T16:52:00Z"/>
          <w:lang w:val="en-US"/>
          <w:rPrChange w:id="2548" w:author="Nick Nicholas" w:date="2017-11-16T12:14:00Z">
            <w:rPr>
              <w:del w:id="2549" w:author="Nick Nicholas" w:date="2017-11-20T16:52:00Z"/>
            </w:rPr>
          </w:rPrChange>
        </w:rPr>
      </w:pPr>
      <w:del w:id="2550" w:author="Nick Nicholas" w:date="2017-11-20T16:52:00Z">
        <w:r w:rsidRPr="00AC13A6" w:rsidDel="00C411BF">
          <w:rPr>
            <w:lang w:val="en-US"/>
            <w:rPrChange w:id="2551" w:author="Nick Nicholas" w:date="2017-11-16T12:14:00Z">
              <w:rPr/>
            </w:rPrChange>
          </w:rPr>
          <w:delText xml:space="preserve">     &lt;/qualification</w:delText>
        </w:r>
      </w:del>
      <w:ins w:id="2552" w:author="Linda Marshall" w:date="2017-11-16T11:36:00Z">
        <w:del w:id="2553" w:author="Nick Nicholas" w:date="2017-11-20T16:52:00Z">
          <w:r w:rsidR="002474FD" w:rsidRPr="00AC13A6" w:rsidDel="00C411BF">
            <w:rPr>
              <w:lang w:val="en-US"/>
              <w:rPrChange w:id="2554" w:author="Nick Nicholas" w:date="2017-11-16T12:14:00Z">
                <w:rPr/>
              </w:rPrChange>
            </w:rPr>
            <w:delText>Credential</w:delText>
          </w:r>
        </w:del>
      </w:ins>
      <w:del w:id="2555" w:author="Nick Nicholas" w:date="2017-11-20T16:52:00Z">
        <w:r w:rsidRPr="00AC13A6" w:rsidDel="00C411BF">
          <w:rPr>
            <w:lang w:val="en-US"/>
            <w:rPrChange w:id="2556" w:author="Nick Nicholas" w:date="2017-11-16T12:14:00Z">
              <w:rPr/>
            </w:rPrChange>
          </w:rPr>
          <w:delText>Info&gt;</w:delText>
        </w:r>
      </w:del>
    </w:p>
    <w:p w14:paraId="48C359EB" w14:textId="2B27BD20" w:rsidR="002B1551" w:rsidRPr="00AC13A6" w:rsidDel="00C411BF" w:rsidRDefault="002B1551" w:rsidP="002B1551">
      <w:pPr>
        <w:rPr>
          <w:del w:id="2557" w:author="Nick Nicholas" w:date="2017-11-20T16:52:00Z"/>
          <w:lang w:val="en-US"/>
          <w:rPrChange w:id="2558" w:author="Nick Nicholas" w:date="2017-11-16T12:14:00Z">
            <w:rPr>
              <w:del w:id="2559" w:author="Nick Nicholas" w:date="2017-11-20T16:52:00Z"/>
            </w:rPr>
          </w:rPrChange>
        </w:rPr>
      </w:pPr>
      <w:del w:id="2560" w:author="Nick Nicholas" w:date="2017-11-20T16:52:00Z">
        <w:r w:rsidRPr="00AC13A6" w:rsidDel="00C411BF">
          <w:rPr>
            <w:lang w:val="en-US"/>
            <w:rPrChange w:id="2561" w:author="Nick Nicholas" w:date="2017-11-16T12:14:00Z">
              <w:rPr/>
            </w:rPrChange>
          </w:rPr>
          <w:delText xml:space="preserve">    &lt;/qualification</w:delText>
        </w:r>
      </w:del>
      <w:ins w:id="2562" w:author="Linda Marshall" w:date="2017-11-16T11:36:00Z">
        <w:del w:id="2563" w:author="Nick Nicholas" w:date="2017-11-20T16:52:00Z">
          <w:r w:rsidR="002474FD" w:rsidRPr="00AC13A6" w:rsidDel="00C411BF">
            <w:rPr>
              <w:lang w:val="en-US"/>
              <w:rPrChange w:id="2564" w:author="Nick Nicholas" w:date="2017-11-16T12:14:00Z">
                <w:rPr/>
              </w:rPrChange>
            </w:rPr>
            <w:delText>Credential</w:delText>
          </w:r>
        </w:del>
      </w:ins>
      <w:del w:id="2565" w:author="Nick Nicholas" w:date="2017-11-20T16:52:00Z">
        <w:r w:rsidRPr="00AC13A6" w:rsidDel="00C411BF">
          <w:rPr>
            <w:lang w:val="en-US"/>
            <w:rPrChange w:id="2566" w:author="Nick Nicholas" w:date="2017-11-16T12:14:00Z">
              <w:rPr/>
            </w:rPrChange>
          </w:rPr>
          <w:delText>InfoList&gt;</w:delText>
        </w:r>
      </w:del>
    </w:p>
    <w:p w14:paraId="71FE4BCC" w14:textId="77777777" w:rsidR="00DD7926" w:rsidRPr="00AC13A6" w:rsidRDefault="00DD7926" w:rsidP="002B1551">
      <w:pPr>
        <w:rPr>
          <w:lang w:val="en-US"/>
          <w:rPrChange w:id="2567" w:author="Nick Nicholas" w:date="2017-11-16T12:14:00Z">
            <w:rPr/>
          </w:rPrChange>
        </w:rPr>
      </w:pPr>
    </w:p>
    <w:p w14:paraId="095D66D0" w14:textId="06C13937" w:rsidR="002B1551" w:rsidRPr="00AC13A6" w:rsidDel="002451C1" w:rsidRDefault="002B1551" w:rsidP="002B1551">
      <w:pPr>
        <w:rPr>
          <w:del w:id="2568" w:author="Nick Nicholas" w:date="2017-10-31T18:01:00Z"/>
          <w:lang w:val="en-US"/>
          <w:rPrChange w:id="2569" w:author="Nick Nicholas" w:date="2017-11-16T12:14:00Z">
            <w:rPr>
              <w:del w:id="2570" w:author="Nick Nicholas" w:date="2017-10-31T18:01:00Z"/>
            </w:rPr>
          </w:rPrChange>
        </w:rPr>
      </w:pPr>
      <w:del w:id="2571" w:author="Nick Nicholas" w:date="2017-11-20T16:53:00Z">
        <w:r w:rsidRPr="00AC13A6" w:rsidDel="00746295">
          <w:rPr>
            <w:lang w:val="en-US"/>
            <w:rPrChange w:id="2572" w:author="Nick Nicholas" w:date="2017-11-16T12:14:00Z">
              <w:rPr/>
            </w:rPrChange>
          </w:rPr>
          <w:delText xml:space="preserve">    &lt;courseInfoList&gt;</w:delText>
        </w:r>
      </w:del>
    </w:p>
    <w:p w14:paraId="43AEC985" w14:textId="2E312A5D" w:rsidR="00DD7926" w:rsidRPr="00AC13A6" w:rsidDel="00746295" w:rsidRDefault="00DD7926" w:rsidP="002B1551">
      <w:pPr>
        <w:rPr>
          <w:del w:id="2573" w:author="Nick Nicholas" w:date="2017-11-20T16:53:00Z"/>
          <w:lang w:val="en-US"/>
          <w:rPrChange w:id="2574" w:author="Nick Nicholas" w:date="2017-11-16T12:14:00Z">
            <w:rPr>
              <w:del w:id="2575" w:author="Nick Nicholas" w:date="2017-11-20T16:53:00Z"/>
            </w:rPr>
          </w:rPrChange>
        </w:rPr>
      </w:pPr>
      <w:del w:id="2576" w:author="Nick Nicholas" w:date="2017-10-31T18:01:00Z">
        <w:r w:rsidRPr="0022317A" w:rsidDel="002451C1">
          <w:rPr>
            <w:lang w:val="en-US"/>
            <w:rPrChange w:id="2577" w:author="Nick Nicholas" w:date="2017-10-31T18:01:00Z">
              <w:rPr/>
            </w:rPrChange>
          </w:rPr>
          <w:delText>&lt;!</w:delText>
        </w:r>
      </w:del>
      <w:del w:id="2578" w:author="Nick Nicholas" w:date="2017-11-20T16:53:00Z">
        <w:r w:rsidRPr="0022317A" w:rsidDel="00746295">
          <w:rPr>
            <w:lang w:val="en-US"/>
            <w:rPrChange w:id="2579" w:author="Nick Nicholas" w:date="2017-10-31T18:01:00Z">
              <w:rPr/>
            </w:rPrChange>
          </w:rPr>
          <w:delText>-- This enumerates any courses of study undertaken towards the qualification</w:delText>
        </w:r>
      </w:del>
      <w:ins w:id="2580" w:author="Linda Marshall" w:date="2017-11-16T11:36:00Z">
        <w:del w:id="2581" w:author="Nick Nicholas" w:date="2017-11-20T16:53:00Z">
          <w:r w:rsidR="002474FD" w:rsidDel="00746295">
            <w:rPr>
              <w:lang w:val="en-US"/>
            </w:rPr>
            <w:delText>credential</w:delText>
          </w:r>
        </w:del>
      </w:ins>
      <w:del w:id="2582" w:author="Nick Nicholas" w:date="2017-11-20T16:53:00Z">
        <w:r w:rsidRPr="0022317A" w:rsidDel="00746295">
          <w:rPr>
            <w:lang w:val="en-US"/>
            <w:rPrChange w:id="2583" w:author="Nick Nicholas" w:date="2017-10-31T18:01:00Z">
              <w:rPr/>
            </w:rPrChange>
          </w:rPr>
          <w:delText xml:space="preserve">. </w:delText>
        </w:r>
        <w:r w:rsidRPr="00AC13A6" w:rsidDel="00746295">
          <w:rPr>
            <w:lang w:val="en-US"/>
            <w:rPrChange w:id="2584" w:author="Nick Nicholas" w:date="2017-11-16T12:14:00Z">
              <w:rPr/>
            </w:rPrChange>
          </w:rPr>
          <w:delText>In the case of Course Endorsements, the qualification</w:delText>
        </w:r>
      </w:del>
      <w:ins w:id="2585" w:author="Linda Marshall" w:date="2017-11-16T11:36:00Z">
        <w:del w:id="2586" w:author="Nick Nicholas" w:date="2017-11-20T16:53:00Z">
          <w:r w:rsidR="002474FD" w:rsidRPr="00AC13A6" w:rsidDel="00746295">
            <w:rPr>
              <w:lang w:val="en-US"/>
              <w:rPrChange w:id="2587" w:author="Nick Nicholas" w:date="2017-11-16T12:14:00Z">
                <w:rPr/>
              </w:rPrChange>
            </w:rPr>
            <w:delText>credential</w:delText>
          </w:r>
        </w:del>
      </w:ins>
      <w:del w:id="2588" w:author="Nick Nicholas" w:date="2017-11-20T16:53:00Z">
        <w:r w:rsidRPr="00AC13A6" w:rsidDel="00746295">
          <w:rPr>
            <w:lang w:val="en-US"/>
            <w:rPrChange w:id="2589" w:author="Nick Nicholas" w:date="2017-11-16T12:14:00Z">
              <w:rPr/>
            </w:rPrChange>
          </w:rPr>
          <w:delText xml:space="preserve"> is specific to the course; e.g. Year 12 Course and Year 12</w:delText>
        </w:r>
        <w:r w:rsidR="00097353" w:rsidRPr="00AC13A6" w:rsidDel="00746295">
          <w:rPr>
            <w:lang w:val="en-US"/>
            <w:rPrChange w:id="2590" w:author="Nick Nicholas" w:date="2017-11-16T12:14:00Z">
              <w:rPr/>
            </w:rPrChange>
          </w:rPr>
          <w:delText xml:space="preserve"> Qualification</w:delText>
        </w:r>
      </w:del>
      <w:ins w:id="2591" w:author="Linda Marshall" w:date="2017-11-16T11:36:00Z">
        <w:del w:id="2592" w:author="Nick Nicholas" w:date="2017-11-20T16:53:00Z">
          <w:r w:rsidR="002474FD" w:rsidRPr="00AC13A6" w:rsidDel="00746295">
            <w:rPr>
              <w:lang w:val="en-US"/>
              <w:rPrChange w:id="2593" w:author="Nick Nicholas" w:date="2017-11-16T12:14:00Z">
                <w:rPr/>
              </w:rPrChange>
            </w:rPr>
            <w:delText>Credential</w:delText>
          </w:r>
        </w:del>
      </w:ins>
      <w:del w:id="2594" w:author="Nick Nicholas" w:date="2017-11-20T16:53:00Z">
        <w:r w:rsidR="00097353" w:rsidRPr="00AC13A6" w:rsidDel="00746295">
          <w:rPr>
            <w:lang w:val="en-US"/>
            <w:rPrChange w:id="2595" w:author="Nick Nicholas" w:date="2017-11-16T12:14:00Z">
              <w:rPr/>
            </w:rPrChange>
          </w:rPr>
          <w:delText xml:space="preserve"> --&gt;</w:delText>
        </w:r>
      </w:del>
    </w:p>
    <w:p w14:paraId="5F3DF641" w14:textId="2F330B1A" w:rsidR="002B1551" w:rsidRPr="00AC13A6" w:rsidDel="00746295" w:rsidRDefault="002B1551" w:rsidP="002B1551">
      <w:pPr>
        <w:rPr>
          <w:del w:id="2596" w:author="Nick Nicholas" w:date="2017-11-20T16:53:00Z"/>
          <w:lang w:val="en-US"/>
          <w:rPrChange w:id="2597" w:author="Nick Nicholas" w:date="2017-11-16T12:14:00Z">
            <w:rPr>
              <w:del w:id="2598" w:author="Nick Nicholas" w:date="2017-11-20T16:53:00Z"/>
            </w:rPr>
          </w:rPrChange>
        </w:rPr>
      </w:pPr>
      <w:del w:id="2599" w:author="Nick Nicholas" w:date="2017-11-20T16:53:00Z">
        <w:r w:rsidRPr="00AC13A6" w:rsidDel="00746295">
          <w:rPr>
            <w:lang w:val="en-US"/>
            <w:rPrChange w:id="2600" w:author="Nick Nicholas" w:date="2017-11-16T12:14:00Z">
              <w:rPr/>
            </w:rPrChange>
          </w:rPr>
          <w:delText xml:space="preserve">      &lt;courseInfo&gt;</w:delText>
        </w:r>
      </w:del>
    </w:p>
    <w:p w14:paraId="671CFA65" w14:textId="543DABB4" w:rsidR="002B1551" w:rsidRPr="00AC13A6" w:rsidDel="00746295" w:rsidRDefault="002B1551" w:rsidP="002B1551">
      <w:pPr>
        <w:rPr>
          <w:del w:id="2601" w:author="Nick Nicholas" w:date="2017-11-20T16:53:00Z"/>
          <w:lang w:val="en-US"/>
          <w:rPrChange w:id="2602" w:author="Nick Nicholas" w:date="2017-11-16T12:14:00Z">
            <w:rPr>
              <w:del w:id="2603" w:author="Nick Nicholas" w:date="2017-11-20T16:53:00Z"/>
            </w:rPr>
          </w:rPrChange>
        </w:rPr>
      </w:pPr>
      <w:del w:id="2604" w:author="Nick Nicholas" w:date="2017-11-20T16:53:00Z">
        <w:r w:rsidRPr="00AC13A6" w:rsidDel="00746295">
          <w:rPr>
            <w:lang w:val="en-US"/>
            <w:rPrChange w:id="2605" w:author="Nick Nicholas" w:date="2017-11-16T12:14:00Z">
              <w:rPr/>
            </w:rPrChange>
          </w:rPr>
          <w:delText xml:space="preserve">        &lt;course SIF_RefType=”courseInfo”&gt;f0000000-00000&lt;/course&gt;</w:delText>
        </w:r>
      </w:del>
    </w:p>
    <w:p w14:paraId="5DBEEC47" w14:textId="5CF0E843" w:rsidR="002B1551" w:rsidRPr="00AC13A6" w:rsidDel="00746295" w:rsidRDefault="002B1551" w:rsidP="002B1551">
      <w:pPr>
        <w:rPr>
          <w:del w:id="2606" w:author="Nick Nicholas" w:date="2017-11-20T16:53:00Z"/>
          <w:lang w:val="en-US"/>
          <w:rPrChange w:id="2607" w:author="Nick Nicholas" w:date="2017-11-16T12:14:00Z">
            <w:rPr>
              <w:del w:id="2608" w:author="Nick Nicholas" w:date="2017-11-20T16:53:00Z"/>
            </w:rPr>
          </w:rPrChange>
        </w:rPr>
      </w:pPr>
      <w:del w:id="2609" w:author="Nick Nicholas" w:date="2017-11-20T16:53:00Z">
        <w:r w:rsidRPr="00AC13A6" w:rsidDel="00746295">
          <w:rPr>
            <w:lang w:val="en-US"/>
            <w:rPrChange w:id="2610" w:author="Nick Nicholas" w:date="2017-11-16T12:14:00Z">
              <w:rPr/>
            </w:rPrChange>
          </w:rPr>
          <w:delText xml:space="preserve">          &lt;name&gt;Victorian Certification of Education&lt;/name&gt;</w:delText>
        </w:r>
      </w:del>
    </w:p>
    <w:p w14:paraId="007B35BD" w14:textId="210B444F" w:rsidR="002B1551" w:rsidRPr="00AC13A6" w:rsidDel="00746295" w:rsidRDefault="002B1551" w:rsidP="002B1551">
      <w:pPr>
        <w:rPr>
          <w:del w:id="2611" w:author="Nick Nicholas" w:date="2017-11-20T16:53:00Z"/>
          <w:lang w:val="en-US"/>
          <w:rPrChange w:id="2612" w:author="Nick Nicholas" w:date="2017-11-16T12:14:00Z">
            <w:rPr>
              <w:del w:id="2613" w:author="Nick Nicholas" w:date="2017-11-20T16:53:00Z"/>
            </w:rPr>
          </w:rPrChange>
        </w:rPr>
      </w:pPr>
      <w:del w:id="2614" w:author="Nick Nicholas" w:date="2017-11-20T16:53:00Z">
        <w:r w:rsidRPr="00AC13A6" w:rsidDel="00746295">
          <w:rPr>
            <w:lang w:val="en-US"/>
            <w:rPrChange w:id="2615" w:author="Nick Nicholas" w:date="2017-11-16T12:14:00Z">
              <w:rPr/>
            </w:rPrChange>
          </w:rPr>
          <w:delText xml:space="preserve">        &lt;credit&gt;</w:delText>
        </w:r>
      </w:del>
    </w:p>
    <w:p w14:paraId="73B1E4C1" w14:textId="6DCFE9C9" w:rsidR="002B1551" w:rsidRPr="00AC13A6" w:rsidDel="00746295" w:rsidRDefault="002B1551" w:rsidP="00AE4CE0">
      <w:pPr>
        <w:rPr>
          <w:del w:id="2616" w:author="Nick Nicholas" w:date="2017-11-20T16:53:00Z"/>
          <w:lang w:val="en-US"/>
          <w:rPrChange w:id="2617" w:author="Nick Nicholas" w:date="2017-11-16T12:14:00Z">
            <w:rPr>
              <w:del w:id="2618" w:author="Nick Nicholas" w:date="2017-11-20T16:53:00Z"/>
            </w:rPr>
          </w:rPrChange>
        </w:rPr>
      </w:pPr>
      <w:del w:id="2619" w:author="Nick Nicholas" w:date="2017-11-20T16:53:00Z">
        <w:r w:rsidRPr="00AC13A6" w:rsidDel="00746295">
          <w:rPr>
            <w:lang w:val="en-US"/>
            <w:rPrChange w:id="2620" w:author="Nick Nicholas" w:date="2017-11-16T12:14:00Z">
              <w:rPr/>
            </w:rPrChange>
          </w:rPr>
          <w:delText xml:space="preserve">          &lt;unit&gt;</w:delText>
        </w:r>
        <w:r w:rsidR="00AE4CE0" w:rsidRPr="00AC13A6" w:rsidDel="00746295">
          <w:rPr>
            <w:lang w:val="en-US"/>
            <w:rPrChange w:id="2621" w:author="Nick Nicholas" w:date="2017-11-16T12:14:00Z">
              <w:rPr/>
            </w:rPrChange>
          </w:rPr>
          <w:delText>hours</w:delText>
        </w:r>
        <w:r w:rsidRPr="00AC13A6" w:rsidDel="00746295">
          <w:rPr>
            <w:lang w:val="en-US"/>
            <w:rPrChange w:id="2622" w:author="Nick Nicholas" w:date="2017-11-16T12:14:00Z">
              <w:rPr/>
            </w:rPrChange>
          </w:rPr>
          <w:delText>&lt;/unit&gt;&lt;value&gt;9&lt;/value&gt;</w:delText>
        </w:r>
      </w:del>
    </w:p>
    <w:p w14:paraId="0AA1ACBA" w14:textId="5C48C711" w:rsidR="002B1551" w:rsidRPr="00AC13A6" w:rsidDel="00746295" w:rsidRDefault="002B1551" w:rsidP="002B1551">
      <w:pPr>
        <w:rPr>
          <w:del w:id="2623" w:author="Nick Nicholas" w:date="2017-11-20T16:53:00Z"/>
          <w:lang w:val="en-US"/>
          <w:rPrChange w:id="2624" w:author="Nick Nicholas" w:date="2017-11-16T12:14:00Z">
            <w:rPr>
              <w:del w:id="2625" w:author="Nick Nicholas" w:date="2017-11-20T16:53:00Z"/>
            </w:rPr>
          </w:rPrChange>
        </w:rPr>
      </w:pPr>
      <w:del w:id="2626" w:author="Nick Nicholas" w:date="2017-11-20T16:53:00Z">
        <w:r w:rsidRPr="00AC13A6" w:rsidDel="00746295">
          <w:rPr>
            <w:lang w:val="en-US"/>
            <w:rPrChange w:id="2627" w:author="Nick Nicholas" w:date="2017-11-16T12:14:00Z">
              <w:rPr/>
            </w:rPrChange>
          </w:rPr>
          <w:delText xml:space="preserve">        &lt;/credit&gt;</w:delText>
        </w:r>
      </w:del>
    </w:p>
    <w:p w14:paraId="776C06F3" w14:textId="7063F9B2" w:rsidR="002B1551" w:rsidRPr="00AC13A6" w:rsidDel="0089640B" w:rsidRDefault="002474FD" w:rsidP="002B1551">
      <w:pPr>
        <w:rPr>
          <w:del w:id="2628" w:author="Nick Nicholas" w:date="2017-10-31T18:05:00Z"/>
          <w:lang w:val="en-US"/>
          <w:rPrChange w:id="2629" w:author="Nick Nicholas" w:date="2017-11-16T12:14:00Z">
            <w:rPr>
              <w:del w:id="2630" w:author="Nick Nicholas" w:date="2017-10-31T18:05:00Z"/>
            </w:rPr>
          </w:rPrChange>
        </w:rPr>
      </w:pPr>
      <w:ins w:id="2631" w:author="Linda Marshall" w:date="2017-11-16T11:36:00Z">
        <w:del w:id="2632" w:author="Nick Nicholas" w:date="2017-11-20T16:53:00Z">
          <w:r w:rsidDel="00746295">
            <w:rPr>
              <w:lang w:val="en-US"/>
            </w:rPr>
            <w:delText>CredentialCredential</w:delText>
          </w:r>
          <w:r w:rsidRPr="00AC13A6" w:rsidDel="00746295">
            <w:rPr>
              <w:lang w:val="en-US"/>
              <w:rPrChange w:id="2633" w:author="Nick Nicholas" w:date="2017-11-16T12:14:00Z">
                <w:rPr/>
              </w:rPrChange>
            </w:rPr>
            <w:delText>Credential</w:delText>
          </w:r>
        </w:del>
      </w:ins>
      <w:del w:id="2634" w:author="Nick Nicholas" w:date="2017-10-31T18:05:00Z">
        <w:r w:rsidR="002B1551" w:rsidRPr="00AC13A6" w:rsidDel="0089640B">
          <w:rPr>
            <w:lang w:val="en-US"/>
            <w:rPrChange w:id="2635" w:author="Nick Nicholas" w:date="2017-11-16T12:14:00Z">
              <w:rPr/>
            </w:rPrChange>
          </w:rPr>
          <w:delText xml:space="preserve">        &lt;learningStandardList&gt;</w:delText>
        </w:r>
      </w:del>
    </w:p>
    <w:p w14:paraId="06539F01" w14:textId="74F94578" w:rsidR="002B1551" w:rsidRPr="00AC13A6" w:rsidDel="0089640B" w:rsidRDefault="002B1551" w:rsidP="002B1551">
      <w:pPr>
        <w:rPr>
          <w:del w:id="2636" w:author="Nick Nicholas" w:date="2017-10-31T18:05:00Z"/>
          <w:lang w:val="en-US"/>
          <w:rPrChange w:id="2637" w:author="Nick Nicholas" w:date="2017-11-16T12:14:00Z">
            <w:rPr>
              <w:del w:id="2638" w:author="Nick Nicholas" w:date="2017-10-31T18:05:00Z"/>
            </w:rPr>
          </w:rPrChange>
        </w:rPr>
      </w:pPr>
      <w:del w:id="2639" w:author="Nick Nicholas" w:date="2017-10-31T18:05:00Z">
        <w:r w:rsidRPr="00AC13A6" w:rsidDel="0089640B">
          <w:rPr>
            <w:lang w:val="en-US"/>
            <w:rPrChange w:id="2640" w:author="Nick Nicholas" w:date="2017-11-16T12:14:00Z">
              <w:rPr/>
            </w:rPrChange>
          </w:rPr>
          <w:delText xml:space="preserve">        &lt;learningStandard&gt;</w:delText>
        </w:r>
      </w:del>
    </w:p>
    <w:p w14:paraId="51078D41" w14:textId="0323A53B" w:rsidR="002B1551" w:rsidRPr="00AC13A6" w:rsidDel="0089640B" w:rsidRDefault="002B1551" w:rsidP="002B1551">
      <w:pPr>
        <w:rPr>
          <w:del w:id="2641" w:author="Nick Nicholas" w:date="2017-10-31T18:05:00Z"/>
          <w:lang w:val="en-US"/>
          <w:rPrChange w:id="2642" w:author="Nick Nicholas" w:date="2017-11-16T12:14:00Z">
            <w:rPr>
              <w:del w:id="2643" w:author="Nick Nicholas" w:date="2017-10-31T18:05:00Z"/>
            </w:rPr>
          </w:rPrChange>
        </w:rPr>
      </w:pPr>
      <w:del w:id="2644" w:author="Nick Nicholas" w:date="2017-10-31T18:05:00Z">
        <w:r w:rsidRPr="00AC13A6" w:rsidDel="0089640B">
          <w:rPr>
            <w:lang w:val="en-US"/>
            <w:rPrChange w:id="2645" w:author="Nick Nicholas" w:date="2017-11-16T12:14:00Z">
              <w:rPr/>
            </w:rPrChange>
          </w:rPr>
          <w:delText xml:space="preserve">          &lt;url&gt;http://australiancurriculum.edu.au/</w:delText>
        </w:r>
        <w:r w:rsidR="00533889" w:rsidRPr="00AC13A6" w:rsidDel="0089640B">
          <w:rPr>
            <w:lang w:val="en-US"/>
            <w:rPrChange w:id="2646" w:author="Nick Nicholas" w:date="2017-11-16T12:14:00Z">
              <w:rPr/>
            </w:rPrChange>
          </w:rPr>
          <w:delText>AXY432</w:delText>
        </w:r>
        <w:r w:rsidRPr="00AC13A6" w:rsidDel="0089640B">
          <w:rPr>
            <w:lang w:val="en-US"/>
            <w:rPrChange w:id="2647" w:author="Nick Nicholas" w:date="2017-11-16T12:14:00Z">
              <w:rPr/>
            </w:rPrChange>
          </w:rPr>
          <w:delText>&lt;/url&gt;</w:delText>
        </w:r>
      </w:del>
    </w:p>
    <w:p w14:paraId="29C2D0AE" w14:textId="09867612" w:rsidR="002B1551" w:rsidRPr="00AC13A6" w:rsidDel="0089640B" w:rsidRDefault="002B1551" w:rsidP="002B1551">
      <w:pPr>
        <w:rPr>
          <w:del w:id="2648" w:author="Nick Nicholas" w:date="2017-10-31T18:05:00Z"/>
          <w:lang w:val="en-US"/>
          <w:rPrChange w:id="2649" w:author="Nick Nicholas" w:date="2017-11-16T12:14:00Z">
            <w:rPr>
              <w:del w:id="2650" w:author="Nick Nicholas" w:date="2017-10-31T18:05:00Z"/>
            </w:rPr>
          </w:rPrChange>
        </w:rPr>
      </w:pPr>
      <w:del w:id="2651" w:author="Nick Nicholas" w:date="2017-10-31T18:05:00Z">
        <w:r w:rsidRPr="00AC13A6" w:rsidDel="0089640B">
          <w:rPr>
            <w:lang w:val="en-US"/>
            <w:rPrChange w:id="2652" w:author="Nick Nicholas" w:date="2017-11-16T12:14:00Z">
              <w:rPr/>
            </w:rPrChange>
          </w:rPr>
          <w:delText xml:space="preserve">           &lt;credit&gt;</w:delText>
        </w:r>
      </w:del>
    </w:p>
    <w:p w14:paraId="090F19A1" w14:textId="25D85BA6" w:rsidR="002B1551" w:rsidRPr="00AC13A6" w:rsidDel="0089640B" w:rsidRDefault="002B1551" w:rsidP="009F2730">
      <w:pPr>
        <w:rPr>
          <w:del w:id="2653" w:author="Nick Nicholas" w:date="2017-10-31T18:05:00Z"/>
          <w:lang w:val="en-US"/>
          <w:rPrChange w:id="2654" w:author="Nick Nicholas" w:date="2017-11-16T12:14:00Z">
            <w:rPr>
              <w:del w:id="2655" w:author="Nick Nicholas" w:date="2017-10-31T18:05:00Z"/>
            </w:rPr>
          </w:rPrChange>
        </w:rPr>
      </w:pPr>
      <w:del w:id="2656" w:author="Nick Nicholas" w:date="2017-10-31T18:05:00Z">
        <w:r w:rsidRPr="00AC13A6" w:rsidDel="0089640B">
          <w:rPr>
            <w:lang w:val="en-US"/>
            <w:rPrChange w:id="2657" w:author="Nick Nicholas" w:date="2017-11-16T12:14:00Z">
              <w:rPr/>
            </w:rPrChange>
          </w:rPr>
          <w:delText xml:space="preserve">            &lt;unit&gt;</w:delText>
        </w:r>
        <w:r w:rsidR="00AE4CE0" w:rsidRPr="00AC13A6" w:rsidDel="0089640B">
          <w:rPr>
            <w:lang w:val="en-US"/>
            <w:rPrChange w:id="2658" w:author="Nick Nicholas" w:date="2017-11-16T12:14:00Z">
              <w:rPr/>
            </w:rPrChange>
          </w:rPr>
          <w:delText>points</w:delText>
        </w:r>
        <w:r w:rsidRPr="00AC13A6" w:rsidDel="0089640B">
          <w:rPr>
            <w:lang w:val="en-US"/>
            <w:rPrChange w:id="2659" w:author="Nick Nicholas" w:date="2017-11-16T12:14:00Z">
              <w:rPr/>
            </w:rPrChange>
          </w:rPr>
          <w:delText>&lt;/unit&gt; &lt;value&gt;3&lt;/value&gt;</w:delText>
        </w:r>
      </w:del>
    </w:p>
    <w:p w14:paraId="2356DE7A" w14:textId="7840C756" w:rsidR="002B1551" w:rsidRPr="00AC13A6" w:rsidDel="0089640B" w:rsidRDefault="002B1551" w:rsidP="002B1551">
      <w:pPr>
        <w:rPr>
          <w:del w:id="2660" w:author="Nick Nicholas" w:date="2017-10-31T18:05:00Z"/>
          <w:lang w:val="en-US"/>
          <w:rPrChange w:id="2661" w:author="Nick Nicholas" w:date="2017-11-16T12:14:00Z">
            <w:rPr>
              <w:del w:id="2662" w:author="Nick Nicholas" w:date="2017-10-31T18:05:00Z"/>
            </w:rPr>
          </w:rPrChange>
        </w:rPr>
      </w:pPr>
      <w:del w:id="2663" w:author="Nick Nicholas" w:date="2017-10-31T18:05:00Z">
        <w:r w:rsidRPr="00AC13A6" w:rsidDel="0089640B">
          <w:rPr>
            <w:lang w:val="en-US"/>
            <w:rPrChange w:id="2664" w:author="Nick Nicholas" w:date="2017-11-16T12:14:00Z">
              <w:rPr/>
            </w:rPrChange>
          </w:rPr>
          <w:delText xml:space="preserve">           &lt;/credit&gt;</w:delText>
        </w:r>
      </w:del>
    </w:p>
    <w:p w14:paraId="56A1AF82" w14:textId="7E91E4AD" w:rsidR="002B1551" w:rsidRPr="00AC13A6" w:rsidDel="0089640B" w:rsidRDefault="002B1551" w:rsidP="002B1551">
      <w:pPr>
        <w:rPr>
          <w:del w:id="2665" w:author="Nick Nicholas" w:date="2017-10-31T18:05:00Z"/>
          <w:lang w:val="en-US"/>
          <w:rPrChange w:id="2666" w:author="Nick Nicholas" w:date="2017-11-16T12:14:00Z">
            <w:rPr>
              <w:del w:id="2667" w:author="Nick Nicholas" w:date="2017-10-31T18:05:00Z"/>
            </w:rPr>
          </w:rPrChange>
        </w:rPr>
      </w:pPr>
      <w:del w:id="2668" w:author="Nick Nicholas" w:date="2017-10-31T18:05:00Z">
        <w:r w:rsidRPr="00AC13A6" w:rsidDel="0089640B">
          <w:rPr>
            <w:lang w:val="en-US"/>
            <w:rPrChange w:id="2669" w:author="Nick Nicholas" w:date="2017-11-16T12:14:00Z">
              <w:rPr/>
            </w:rPrChange>
          </w:rPr>
          <w:delText xml:space="preserve">        &lt;/learningStandard&gt;</w:delText>
        </w:r>
      </w:del>
    </w:p>
    <w:p w14:paraId="13D6E91E" w14:textId="3DFEC579" w:rsidR="002B1551" w:rsidRPr="00AC13A6" w:rsidDel="0089640B" w:rsidRDefault="002B1551" w:rsidP="002B1551">
      <w:pPr>
        <w:rPr>
          <w:del w:id="2670" w:author="Nick Nicholas" w:date="2017-10-31T18:05:00Z"/>
          <w:lang w:val="en-US"/>
          <w:rPrChange w:id="2671" w:author="Nick Nicholas" w:date="2017-11-16T12:14:00Z">
            <w:rPr>
              <w:del w:id="2672" w:author="Nick Nicholas" w:date="2017-10-31T18:05:00Z"/>
            </w:rPr>
          </w:rPrChange>
        </w:rPr>
      </w:pPr>
      <w:del w:id="2673" w:author="Nick Nicholas" w:date="2017-10-31T18:05:00Z">
        <w:r w:rsidRPr="00AC13A6" w:rsidDel="0089640B">
          <w:rPr>
            <w:lang w:val="en-US"/>
            <w:rPrChange w:id="2674" w:author="Nick Nicholas" w:date="2017-11-16T12:14:00Z">
              <w:rPr/>
            </w:rPrChange>
          </w:rPr>
          <w:delText xml:space="preserve">       &lt;/learningStandardList&gt;</w:delText>
        </w:r>
      </w:del>
    </w:p>
    <w:p w14:paraId="36B9E40A" w14:textId="466F0EE6" w:rsidR="002B1551" w:rsidRPr="00AC13A6" w:rsidDel="00746295" w:rsidRDefault="002B1551" w:rsidP="002B1551">
      <w:pPr>
        <w:rPr>
          <w:del w:id="2675" w:author="Nick Nicholas" w:date="2017-11-20T16:53:00Z"/>
          <w:lang w:val="en-US"/>
          <w:rPrChange w:id="2676" w:author="Nick Nicholas" w:date="2017-11-16T12:14:00Z">
            <w:rPr>
              <w:del w:id="2677" w:author="Nick Nicholas" w:date="2017-11-20T16:53:00Z"/>
            </w:rPr>
          </w:rPrChange>
        </w:rPr>
      </w:pPr>
      <w:del w:id="2678" w:author="Nick Nicholas" w:date="2017-11-20T16:53:00Z">
        <w:r w:rsidRPr="00AC13A6" w:rsidDel="00746295">
          <w:rPr>
            <w:lang w:val="en-US"/>
            <w:rPrChange w:id="2679" w:author="Nick Nicholas" w:date="2017-11-16T12:14:00Z">
              <w:rPr/>
            </w:rPrChange>
          </w:rPr>
          <w:delText xml:space="preserve">     &lt;/courseInfo&gt;</w:delText>
        </w:r>
      </w:del>
    </w:p>
    <w:p w14:paraId="146E19B2" w14:textId="2D9B782E" w:rsidR="002B1551" w:rsidRPr="00AC13A6" w:rsidDel="00746295" w:rsidRDefault="002B1551" w:rsidP="002B1551">
      <w:pPr>
        <w:rPr>
          <w:del w:id="2680" w:author="Nick Nicholas" w:date="2017-11-20T16:53:00Z"/>
          <w:lang w:val="en-US"/>
          <w:rPrChange w:id="2681" w:author="Nick Nicholas" w:date="2017-11-16T12:14:00Z">
            <w:rPr>
              <w:del w:id="2682" w:author="Nick Nicholas" w:date="2017-11-20T16:53:00Z"/>
            </w:rPr>
          </w:rPrChange>
        </w:rPr>
      </w:pPr>
      <w:del w:id="2683" w:author="Nick Nicholas" w:date="2017-11-20T16:53:00Z">
        <w:r w:rsidRPr="00AC13A6" w:rsidDel="00746295">
          <w:rPr>
            <w:lang w:val="en-US"/>
            <w:rPrChange w:id="2684" w:author="Nick Nicholas" w:date="2017-11-16T12:14:00Z">
              <w:rPr/>
            </w:rPrChange>
          </w:rPr>
          <w:delText xml:space="preserve">    &lt;/courseInfoList&gt;</w:delText>
        </w:r>
      </w:del>
    </w:p>
    <w:p w14:paraId="7D137D5B" w14:textId="64522C79" w:rsidR="001B25BC" w:rsidRPr="00AC13A6" w:rsidRDefault="001B25BC" w:rsidP="001B25BC">
      <w:pPr>
        <w:rPr>
          <w:lang w:val="en-US"/>
          <w:rPrChange w:id="2685" w:author="Nick Nicholas" w:date="2017-11-16T12:14:00Z">
            <w:rPr/>
          </w:rPrChange>
        </w:rPr>
      </w:pPr>
      <w:r w:rsidRPr="00AC13A6">
        <w:rPr>
          <w:lang w:val="en-US"/>
          <w:rPrChange w:id="2686" w:author="Nick Nicholas" w:date="2017-11-16T12:14:00Z">
            <w:rPr/>
          </w:rPrChange>
        </w:rPr>
        <w:t>&lt;/student</w:t>
      </w:r>
      <w:del w:id="2687" w:author="Linda Marshall" w:date="2017-11-16T11:36:00Z">
        <w:r w:rsidRPr="00AC13A6" w:rsidDel="002474FD">
          <w:rPr>
            <w:lang w:val="en-US"/>
            <w:rPrChange w:id="2688" w:author="Nick Nicholas" w:date="2017-11-16T12:14:00Z">
              <w:rPr/>
            </w:rPrChange>
          </w:rPr>
          <w:delText>Qualification</w:delText>
        </w:r>
      </w:del>
      <w:ins w:id="2689" w:author="Linda Marshall" w:date="2017-11-16T11:36:00Z">
        <w:r w:rsidR="002474FD" w:rsidRPr="00AC13A6">
          <w:rPr>
            <w:lang w:val="en-US"/>
            <w:rPrChange w:id="2690" w:author="Nick Nicholas" w:date="2017-11-16T12:14:00Z">
              <w:rPr/>
            </w:rPrChange>
          </w:rPr>
          <w:t>Attainment</w:t>
        </w:r>
      </w:ins>
      <w:r w:rsidRPr="00AC13A6">
        <w:rPr>
          <w:lang w:val="en-US"/>
          <w:rPrChange w:id="2691" w:author="Nick Nicholas" w:date="2017-11-16T12:14:00Z">
            <w:rPr/>
          </w:rPrChange>
        </w:rPr>
        <w:t>Achievement&gt;</w:t>
      </w:r>
    </w:p>
    <w:p w14:paraId="5B1D8F31" w14:textId="77777777" w:rsidR="005C2583" w:rsidRPr="00AC13A6" w:rsidRDefault="005C2583" w:rsidP="001B25BC">
      <w:pPr>
        <w:rPr>
          <w:lang w:val="en-US"/>
          <w:rPrChange w:id="2692" w:author="Nick Nicholas" w:date="2017-11-16T12:14:00Z">
            <w:rPr/>
          </w:rPrChange>
        </w:rPr>
      </w:pPr>
    </w:p>
    <w:p w14:paraId="11D6A58A" w14:textId="77777777" w:rsidR="00A85EE0" w:rsidRPr="00AC13A6" w:rsidRDefault="00A85EE0" w:rsidP="001B25BC">
      <w:pPr>
        <w:rPr>
          <w:lang w:val="en-US"/>
          <w:rPrChange w:id="2693" w:author="Nick Nicholas" w:date="2017-11-16T12:14:00Z">
            <w:rPr/>
          </w:rPrChange>
        </w:rPr>
      </w:pPr>
    </w:p>
    <w:p w14:paraId="613BE0FE" w14:textId="77777777" w:rsidR="00A85EE0" w:rsidRPr="00AC13A6" w:rsidRDefault="00A85EE0" w:rsidP="001B25BC">
      <w:pPr>
        <w:rPr>
          <w:lang w:val="en-US"/>
          <w:rPrChange w:id="2694" w:author="Nick Nicholas" w:date="2017-11-16T12:14:00Z">
            <w:rPr/>
          </w:rPrChange>
        </w:rPr>
      </w:pPr>
    </w:p>
    <w:p w14:paraId="180B3607" w14:textId="1E021B17" w:rsidR="005C2583" w:rsidRPr="00AC13A6" w:rsidDel="00F243C5" w:rsidRDefault="005C2583" w:rsidP="001B25BC">
      <w:pPr>
        <w:rPr>
          <w:del w:id="2695" w:author="Nick Nicholas" w:date="2017-11-20T16:55:00Z"/>
          <w:lang w:val="en-US"/>
          <w:rPrChange w:id="2696" w:author="Nick Nicholas" w:date="2017-11-16T12:14:00Z">
            <w:rPr>
              <w:del w:id="2697" w:author="Nick Nicholas" w:date="2017-11-20T16:55:00Z"/>
            </w:rPr>
          </w:rPrChange>
        </w:rPr>
      </w:pPr>
      <w:del w:id="2698" w:author="Nick Nicholas" w:date="2017-11-20T16:55:00Z">
        <w:r w:rsidRPr="00AC13A6" w:rsidDel="00F243C5">
          <w:rPr>
            <w:lang w:val="en-US"/>
            <w:rPrChange w:id="2699" w:author="Nick Nicholas" w:date="2017-11-16T12:14:00Z">
              <w:rPr/>
            </w:rPrChange>
          </w:rPr>
          <w:delText>A simpler instance, omitting credits:</w:delText>
        </w:r>
      </w:del>
    </w:p>
    <w:p w14:paraId="01245B40" w14:textId="51D5F92D" w:rsidR="005C2583" w:rsidRPr="00AC13A6" w:rsidDel="00F243C5" w:rsidRDefault="005C2583" w:rsidP="001B25BC">
      <w:pPr>
        <w:rPr>
          <w:del w:id="2700" w:author="Nick Nicholas" w:date="2017-11-20T16:55:00Z"/>
          <w:lang w:val="en-US"/>
          <w:rPrChange w:id="2701" w:author="Nick Nicholas" w:date="2017-11-16T12:14:00Z">
            <w:rPr>
              <w:del w:id="2702" w:author="Nick Nicholas" w:date="2017-11-20T16:55:00Z"/>
            </w:rPr>
          </w:rPrChange>
        </w:rPr>
      </w:pPr>
    </w:p>
    <w:p w14:paraId="51334864" w14:textId="18C5198D" w:rsidR="00A85EE0" w:rsidRPr="00AC13A6" w:rsidDel="00F243C5" w:rsidRDefault="00A85EE0" w:rsidP="001B25BC">
      <w:pPr>
        <w:rPr>
          <w:del w:id="2703" w:author="Nick Nicholas" w:date="2017-11-20T16:55:00Z"/>
          <w:lang w:val="en-US"/>
          <w:rPrChange w:id="2704" w:author="Nick Nicholas" w:date="2017-11-16T12:14:00Z">
            <w:rPr>
              <w:del w:id="2705" w:author="Nick Nicholas" w:date="2017-11-20T16:55:00Z"/>
            </w:rPr>
          </w:rPrChange>
        </w:rPr>
      </w:pPr>
    </w:p>
    <w:p w14:paraId="62911DEF" w14:textId="5C7206C5" w:rsidR="00A85EE0" w:rsidRPr="00AC13A6" w:rsidDel="00F243C5" w:rsidRDefault="00A85EE0" w:rsidP="001B25BC">
      <w:pPr>
        <w:rPr>
          <w:del w:id="2706" w:author="Nick Nicholas" w:date="2017-11-20T16:55:00Z"/>
          <w:lang w:val="en-US"/>
          <w:rPrChange w:id="2707" w:author="Nick Nicholas" w:date="2017-11-16T12:14:00Z">
            <w:rPr>
              <w:del w:id="2708" w:author="Nick Nicholas" w:date="2017-11-20T16:55:00Z"/>
            </w:rPr>
          </w:rPrChange>
        </w:rPr>
      </w:pPr>
    </w:p>
    <w:p w14:paraId="5A1F2312" w14:textId="1E378479" w:rsidR="005C2583" w:rsidRPr="00AC13A6" w:rsidDel="001C1E41" w:rsidRDefault="002474FD" w:rsidP="005C2583">
      <w:pPr>
        <w:rPr>
          <w:del w:id="2709" w:author="Nick Nicholas" w:date="2017-10-31T18:09:00Z"/>
          <w:lang w:val="en-US"/>
          <w:rPrChange w:id="2710" w:author="Nick Nicholas" w:date="2017-11-16T12:15:00Z">
            <w:rPr>
              <w:del w:id="2711" w:author="Nick Nicholas" w:date="2017-10-31T18:09:00Z"/>
            </w:rPr>
          </w:rPrChange>
        </w:rPr>
      </w:pPr>
      <w:ins w:id="2712" w:author="Linda Marshall" w:date="2017-11-16T11:36:00Z">
        <w:del w:id="2713" w:author="Nick Nicholas" w:date="2017-11-20T16:55:00Z">
          <w:r w:rsidDel="00F243C5">
            <w:rPr>
              <w:lang w:val="en-US"/>
            </w:rPr>
            <w:delText>AttainmentCredentialCredentialCredentialCredentialCredentialCredentialCredentialCredentialCredentialCredentialCredentialCredentialCredential</w:delText>
          </w:r>
        </w:del>
      </w:ins>
      <w:ins w:id="2714" w:author="Linda Marshall" w:date="2017-11-16T11:37:00Z">
        <w:del w:id="2715" w:author="Nick Nicholas" w:date="2017-11-20T16:55:00Z">
          <w:r w:rsidDel="00F243C5">
            <w:rPr>
              <w:lang w:val="en-US"/>
            </w:rPr>
            <w:delText>CredentialCredentialCredentialCredentialCredentialCredentialCredentialCredentialCredentialCredentialCredentialCredentialcredentialcredentialCredentialCredentialCredentialCredential</w:delText>
          </w:r>
          <w:r w:rsidRPr="00AC13A6" w:rsidDel="00F243C5">
            <w:rPr>
              <w:lang w:val="en-US"/>
              <w:rPrChange w:id="2716" w:author="Nick Nicholas" w:date="2017-11-16T12:15:00Z">
                <w:rPr/>
              </w:rPrChange>
            </w:rPr>
            <w:delText>Credential</w:delText>
          </w:r>
        </w:del>
      </w:ins>
      <w:del w:id="2717" w:author="Nick Nicholas" w:date="2017-10-31T18:09:00Z">
        <w:r w:rsidR="005C2583" w:rsidRPr="00AC13A6" w:rsidDel="001C1E41">
          <w:rPr>
            <w:lang w:val="en-US"/>
            <w:rPrChange w:id="2718" w:author="Nick Nicholas" w:date="2017-11-16T12:15:00Z">
              <w:rPr/>
            </w:rPrChange>
          </w:rPr>
          <w:delText>&lt;studentQualificationAchievement&gt;</w:delText>
        </w:r>
      </w:del>
    </w:p>
    <w:p w14:paraId="77914E64" w14:textId="24BB774B" w:rsidR="005C2583" w:rsidRPr="00AC13A6" w:rsidDel="001C1E41" w:rsidRDefault="005C2583" w:rsidP="005C2583">
      <w:pPr>
        <w:rPr>
          <w:del w:id="2719" w:author="Nick Nicholas" w:date="2017-10-31T18:09:00Z"/>
          <w:lang w:val="en-US"/>
          <w:rPrChange w:id="2720" w:author="Nick Nicholas" w:date="2017-11-16T12:15:00Z">
            <w:rPr>
              <w:del w:id="2721" w:author="Nick Nicholas" w:date="2017-10-31T18:09:00Z"/>
            </w:rPr>
          </w:rPrChange>
        </w:rPr>
      </w:pPr>
      <w:del w:id="2722" w:author="Nick Nicholas" w:date="2017-10-31T18:09:00Z">
        <w:r w:rsidRPr="00AC13A6" w:rsidDel="001C1E41">
          <w:rPr>
            <w:lang w:val="en-US"/>
            <w:rPrChange w:id="2723" w:author="Nick Nicholas" w:date="2017-11-16T12:15:00Z">
              <w:rPr/>
            </w:rPrChange>
          </w:rPr>
          <w:delText xml:space="preserve">  &lt;qualificationInfo&gt;</w:delText>
        </w:r>
      </w:del>
    </w:p>
    <w:p w14:paraId="726EDF09" w14:textId="08DF1A5D" w:rsidR="005C2583" w:rsidRPr="001D0C0C" w:rsidDel="001C1E41" w:rsidRDefault="005C2583" w:rsidP="005C2583">
      <w:pPr>
        <w:rPr>
          <w:del w:id="2724" w:author="Nick Nicholas" w:date="2017-10-31T18:09:00Z"/>
          <w:lang w:val="en-AU"/>
        </w:rPr>
      </w:pPr>
      <w:del w:id="2725" w:author="Nick Nicholas" w:date="2017-10-31T18:09:00Z">
        <w:r w:rsidRPr="00AC13A6" w:rsidDel="001C1E41">
          <w:rPr>
            <w:lang w:val="en-US"/>
            <w:rPrChange w:id="2726" w:author="Nick Nicholas" w:date="2017-11-16T12:15:00Z">
              <w:rPr/>
            </w:rPrChange>
          </w:rPr>
          <w:delText>&lt;name&gt;VCE&lt;/name&gt;</w:delText>
        </w:r>
      </w:del>
    </w:p>
    <w:p w14:paraId="226F422D" w14:textId="7BE3368B" w:rsidR="005C2583" w:rsidRPr="00AC13A6" w:rsidDel="001C1E41" w:rsidRDefault="005C2583" w:rsidP="005C2583">
      <w:pPr>
        <w:rPr>
          <w:del w:id="2727" w:author="Nick Nicholas" w:date="2017-10-31T18:09:00Z"/>
          <w:lang w:val="en-US"/>
          <w:rPrChange w:id="2728" w:author="Nick Nicholas" w:date="2017-11-16T12:15:00Z">
            <w:rPr>
              <w:del w:id="2729" w:author="Nick Nicholas" w:date="2017-10-31T18:09:00Z"/>
            </w:rPr>
          </w:rPrChange>
        </w:rPr>
      </w:pPr>
      <w:del w:id="2730" w:author="Nick Nicholas" w:date="2017-10-31T18:09:00Z">
        <w:r w:rsidRPr="00AC13A6" w:rsidDel="001C1E41">
          <w:rPr>
            <w:lang w:val="en-US"/>
            <w:rPrChange w:id="2731" w:author="Nick Nicholas" w:date="2017-11-16T12:15:00Z">
              <w:rPr/>
            </w:rPrChange>
          </w:rPr>
          <w:delText xml:space="preserve">    &lt;authority&gt;VCAA&lt;/authority&gt;</w:delText>
        </w:r>
      </w:del>
    </w:p>
    <w:p w14:paraId="214A6D06" w14:textId="47F9A81F" w:rsidR="005C2583" w:rsidRPr="001D0C0C" w:rsidDel="001C1E41" w:rsidRDefault="005C2583" w:rsidP="005C2583">
      <w:pPr>
        <w:rPr>
          <w:del w:id="2732" w:author="Nick Nicholas" w:date="2017-10-31T18:09:00Z"/>
          <w:lang w:val="en-AU"/>
        </w:rPr>
      </w:pPr>
      <w:del w:id="2733" w:author="Nick Nicholas" w:date="2017-10-31T18:09:00Z">
        <w:r w:rsidRPr="00AC13A6" w:rsidDel="001C1E41">
          <w:rPr>
            <w:lang w:val="en-US"/>
            <w:rPrChange w:id="2734" w:author="Nick Nicholas" w:date="2017-11-16T12:15:00Z">
              <w:rPr/>
            </w:rPrChange>
          </w:rPr>
          <w:delText xml:space="preserve">    &lt;authorityAddress&gt;XXX&lt;/authorityAddress&gt;</w:delText>
        </w:r>
      </w:del>
    </w:p>
    <w:p w14:paraId="3F454D41" w14:textId="4FB38FB8" w:rsidR="005C2583" w:rsidRPr="00AC13A6" w:rsidDel="001C1E41" w:rsidRDefault="005C2583" w:rsidP="005C2583">
      <w:pPr>
        <w:rPr>
          <w:del w:id="2735" w:author="Nick Nicholas" w:date="2017-10-31T18:09:00Z"/>
          <w:lang w:val="en-US"/>
          <w:rPrChange w:id="2736" w:author="Nick Nicholas" w:date="2017-11-16T12:15:00Z">
            <w:rPr>
              <w:del w:id="2737" w:author="Nick Nicholas" w:date="2017-10-31T18:09:00Z"/>
            </w:rPr>
          </w:rPrChange>
        </w:rPr>
      </w:pPr>
      <w:del w:id="2738" w:author="Nick Nicholas" w:date="2017-10-31T18:09:00Z">
        <w:r w:rsidRPr="00AC13A6" w:rsidDel="001C1E41">
          <w:rPr>
            <w:lang w:val="en-US"/>
            <w:rPrChange w:id="2739" w:author="Nick Nicholas" w:date="2017-11-16T12:15:00Z">
              <w:rPr/>
            </w:rPrChange>
          </w:rPr>
          <w:delText xml:space="preserve">  &lt;/qualificationInfo&gt;</w:delText>
        </w:r>
      </w:del>
    </w:p>
    <w:p w14:paraId="60B19ACA" w14:textId="369D533F" w:rsidR="005C2583" w:rsidRPr="00AC13A6" w:rsidDel="001C1E41" w:rsidRDefault="005C2583" w:rsidP="005C2583">
      <w:pPr>
        <w:rPr>
          <w:del w:id="2740" w:author="Nick Nicholas" w:date="2017-10-31T18:09:00Z"/>
          <w:lang w:val="en-US"/>
          <w:rPrChange w:id="2741" w:author="Nick Nicholas" w:date="2017-11-16T12:15:00Z">
            <w:rPr>
              <w:del w:id="2742" w:author="Nick Nicholas" w:date="2017-10-31T18:09:00Z"/>
            </w:rPr>
          </w:rPrChange>
        </w:rPr>
      </w:pPr>
      <w:del w:id="2743" w:author="Nick Nicholas" w:date="2017-10-31T18:09:00Z">
        <w:r w:rsidRPr="00AC13A6" w:rsidDel="001C1E41">
          <w:rPr>
            <w:lang w:val="en-US"/>
            <w:rPrChange w:id="2744" w:author="Nick Nicholas" w:date="2017-11-16T12:15:00Z">
              <w:rPr/>
            </w:rPrChange>
          </w:rPr>
          <w:delText xml:space="preserve">  &lt;summaryScoreInfo&gt;</w:delText>
        </w:r>
      </w:del>
    </w:p>
    <w:p w14:paraId="188C31F8" w14:textId="4C8F63B7" w:rsidR="005C2583" w:rsidRPr="00AC13A6" w:rsidDel="001C1E41" w:rsidRDefault="005C2583" w:rsidP="005C2583">
      <w:pPr>
        <w:rPr>
          <w:del w:id="2745" w:author="Nick Nicholas" w:date="2017-10-31T18:09:00Z"/>
          <w:lang w:val="en-US"/>
          <w:rPrChange w:id="2746" w:author="Nick Nicholas" w:date="2017-11-16T12:15:00Z">
            <w:rPr>
              <w:del w:id="2747" w:author="Nick Nicholas" w:date="2017-10-31T18:09:00Z"/>
            </w:rPr>
          </w:rPrChange>
        </w:rPr>
      </w:pPr>
      <w:del w:id="2748" w:author="Nick Nicholas" w:date="2017-10-31T18:09:00Z">
        <w:r w:rsidRPr="00AC13A6" w:rsidDel="001C1E41">
          <w:rPr>
            <w:lang w:val="en-US"/>
            <w:rPrChange w:id="2749" w:author="Nick Nicholas" w:date="2017-11-16T12:15:00Z">
              <w:rPr/>
            </w:rPrChange>
          </w:rPr>
          <w:delText xml:space="preserve">    &lt;score&gt;B&lt;/score&gt;</w:delText>
        </w:r>
      </w:del>
    </w:p>
    <w:p w14:paraId="5565B0DD" w14:textId="33F1366D" w:rsidR="005C2583" w:rsidRPr="00AC13A6" w:rsidDel="001C1E41" w:rsidRDefault="005C2583" w:rsidP="005C2583">
      <w:pPr>
        <w:rPr>
          <w:del w:id="2750" w:author="Nick Nicholas" w:date="2017-10-31T18:09:00Z"/>
          <w:lang w:val="en-US"/>
          <w:rPrChange w:id="2751" w:author="Nick Nicholas" w:date="2017-11-16T12:15:00Z">
            <w:rPr>
              <w:del w:id="2752" w:author="Nick Nicholas" w:date="2017-10-31T18:09:00Z"/>
            </w:rPr>
          </w:rPrChange>
        </w:rPr>
      </w:pPr>
      <w:del w:id="2753" w:author="Nick Nicholas" w:date="2017-10-31T18:09:00Z">
        <w:r w:rsidRPr="00AC13A6" w:rsidDel="001C1E41">
          <w:rPr>
            <w:lang w:val="en-US"/>
            <w:rPrChange w:id="2754" w:author="Nick Nicholas" w:date="2017-11-16T12:15:00Z">
              <w:rPr/>
            </w:rPrChange>
          </w:rPr>
          <w:delText xml:space="preserve">    &lt;judgement&gt;The student was very clever&lt;/judgement&gt;</w:delText>
        </w:r>
      </w:del>
    </w:p>
    <w:p w14:paraId="36C42793" w14:textId="47C1D05C" w:rsidR="005C2583" w:rsidRPr="00AC13A6" w:rsidDel="001C1E41" w:rsidRDefault="005C2583" w:rsidP="005C2583">
      <w:pPr>
        <w:rPr>
          <w:del w:id="2755" w:author="Nick Nicholas" w:date="2017-10-31T18:09:00Z"/>
          <w:lang w:val="en-US"/>
          <w:rPrChange w:id="2756" w:author="Nick Nicholas" w:date="2017-11-16T12:15:00Z">
            <w:rPr>
              <w:del w:id="2757" w:author="Nick Nicholas" w:date="2017-10-31T18:09:00Z"/>
            </w:rPr>
          </w:rPrChange>
        </w:rPr>
      </w:pPr>
      <w:del w:id="2758" w:author="Nick Nicholas" w:date="2017-10-31T18:09:00Z">
        <w:r w:rsidRPr="00AC13A6" w:rsidDel="001C1E41">
          <w:rPr>
            <w:lang w:val="en-US"/>
            <w:rPrChange w:id="2759" w:author="Nick Nicholas" w:date="2017-11-16T12:15:00Z">
              <w:rPr/>
            </w:rPrChange>
          </w:rPr>
          <w:delText>&lt;/summaryScoreInfo&gt;</w:delText>
        </w:r>
      </w:del>
    </w:p>
    <w:p w14:paraId="1E2EFB3C" w14:textId="71632E50" w:rsidR="005C2583" w:rsidRPr="00AC13A6" w:rsidDel="001C1E41" w:rsidRDefault="005C2583" w:rsidP="005C2583">
      <w:pPr>
        <w:rPr>
          <w:del w:id="2760" w:author="Nick Nicholas" w:date="2017-10-31T18:09:00Z"/>
          <w:lang w:val="en-US"/>
          <w:rPrChange w:id="2761" w:author="Nick Nicholas" w:date="2017-11-16T12:15:00Z">
            <w:rPr>
              <w:del w:id="2762" w:author="Nick Nicholas" w:date="2017-10-31T18:09:00Z"/>
            </w:rPr>
          </w:rPrChange>
        </w:rPr>
      </w:pPr>
    </w:p>
    <w:p w14:paraId="2CA2245F" w14:textId="04F4AB8D" w:rsidR="005C2583" w:rsidRPr="00AC13A6" w:rsidDel="001C1E41" w:rsidRDefault="005C2583" w:rsidP="005C2583">
      <w:pPr>
        <w:rPr>
          <w:del w:id="2763" w:author="Nick Nicholas" w:date="2017-10-31T18:09:00Z"/>
          <w:lang w:val="en-US"/>
          <w:rPrChange w:id="2764" w:author="Nick Nicholas" w:date="2017-11-16T12:15:00Z">
            <w:rPr>
              <w:del w:id="2765" w:author="Nick Nicholas" w:date="2017-10-31T18:09:00Z"/>
            </w:rPr>
          </w:rPrChange>
        </w:rPr>
      </w:pPr>
      <w:del w:id="2766" w:author="Nick Nicholas" w:date="2017-10-31T18:09:00Z">
        <w:r w:rsidRPr="00AC13A6" w:rsidDel="001C1E41">
          <w:rPr>
            <w:lang w:val="en-US"/>
            <w:rPrChange w:id="2767" w:author="Nick Nicholas" w:date="2017-11-16T12:15:00Z">
              <w:rPr/>
            </w:rPrChange>
          </w:rPr>
          <w:delText>&lt;assessmentInfoList&gt;</w:delText>
        </w:r>
      </w:del>
    </w:p>
    <w:p w14:paraId="635A2182" w14:textId="3965F6B2" w:rsidR="005C2583" w:rsidRPr="00AC13A6" w:rsidDel="001C1E41" w:rsidRDefault="005C2583" w:rsidP="005C2583">
      <w:pPr>
        <w:rPr>
          <w:del w:id="2768" w:author="Nick Nicholas" w:date="2017-10-31T18:09:00Z"/>
          <w:lang w:val="en-US"/>
          <w:rPrChange w:id="2769" w:author="Nick Nicholas" w:date="2017-11-16T12:15:00Z">
            <w:rPr>
              <w:del w:id="2770" w:author="Nick Nicholas" w:date="2017-10-31T18:09:00Z"/>
            </w:rPr>
          </w:rPrChange>
        </w:rPr>
      </w:pPr>
      <w:del w:id="2771" w:author="Nick Nicholas" w:date="2017-10-31T18:09:00Z">
        <w:r w:rsidRPr="00AC13A6" w:rsidDel="001C1E41">
          <w:rPr>
            <w:lang w:val="en-US"/>
            <w:rPrChange w:id="2772" w:author="Nick Nicholas" w:date="2017-11-16T12:15:00Z">
              <w:rPr/>
            </w:rPrChange>
          </w:rPr>
          <w:delText xml:space="preserve">      &lt;assessmentInfo&gt;</w:delText>
        </w:r>
      </w:del>
    </w:p>
    <w:p w14:paraId="13C45FA1" w14:textId="17B5E687" w:rsidR="005C2583" w:rsidRPr="00AC13A6" w:rsidDel="002451C1" w:rsidRDefault="005C2583" w:rsidP="005C2583">
      <w:pPr>
        <w:rPr>
          <w:del w:id="2773" w:author="Nick Nicholas" w:date="2017-10-31T18:01:00Z"/>
          <w:lang w:val="en-US"/>
          <w:rPrChange w:id="2774" w:author="Nick Nicholas" w:date="2017-11-16T12:15:00Z">
            <w:rPr>
              <w:del w:id="2775" w:author="Nick Nicholas" w:date="2017-10-31T18:01:00Z"/>
            </w:rPr>
          </w:rPrChange>
        </w:rPr>
      </w:pPr>
      <w:del w:id="2776" w:author="Nick Nicholas" w:date="2017-10-31T18:09:00Z">
        <w:r w:rsidRPr="00AC13A6" w:rsidDel="001C1E41">
          <w:rPr>
            <w:lang w:val="en-US"/>
            <w:rPrChange w:id="2777" w:author="Nick Nicholas" w:date="2017-11-16T12:15:00Z">
              <w:rPr/>
            </w:rPrChange>
          </w:rPr>
          <w:delText xml:space="preserve">         &lt;assessment SIF_RefType=”???AssessmentInfo”&gt;f0000000-00000&lt;/assessment&gt;</w:delText>
        </w:r>
      </w:del>
    </w:p>
    <w:p w14:paraId="6F957070" w14:textId="465A79FA" w:rsidR="005C2583" w:rsidRPr="00AC13A6" w:rsidDel="001C1E41" w:rsidRDefault="005C2583" w:rsidP="005C2583">
      <w:pPr>
        <w:rPr>
          <w:del w:id="2778" w:author="Nick Nicholas" w:date="2017-10-31T18:09:00Z"/>
          <w:lang w:val="en-US"/>
          <w:rPrChange w:id="2779" w:author="Nick Nicholas" w:date="2017-11-16T12:15:00Z">
            <w:rPr>
              <w:del w:id="2780" w:author="Nick Nicholas" w:date="2017-10-31T18:09:00Z"/>
            </w:rPr>
          </w:rPrChange>
        </w:rPr>
      </w:pPr>
      <w:del w:id="2781" w:author="Nick Nicholas" w:date="2017-10-31T18:01:00Z">
        <w:r w:rsidRPr="0022317A" w:rsidDel="002451C1">
          <w:rPr>
            <w:lang w:val="en-US"/>
            <w:rPrChange w:id="2782" w:author="Nick Nicholas" w:date="2017-10-31T18:01:00Z">
              <w:rPr/>
            </w:rPrChange>
          </w:rPr>
          <w:delText>&lt;!</w:delText>
        </w:r>
      </w:del>
      <w:del w:id="2783" w:author="Nick Nicholas" w:date="2017-10-31T18:09:00Z">
        <w:r w:rsidRPr="0022317A" w:rsidDel="001C1E41">
          <w:rPr>
            <w:lang w:val="en-US"/>
            <w:rPrChange w:id="2784" w:author="Nick Nicholas" w:date="2017-10-31T18:01:00Z">
              <w:rPr/>
            </w:rPrChange>
          </w:rPr>
          <w:delText xml:space="preserve">-- The assessment results tracked here are likely to be summative, of the type not modelled here yet. </w:delText>
        </w:r>
        <w:r w:rsidRPr="00AC13A6" w:rsidDel="001C1E41">
          <w:rPr>
            <w:lang w:val="en-US"/>
            <w:rPrChange w:id="2785" w:author="Nick Nicholas" w:date="2017-11-16T12:15:00Z">
              <w:rPr/>
            </w:rPrChange>
          </w:rPr>
          <w:delText>Formative assessment, like GradingAssignmentScores, could also be linked in here --&gt;</w:delText>
        </w:r>
      </w:del>
    </w:p>
    <w:p w14:paraId="5307676E" w14:textId="18064AE8" w:rsidR="005C2583" w:rsidRPr="00AC13A6" w:rsidDel="001C1E41" w:rsidRDefault="005C2583" w:rsidP="005C2583">
      <w:pPr>
        <w:rPr>
          <w:del w:id="2786" w:author="Nick Nicholas" w:date="2017-10-31T18:09:00Z"/>
          <w:lang w:val="en-US"/>
          <w:rPrChange w:id="2787" w:author="Nick Nicholas" w:date="2017-11-16T12:15:00Z">
            <w:rPr>
              <w:del w:id="2788" w:author="Nick Nicholas" w:date="2017-10-31T18:09:00Z"/>
            </w:rPr>
          </w:rPrChange>
        </w:rPr>
      </w:pPr>
      <w:del w:id="2789" w:author="Nick Nicholas" w:date="2017-10-31T18:09:00Z">
        <w:r w:rsidRPr="00AC13A6" w:rsidDel="001C1E41">
          <w:rPr>
            <w:lang w:val="en-US"/>
            <w:rPrChange w:id="2790" w:author="Nick Nicholas" w:date="2017-11-16T12:15:00Z">
              <w:rPr/>
            </w:rPrChange>
          </w:rPr>
          <w:delText xml:space="preserve">        &lt;name&gt;IB Exam&lt;/name&gt;</w:delText>
        </w:r>
      </w:del>
    </w:p>
    <w:p w14:paraId="57C65844" w14:textId="44746D03" w:rsidR="005C2583" w:rsidRPr="00AC13A6" w:rsidDel="001C1E41" w:rsidRDefault="005C2583" w:rsidP="005C2583">
      <w:pPr>
        <w:rPr>
          <w:del w:id="2791" w:author="Nick Nicholas" w:date="2017-10-31T18:09:00Z"/>
          <w:lang w:val="en-US"/>
          <w:rPrChange w:id="2792" w:author="Nick Nicholas" w:date="2017-11-16T12:15:00Z">
            <w:rPr>
              <w:del w:id="2793" w:author="Nick Nicholas" w:date="2017-10-31T18:09:00Z"/>
            </w:rPr>
          </w:rPrChange>
        </w:rPr>
      </w:pPr>
      <w:del w:id="2794" w:author="Nick Nicholas" w:date="2017-10-31T18:09:00Z">
        <w:r w:rsidRPr="00AC13A6" w:rsidDel="001C1E41">
          <w:rPr>
            <w:lang w:val="en-US"/>
            <w:rPrChange w:id="2795" w:author="Nick Nicholas" w:date="2017-11-16T12:15:00Z">
              <w:rPr/>
            </w:rPrChange>
          </w:rPr>
          <w:delText>&lt;learningStandardList&gt;</w:delText>
        </w:r>
      </w:del>
    </w:p>
    <w:p w14:paraId="6F35199E" w14:textId="4186F7E9" w:rsidR="005C2583" w:rsidRPr="00AC13A6" w:rsidDel="001C1E41" w:rsidRDefault="005C2583" w:rsidP="005C2583">
      <w:pPr>
        <w:rPr>
          <w:del w:id="2796" w:author="Nick Nicholas" w:date="2017-10-31T18:09:00Z"/>
          <w:lang w:val="en-US"/>
          <w:rPrChange w:id="2797" w:author="Nick Nicholas" w:date="2017-11-16T12:15:00Z">
            <w:rPr>
              <w:del w:id="2798" w:author="Nick Nicholas" w:date="2017-10-31T18:09:00Z"/>
            </w:rPr>
          </w:rPrChange>
        </w:rPr>
      </w:pPr>
      <w:del w:id="2799" w:author="Nick Nicholas" w:date="2017-10-31T18:09:00Z">
        <w:r w:rsidRPr="00AC13A6" w:rsidDel="001C1E41">
          <w:rPr>
            <w:lang w:val="en-US"/>
            <w:rPrChange w:id="2800" w:author="Nick Nicholas" w:date="2017-11-16T12:15:00Z">
              <w:rPr/>
            </w:rPrChange>
          </w:rPr>
          <w:delText xml:space="preserve">        &lt;learningStandard&gt;</w:delText>
        </w:r>
      </w:del>
    </w:p>
    <w:p w14:paraId="6324B855" w14:textId="71E18E18" w:rsidR="005C2583" w:rsidRPr="00AC13A6" w:rsidDel="001C1E41" w:rsidRDefault="005C2583" w:rsidP="005C2583">
      <w:pPr>
        <w:rPr>
          <w:del w:id="2801" w:author="Nick Nicholas" w:date="2017-10-31T18:09:00Z"/>
          <w:lang w:val="en-US"/>
          <w:rPrChange w:id="2802" w:author="Nick Nicholas" w:date="2017-11-16T12:15:00Z">
            <w:rPr>
              <w:del w:id="2803" w:author="Nick Nicholas" w:date="2017-10-31T18:09:00Z"/>
            </w:rPr>
          </w:rPrChange>
        </w:rPr>
      </w:pPr>
      <w:del w:id="2804" w:author="Nick Nicholas" w:date="2017-10-31T18:09:00Z">
        <w:r w:rsidRPr="00AC13A6" w:rsidDel="001C1E41">
          <w:rPr>
            <w:lang w:val="en-US"/>
            <w:rPrChange w:id="2805" w:author="Nick Nicholas" w:date="2017-11-16T12:15:00Z">
              <w:rPr/>
            </w:rPrChange>
          </w:rPr>
          <w:delText xml:space="preserve">          &lt;url&gt;http://australiancurriculum.edu.au/ACE432&lt;/url&gt;</w:delText>
        </w:r>
      </w:del>
    </w:p>
    <w:p w14:paraId="66688347" w14:textId="7515107F" w:rsidR="005C2583" w:rsidRPr="00AC13A6" w:rsidDel="001C1E41" w:rsidRDefault="005C2583" w:rsidP="005C2583">
      <w:pPr>
        <w:rPr>
          <w:del w:id="2806" w:author="Nick Nicholas" w:date="2017-10-31T18:09:00Z"/>
          <w:lang w:val="en-US"/>
          <w:rPrChange w:id="2807" w:author="Nick Nicholas" w:date="2017-11-16T12:15:00Z">
            <w:rPr>
              <w:del w:id="2808" w:author="Nick Nicholas" w:date="2017-10-31T18:09:00Z"/>
            </w:rPr>
          </w:rPrChange>
        </w:rPr>
      </w:pPr>
      <w:del w:id="2809" w:author="Nick Nicholas" w:date="2017-10-31T18:09:00Z">
        <w:r w:rsidRPr="00AC13A6" w:rsidDel="001C1E41">
          <w:rPr>
            <w:lang w:val="en-US"/>
            <w:rPrChange w:id="2810" w:author="Nick Nicholas" w:date="2017-11-16T12:15:00Z">
              <w:rPr/>
            </w:rPrChange>
          </w:rPr>
          <w:delText>&lt;/learningStandard&gt;</w:delText>
        </w:r>
      </w:del>
    </w:p>
    <w:p w14:paraId="528121A2" w14:textId="4426D9FD" w:rsidR="005C2583" w:rsidRPr="00AC13A6" w:rsidDel="001C1E41" w:rsidRDefault="005C2583" w:rsidP="005C2583">
      <w:pPr>
        <w:rPr>
          <w:del w:id="2811" w:author="Nick Nicholas" w:date="2017-10-31T18:09:00Z"/>
          <w:lang w:val="en-US"/>
          <w:rPrChange w:id="2812" w:author="Nick Nicholas" w:date="2017-11-16T12:15:00Z">
            <w:rPr>
              <w:del w:id="2813" w:author="Nick Nicholas" w:date="2017-10-31T18:09:00Z"/>
            </w:rPr>
          </w:rPrChange>
        </w:rPr>
      </w:pPr>
      <w:del w:id="2814" w:author="Nick Nicholas" w:date="2017-10-31T18:09:00Z">
        <w:r w:rsidRPr="00AC13A6" w:rsidDel="001C1E41">
          <w:rPr>
            <w:lang w:val="en-US"/>
            <w:rPrChange w:id="2815" w:author="Nick Nicholas" w:date="2017-11-16T12:15:00Z">
              <w:rPr/>
            </w:rPrChange>
          </w:rPr>
          <w:delText xml:space="preserve">       &lt;/learningStandardList&gt;</w:delText>
        </w:r>
      </w:del>
    </w:p>
    <w:p w14:paraId="3EF41620" w14:textId="21859082" w:rsidR="005C2583" w:rsidRPr="00AC13A6" w:rsidDel="001C1E41" w:rsidRDefault="005C2583" w:rsidP="005C2583">
      <w:pPr>
        <w:rPr>
          <w:del w:id="2816" w:author="Nick Nicholas" w:date="2017-10-31T18:09:00Z"/>
          <w:lang w:val="en-US"/>
          <w:rPrChange w:id="2817" w:author="Nick Nicholas" w:date="2017-11-16T12:15:00Z">
            <w:rPr>
              <w:del w:id="2818" w:author="Nick Nicholas" w:date="2017-10-31T18:09:00Z"/>
            </w:rPr>
          </w:rPrChange>
        </w:rPr>
      </w:pPr>
      <w:del w:id="2819" w:author="Nick Nicholas" w:date="2017-10-31T18:09:00Z">
        <w:r w:rsidRPr="00AC13A6" w:rsidDel="001C1E41">
          <w:rPr>
            <w:lang w:val="en-US"/>
            <w:rPrChange w:id="2820" w:author="Nick Nicholas" w:date="2017-11-16T12:15:00Z">
              <w:rPr/>
            </w:rPrChange>
          </w:rPr>
          <w:delText xml:space="preserve">      &lt;/assessmentInfo&gt;</w:delText>
        </w:r>
      </w:del>
    </w:p>
    <w:p w14:paraId="35018E09" w14:textId="1E7DBBA7" w:rsidR="005C2583" w:rsidRPr="00AC13A6" w:rsidDel="001C1E41" w:rsidRDefault="005C2583" w:rsidP="005C2583">
      <w:pPr>
        <w:rPr>
          <w:del w:id="2821" w:author="Nick Nicholas" w:date="2017-10-31T18:09:00Z"/>
          <w:lang w:val="en-US"/>
          <w:rPrChange w:id="2822" w:author="Nick Nicholas" w:date="2017-11-16T12:15:00Z">
            <w:rPr>
              <w:del w:id="2823" w:author="Nick Nicholas" w:date="2017-10-31T18:09:00Z"/>
            </w:rPr>
          </w:rPrChange>
        </w:rPr>
      </w:pPr>
      <w:del w:id="2824" w:author="Nick Nicholas" w:date="2017-10-31T18:09:00Z">
        <w:r w:rsidRPr="00AC13A6" w:rsidDel="001C1E41">
          <w:rPr>
            <w:lang w:val="en-US"/>
            <w:rPrChange w:id="2825" w:author="Nick Nicholas" w:date="2017-11-16T12:15:00Z">
              <w:rPr/>
            </w:rPrChange>
          </w:rPr>
          <w:delText xml:space="preserve">    &lt;/assessmentInfoList&gt;</w:delText>
        </w:r>
      </w:del>
    </w:p>
    <w:p w14:paraId="17B2C2E4" w14:textId="5894C10B" w:rsidR="005C2583" w:rsidRPr="00AC13A6" w:rsidDel="001C1E41" w:rsidRDefault="005C2583" w:rsidP="005C2583">
      <w:pPr>
        <w:rPr>
          <w:del w:id="2826" w:author="Nick Nicholas" w:date="2017-10-31T18:09:00Z"/>
          <w:lang w:val="en-US"/>
          <w:rPrChange w:id="2827" w:author="Nick Nicholas" w:date="2017-11-16T12:15:00Z">
            <w:rPr>
              <w:del w:id="2828" w:author="Nick Nicholas" w:date="2017-10-31T18:09:00Z"/>
            </w:rPr>
          </w:rPrChange>
        </w:rPr>
      </w:pPr>
    </w:p>
    <w:p w14:paraId="3FEB7394" w14:textId="5DBEB8DB" w:rsidR="005C2583" w:rsidRPr="00AC13A6" w:rsidDel="002451C1" w:rsidRDefault="005C2583" w:rsidP="005C2583">
      <w:pPr>
        <w:rPr>
          <w:del w:id="2829" w:author="Nick Nicholas" w:date="2017-10-31T18:01:00Z"/>
          <w:lang w:val="en-US"/>
          <w:rPrChange w:id="2830" w:author="Nick Nicholas" w:date="2017-11-16T12:15:00Z">
            <w:rPr>
              <w:del w:id="2831" w:author="Nick Nicholas" w:date="2017-10-31T18:01:00Z"/>
            </w:rPr>
          </w:rPrChange>
        </w:rPr>
      </w:pPr>
      <w:del w:id="2832" w:author="Nick Nicholas" w:date="2017-10-31T18:09:00Z">
        <w:r w:rsidRPr="00AC13A6" w:rsidDel="001C1E41">
          <w:rPr>
            <w:lang w:val="en-US"/>
            <w:rPrChange w:id="2833" w:author="Nick Nicholas" w:date="2017-11-16T12:15:00Z">
              <w:rPr/>
            </w:rPrChange>
          </w:rPr>
          <w:delText xml:space="preserve">    &lt;qualificationInfoList&gt;</w:delText>
        </w:r>
      </w:del>
    </w:p>
    <w:p w14:paraId="46BDCAEF" w14:textId="1EC9F75C" w:rsidR="005C2583" w:rsidRPr="00AC13A6" w:rsidDel="001C1E41" w:rsidRDefault="005C2583" w:rsidP="005C2583">
      <w:pPr>
        <w:rPr>
          <w:del w:id="2834" w:author="Nick Nicholas" w:date="2017-10-31T18:09:00Z"/>
          <w:lang w:val="en-US"/>
          <w:rPrChange w:id="2835" w:author="Nick Nicholas" w:date="2017-11-16T12:15:00Z">
            <w:rPr>
              <w:del w:id="2836" w:author="Nick Nicholas" w:date="2017-10-31T18:09:00Z"/>
            </w:rPr>
          </w:rPrChange>
        </w:rPr>
      </w:pPr>
      <w:del w:id="2837" w:author="Nick Nicholas" w:date="2017-10-31T18:01:00Z">
        <w:r w:rsidRPr="0022317A" w:rsidDel="002451C1">
          <w:rPr>
            <w:lang w:val="en-US"/>
            <w:rPrChange w:id="2838" w:author="Nick Nicholas" w:date="2017-10-31T18:01:00Z">
              <w:rPr/>
            </w:rPrChange>
          </w:rPr>
          <w:delText>&lt;!</w:delText>
        </w:r>
      </w:del>
      <w:del w:id="2839" w:author="Nick Nicholas" w:date="2017-10-31T18:09:00Z">
        <w:r w:rsidRPr="0022317A" w:rsidDel="001C1E41">
          <w:rPr>
            <w:lang w:val="en-US"/>
            <w:rPrChange w:id="2840" w:author="Nick Nicholas" w:date="2017-10-31T18:01:00Z">
              <w:rPr/>
            </w:rPrChange>
          </w:rPr>
          <w:delText xml:space="preserve">-- This enumerates any qualifications undertaken for credit towards the current qualification. </w:delText>
        </w:r>
        <w:r w:rsidRPr="00AC13A6" w:rsidDel="001C1E41">
          <w:rPr>
            <w:lang w:val="en-US"/>
            <w:rPrChange w:id="2841" w:author="Nick Nicholas" w:date="2017-11-16T12:15:00Z">
              <w:rPr/>
            </w:rPrChange>
          </w:rPr>
          <w:delText xml:space="preserve">If separate qualification achievement objects will be published for each qualification the student has attained, then this component is redundant --&gt; </w:delText>
        </w:r>
      </w:del>
    </w:p>
    <w:p w14:paraId="7A1F0850" w14:textId="452357E4" w:rsidR="005C2583" w:rsidRPr="00AC13A6" w:rsidDel="001C1E41" w:rsidRDefault="005C2583" w:rsidP="005C2583">
      <w:pPr>
        <w:rPr>
          <w:del w:id="2842" w:author="Nick Nicholas" w:date="2017-10-31T18:09:00Z"/>
          <w:lang w:val="en-US"/>
          <w:rPrChange w:id="2843" w:author="Nick Nicholas" w:date="2017-11-16T12:15:00Z">
            <w:rPr>
              <w:del w:id="2844" w:author="Nick Nicholas" w:date="2017-10-31T18:09:00Z"/>
            </w:rPr>
          </w:rPrChange>
        </w:rPr>
      </w:pPr>
      <w:del w:id="2845" w:author="Nick Nicholas" w:date="2017-10-31T18:09:00Z">
        <w:r w:rsidRPr="00AC13A6" w:rsidDel="001C1E41">
          <w:rPr>
            <w:lang w:val="en-US"/>
            <w:rPrChange w:id="2846" w:author="Nick Nicholas" w:date="2017-11-16T12:15:00Z">
              <w:rPr/>
            </w:rPrChange>
          </w:rPr>
          <w:delText xml:space="preserve">      &lt;qualificationInfo&gt;</w:delText>
        </w:r>
      </w:del>
    </w:p>
    <w:p w14:paraId="138EEEEF" w14:textId="77EFAD00" w:rsidR="005C2583" w:rsidRPr="00AC13A6" w:rsidDel="001C1E41" w:rsidRDefault="005C2583" w:rsidP="005C2583">
      <w:pPr>
        <w:rPr>
          <w:del w:id="2847" w:author="Nick Nicholas" w:date="2017-10-31T18:09:00Z"/>
          <w:lang w:val="en-US"/>
          <w:rPrChange w:id="2848" w:author="Nick Nicholas" w:date="2017-11-16T12:15:00Z">
            <w:rPr>
              <w:del w:id="2849" w:author="Nick Nicholas" w:date="2017-10-31T18:09:00Z"/>
            </w:rPr>
          </w:rPrChange>
        </w:rPr>
      </w:pPr>
      <w:del w:id="2850" w:author="Nick Nicholas" w:date="2017-10-31T18:09:00Z">
        <w:r w:rsidRPr="00AC13A6" w:rsidDel="001C1E41">
          <w:rPr>
            <w:lang w:val="en-US"/>
            <w:rPrChange w:id="2851" w:author="Nick Nicholas" w:date="2017-11-16T12:15:00Z">
              <w:rPr/>
            </w:rPrChange>
          </w:rPr>
          <w:delText xml:space="preserve">        &lt;qualification SIF_RefType=”qualification”&gt;f0000000-00000&lt;/qualification&gt;</w:delText>
        </w:r>
      </w:del>
    </w:p>
    <w:p w14:paraId="6D7102B1" w14:textId="40CCDDC6" w:rsidR="005C2583" w:rsidRPr="00AC13A6" w:rsidDel="001C1E41" w:rsidRDefault="005C2583" w:rsidP="005C2583">
      <w:pPr>
        <w:rPr>
          <w:del w:id="2852" w:author="Nick Nicholas" w:date="2017-10-31T18:09:00Z"/>
          <w:lang w:val="en-US"/>
          <w:rPrChange w:id="2853" w:author="Nick Nicholas" w:date="2017-11-16T12:15:00Z">
            <w:rPr>
              <w:del w:id="2854" w:author="Nick Nicholas" w:date="2017-10-31T18:09:00Z"/>
            </w:rPr>
          </w:rPrChange>
        </w:rPr>
      </w:pPr>
      <w:del w:id="2855" w:author="Nick Nicholas" w:date="2017-10-31T18:09:00Z">
        <w:r w:rsidRPr="00AC13A6" w:rsidDel="001C1E41">
          <w:rPr>
            <w:lang w:val="en-US"/>
            <w:rPrChange w:id="2856" w:author="Nick Nicholas" w:date="2017-11-16T12:15:00Z">
              <w:rPr/>
            </w:rPrChange>
          </w:rPr>
          <w:delText xml:space="preserve">          &lt;name&gt;VET Qual IV&lt;/name&gt;</w:delText>
        </w:r>
      </w:del>
    </w:p>
    <w:p w14:paraId="5950AFAB" w14:textId="4B99B608" w:rsidR="005C2583" w:rsidRPr="00AC13A6" w:rsidDel="001C1E41" w:rsidRDefault="00054597" w:rsidP="005C2583">
      <w:pPr>
        <w:rPr>
          <w:del w:id="2857" w:author="Nick Nicholas" w:date="2017-10-31T18:09:00Z"/>
          <w:lang w:val="en-US"/>
          <w:rPrChange w:id="2858" w:author="Nick Nicholas" w:date="2017-11-16T12:15:00Z">
            <w:rPr>
              <w:del w:id="2859" w:author="Nick Nicholas" w:date="2017-10-31T18:09:00Z"/>
            </w:rPr>
          </w:rPrChange>
        </w:rPr>
      </w:pPr>
      <w:del w:id="2860" w:author="Nick Nicholas" w:date="2017-10-31T18:09:00Z">
        <w:r w:rsidRPr="00AC13A6" w:rsidDel="001C1E41">
          <w:rPr>
            <w:lang w:val="en-US"/>
            <w:rPrChange w:id="2861" w:author="Nick Nicholas" w:date="2017-11-16T12:15:00Z">
              <w:rPr/>
            </w:rPrChange>
          </w:rPr>
          <w:delText xml:space="preserve">          </w:delText>
        </w:r>
        <w:r w:rsidR="005C2583" w:rsidRPr="00AC13A6" w:rsidDel="001C1E41">
          <w:rPr>
            <w:lang w:val="en-US"/>
            <w:rPrChange w:id="2862" w:author="Nick Nicholas" w:date="2017-11-16T12:15:00Z">
              <w:rPr/>
            </w:rPrChange>
          </w:rPr>
          <w:delText>&lt;learningStandardList&gt;</w:delText>
        </w:r>
      </w:del>
    </w:p>
    <w:p w14:paraId="07702038" w14:textId="62E935FC" w:rsidR="005C2583" w:rsidRPr="00AC13A6" w:rsidDel="001C1E41" w:rsidRDefault="005C2583" w:rsidP="005C2583">
      <w:pPr>
        <w:rPr>
          <w:del w:id="2863" w:author="Nick Nicholas" w:date="2017-10-31T18:09:00Z"/>
          <w:lang w:val="en-US"/>
          <w:rPrChange w:id="2864" w:author="Nick Nicholas" w:date="2017-11-16T12:15:00Z">
            <w:rPr>
              <w:del w:id="2865" w:author="Nick Nicholas" w:date="2017-10-31T18:09:00Z"/>
            </w:rPr>
          </w:rPrChange>
        </w:rPr>
      </w:pPr>
      <w:del w:id="2866" w:author="Nick Nicholas" w:date="2017-10-31T18:09:00Z">
        <w:r w:rsidRPr="00AC13A6" w:rsidDel="001C1E41">
          <w:rPr>
            <w:lang w:val="en-US"/>
            <w:rPrChange w:id="2867" w:author="Nick Nicholas" w:date="2017-11-16T12:15:00Z">
              <w:rPr/>
            </w:rPrChange>
          </w:rPr>
          <w:delText xml:space="preserve">        &lt;learningStandard&gt;</w:delText>
        </w:r>
      </w:del>
    </w:p>
    <w:p w14:paraId="7390C9CD" w14:textId="32813EFB" w:rsidR="005C2583" w:rsidRPr="00AC13A6" w:rsidDel="001C1E41" w:rsidRDefault="005C2583" w:rsidP="005C2583">
      <w:pPr>
        <w:rPr>
          <w:del w:id="2868" w:author="Nick Nicholas" w:date="2017-10-31T18:09:00Z"/>
          <w:lang w:val="en-US"/>
          <w:rPrChange w:id="2869" w:author="Nick Nicholas" w:date="2017-11-16T12:15:00Z">
            <w:rPr>
              <w:del w:id="2870" w:author="Nick Nicholas" w:date="2017-10-31T18:09:00Z"/>
            </w:rPr>
          </w:rPrChange>
        </w:rPr>
      </w:pPr>
      <w:del w:id="2871" w:author="Nick Nicholas" w:date="2017-10-31T18:09:00Z">
        <w:r w:rsidRPr="00AC13A6" w:rsidDel="001C1E41">
          <w:rPr>
            <w:lang w:val="en-US"/>
            <w:rPrChange w:id="2872" w:author="Nick Nicholas" w:date="2017-11-16T12:15:00Z">
              <w:rPr/>
            </w:rPrChange>
          </w:rPr>
          <w:delText xml:space="preserve">          &lt;url&gt;http://australiancurriculum.edu.au/A</w:delText>
        </w:r>
        <w:r w:rsidR="00533889" w:rsidRPr="00AC13A6" w:rsidDel="001C1E41">
          <w:rPr>
            <w:lang w:val="en-US"/>
            <w:rPrChange w:id="2873" w:author="Nick Nicholas" w:date="2017-11-16T12:15:00Z">
              <w:rPr/>
            </w:rPrChange>
          </w:rPr>
          <w:delText>XY</w:delText>
        </w:r>
        <w:r w:rsidRPr="00AC13A6" w:rsidDel="001C1E41">
          <w:rPr>
            <w:lang w:val="en-US"/>
            <w:rPrChange w:id="2874" w:author="Nick Nicholas" w:date="2017-11-16T12:15:00Z">
              <w:rPr/>
            </w:rPrChange>
          </w:rPr>
          <w:delText>432&lt;/url&gt;</w:delText>
        </w:r>
      </w:del>
    </w:p>
    <w:p w14:paraId="5A069B7B" w14:textId="4EB6FC11" w:rsidR="005C2583" w:rsidRPr="00AC13A6" w:rsidDel="001C1E41" w:rsidRDefault="00054597" w:rsidP="005C2583">
      <w:pPr>
        <w:rPr>
          <w:del w:id="2875" w:author="Nick Nicholas" w:date="2017-10-31T18:09:00Z"/>
          <w:lang w:val="en-US"/>
          <w:rPrChange w:id="2876" w:author="Nick Nicholas" w:date="2017-11-16T12:15:00Z">
            <w:rPr>
              <w:del w:id="2877" w:author="Nick Nicholas" w:date="2017-10-31T18:09:00Z"/>
            </w:rPr>
          </w:rPrChange>
        </w:rPr>
      </w:pPr>
      <w:del w:id="2878" w:author="Nick Nicholas" w:date="2017-10-31T18:09:00Z">
        <w:r w:rsidRPr="00AC13A6" w:rsidDel="001C1E41">
          <w:rPr>
            <w:lang w:val="en-US"/>
            <w:rPrChange w:id="2879" w:author="Nick Nicholas" w:date="2017-11-16T12:15:00Z">
              <w:rPr/>
            </w:rPrChange>
          </w:rPr>
          <w:delText xml:space="preserve">         </w:delText>
        </w:r>
        <w:r w:rsidR="005C2583" w:rsidRPr="00AC13A6" w:rsidDel="001C1E41">
          <w:rPr>
            <w:lang w:val="en-US"/>
            <w:rPrChange w:id="2880" w:author="Nick Nicholas" w:date="2017-11-16T12:15:00Z">
              <w:rPr/>
            </w:rPrChange>
          </w:rPr>
          <w:delText>&lt;/learningStandard&gt;</w:delText>
        </w:r>
      </w:del>
    </w:p>
    <w:p w14:paraId="4A87B45F" w14:textId="5CF0F28A" w:rsidR="005C2583" w:rsidRPr="00AC13A6" w:rsidDel="001C1E41" w:rsidRDefault="005C2583" w:rsidP="005C2583">
      <w:pPr>
        <w:rPr>
          <w:del w:id="2881" w:author="Nick Nicholas" w:date="2017-10-31T18:09:00Z"/>
          <w:lang w:val="en-US"/>
          <w:rPrChange w:id="2882" w:author="Nick Nicholas" w:date="2017-11-16T12:15:00Z">
            <w:rPr>
              <w:del w:id="2883" w:author="Nick Nicholas" w:date="2017-10-31T18:09:00Z"/>
            </w:rPr>
          </w:rPrChange>
        </w:rPr>
      </w:pPr>
      <w:del w:id="2884" w:author="Nick Nicholas" w:date="2017-10-31T18:09:00Z">
        <w:r w:rsidRPr="00AC13A6" w:rsidDel="001C1E41">
          <w:rPr>
            <w:lang w:val="en-US"/>
            <w:rPrChange w:id="2885" w:author="Nick Nicholas" w:date="2017-11-16T12:15:00Z">
              <w:rPr/>
            </w:rPrChange>
          </w:rPr>
          <w:delText xml:space="preserve">       &lt;/learningStandardList&gt;</w:delText>
        </w:r>
      </w:del>
    </w:p>
    <w:p w14:paraId="531F6F8F" w14:textId="22957439" w:rsidR="005C2583" w:rsidRPr="00AC13A6" w:rsidDel="001C1E41" w:rsidRDefault="005C2583" w:rsidP="005C2583">
      <w:pPr>
        <w:rPr>
          <w:del w:id="2886" w:author="Nick Nicholas" w:date="2017-10-31T18:09:00Z"/>
          <w:lang w:val="en-US"/>
          <w:rPrChange w:id="2887" w:author="Nick Nicholas" w:date="2017-11-16T12:15:00Z">
            <w:rPr>
              <w:del w:id="2888" w:author="Nick Nicholas" w:date="2017-10-31T18:09:00Z"/>
            </w:rPr>
          </w:rPrChange>
        </w:rPr>
      </w:pPr>
      <w:del w:id="2889" w:author="Nick Nicholas" w:date="2017-10-31T18:09:00Z">
        <w:r w:rsidRPr="00AC13A6" w:rsidDel="001C1E41">
          <w:rPr>
            <w:lang w:val="en-US"/>
            <w:rPrChange w:id="2890" w:author="Nick Nicholas" w:date="2017-11-16T12:15:00Z">
              <w:rPr/>
            </w:rPrChange>
          </w:rPr>
          <w:delText xml:space="preserve">     &lt;/qualificationInfo&gt;</w:delText>
        </w:r>
      </w:del>
    </w:p>
    <w:p w14:paraId="7807B2FD" w14:textId="5A986B3F" w:rsidR="005C2583" w:rsidRPr="00AC13A6" w:rsidDel="001C1E41" w:rsidRDefault="005C2583" w:rsidP="005C2583">
      <w:pPr>
        <w:rPr>
          <w:del w:id="2891" w:author="Nick Nicholas" w:date="2017-10-31T18:09:00Z"/>
          <w:lang w:val="en-US"/>
          <w:rPrChange w:id="2892" w:author="Nick Nicholas" w:date="2017-11-16T12:15:00Z">
            <w:rPr>
              <w:del w:id="2893" w:author="Nick Nicholas" w:date="2017-10-31T18:09:00Z"/>
            </w:rPr>
          </w:rPrChange>
        </w:rPr>
      </w:pPr>
      <w:del w:id="2894" w:author="Nick Nicholas" w:date="2017-10-31T18:09:00Z">
        <w:r w:rsidRPr="00AC13A6" w:rsidDel="001C1E41">
          <w:rPr>
            <w:lang w:val="en-US"/>
            <w:rPrChange w:id="2895" w:author="Nick Nicholas" w:date="2017-11-16T12:15:00Z">
              <w:rPr/>
            </w:rPrChange>
          </w:rPr>
          <w:delText xml:space="preserve">    &lt;/qualificationInfoList&gt;</w:delText>
        </w:r>
      </w:del>
    </w:p>
    <w:p w14:paraId="5A6A7F48" w14:textId="2457471A" w:rsidR="005C2583" w:rsidRPr="00AC13A6" w:rsidDel="001C1E41" w:rsidRDefault="005C2583" w:rsidP="005C2583">
      <w:pPr>
        <w:rPr>
          <w:del w:id="2896" w:author="Nick Nicholas" w:date="2017-10-31T18:09:00Z"/>
          <w:lang w:val="en-US"/>
          <w:rPrChange w:id="2897" w:author="Nick Nicholas" w:date="2017-11-16T12:15:00Z">
            <w:rPr>
              <w:del w:id="2898" w:author="Nick Nicholas" w:date="2017-10-31T18:09:00Z"/>
            </w:rPr>
          </w:rPrChange>
        </w:rPr>
      </w:pPr>
    </w:p>
    <w:p w14:paraId="42A1D23C" w14:textId="434F638C" w:rsidR="005C2583" w:rsidRPr="00AC13A6" w:rsidDel="002451C1" w:rsidRDefault="005C2583" w:rsidP="005C2583">
      <w:pPr>
        <w:rPr>
          <w:del w:id="2899" w:author="Nick Nicholas" w:date="2017-10-31T18:01:00Z"/>
          <w:lang w:val="en-US"/>
          <w:rPrChange w:id="2900" w:author="Nick Nicholas" w:date="2017-11-16T12:15:00Z">
            <w:rPr>
              <w:del w:id="2901" w:author="Nick Nicholas" w:date="2017-10-31T18:01:00Z"/>
            </w:rPr>
          </w:rPrChange>
        </w:rPr>
      </w:pPr>
      <w:del w:id="2902" w:author="Nick Nicholas" w:date="2017-10-31T18:09:00Z">
        <w:r w:rsidRPr="00AC13A6" w:rsidDel="001C1E41">
          <w:rPr>
            <w:lang w:val="en-US"/>
            <w:rPrChange w:id="2903" w:author="Nick Nicholas" w:date="2017-11-16T12:15:00Z">
              <w:rPr/>
            </w:rPrChange>
          </w:rPr>
          <w:delText xml:space="preserve">    &lt;courseInfoList&gt;</w:delText>
        </w:r>
      </w:del>
    </w:p>
    <w:p w14:paraId="550B22E9" w14:textId="77B4A186" w:rsidR="005C2583" w:rsidRPr="00AC13A6" w:rsidDel="001C1E41" w:rsidRDefault="005C2583" w:rsidP="005C2583">
      <w:pPr>
        <w:rPr>
          <w:del w:id="2904" w:author="Nick Nicholas" w:date="2017-10-31T18:09:00Z"/>
          <w:lang w:val="en-US"/>
          <w:rPrChange w:id="2905" w:author="Nick Nicholas" w:date="2017-11-16T12:15:00Z">
            <w:rPr>
              <w:del w:id="2906" w:author="Nick Nicholas" w:date="2017-10-31T18:09:00Z"/>
            </w:rPr>
          </w:rPrChange>
        </w:rPr>
      </w:pPr>
      <w:del w:id="2907" w:author="Nick Nicholas" w:date="2017-10-31T18:01:00Z">
        <w:r w:rsidRPr="0022317A" w:rsidDel="002451C1">
          <w:rPr>
            <w:lang w:val="en-US"/>
            <w:rPrChange w:id="2908" w:author="Nick Nicholas" w:date="2017-10-31T18:01:00Z">
              <w:rPr/>
            </w:rPrChange>
          </w:rPr>
          <w:delText>&lt;!</w:delText>
        </w:r>
      </w:del>
      <w:del w:id="2909" w:author="Nick Nicholas" w:date="2017-10-31T18:09:00Z">
        <w:r w:rsidRPr="0022317A" w:rsidDel="001C1E41">
          <w:rPr>
            <w:lang w:val="en-US"/>
            <w:rPrChange w:id="2910" w:author="Nick Nicholas" w:date="2017-10-31T18:01:00Z">
              <w:rPr/>
            </w:rPrChange>
          </w:rPr>
          <w:delText xml:space="preserve">-- This enumerates any courses of study undertaken towards the qualification. </w:delText>
        </w:r>
        <w:r w:rsidRPr="00AC13A6" w:rsidDel="001C1E41">
          <w:rPr>
            <w:lang w:val="en-US"/>
            <w:rPrChange w:id="2911" w:author="Nick Nicholas" w:date="2017-11-16T12:15:00Z">
              <w:rPr/>
            </w:rPrChange>
          </w:rPr>
          <w:delText>In the case of Course Endorsements, the qualification is specific to the course; e.g. Year 12 Course and Year 12 Qualification --&gt;</w:delText>
        </w:r>
      </w:del>
    </w:p>
    <w:p w14:paraId="274719B1" w14:textId="67A577F4" w:rsidR="005C2583" w:rsidRPr="00AC13A6" w:rsidDel="001C1E41" w:rsidRDefault="005C2583" w:rsidP="005C2583">
      <w:pPr>
        <w:rPr>
          <w:del w:id="2912" w:author="Nick Nicholas" w:date="2017-10-31T18:09:00Z"/>
          <w:lang w:val="en-US"/>
          <w:rPrChange w:id="2913" w:author="Nick Nicholas" w:date="2017-11-16T12:15:00Z">
            <w:rPr>
              <w:del w:id="2914" w:author="Nick Nicholas" w:date="2017-10-31T18:09:00Z"/>
            </w:rPr>
          </w:rPrChange>
        </w:rPr>
      </w:pPr>
      <w:del w:id="2915" w:author="Nick Nicholas" w:date="2017-10-31T18:09:00Z">
        <w:r w:rsidRPr="00AC13A6" w:rsidDel="001C1E41">
          <w:rPr>
            <w:lang w:val="en-US"/>
            <w:rPrChange w:id="2916" w:author="Nick Nicholas" w:date="2017-11-16T12:15:00Z">
              <w:rPr/>
            </w:rPrChange>
          </w:rPr>
          <w:delText xml:space="preserve">      &lt;courseInfo&gt;</w:delText>
        </w:r>
      </w:del>
    </w:p>
    <w:p w14:paraId="6DB154FE" w14:textId="51F7C998" w:rsidR="005C2583" w:rsidRPr="00AC13A6" w:rsidDel="001C1E41" w:rsidRDefault="005C2583" w:rsidP="005C2583">
      <w:pPr>
        <w:rPr>
          <w:del w:id="2917" w:author="Nick Nicholas" w:date="2017-10-31T18:09:00Z"/>
          <w:lang w:val="en-US"/>
          <w:rPrChange w:id="2918" w:author="Nick Nicholas" w:date="2017-11-16T12:15:00Z">
            <w:rPr>
              <w:del w:id="2919" w:author="Nick Nicholas" w:date="2017-10-31T18:09:00Z"/>
            </w:rPr>
          </w:rPrChange>
        </w:rPr>
      </w:pPr>
      <w:del w:id="2920" w:author="Nick Nicholas" w:date="2017-10-31T18:09:00Z">
        <w:r w:rsidRPr="00AC13A6" w:rsidDel="001C1E41">
          <w:rPr>
            <w:lang w:val="en-US"/>
            <w:rPrChange w:id="2921" w:author="Nick Nicholas" w:date="2017-11-16T12:15:00Z">
              <w:rPr/>
            </w:rPrChange>
          </w:rPr>
          <w:delText xml:space="preserve">        &lt;course SIF_RefType=”courseInfo”&gt;f0000000-00000&lt;/course&gt;</w:delText>
        </w:r>
      </w:del>
    </w:p>
    <w:p w14:paraId="47168F3B" w14:textId="04C9A8C0" w:rsidR="005C2583" w:rsidRPr="00AC13A6" w:rsidDel="001C1E41" w:rsidRDefault="005C2583" w:rsidP="005C2583">
      <w:pPr>
        <w:rPr>
          <w:del w:id="2922" w:author="Nick Nicholas" w:date="2017-10-31T18:09:00Z"/>
          <w:lang w:val="en-US"/>
          <w:rPrChange w:id="2923" w:author="Nick Nicholas" w:date="2017-11-16T12:15:00Z">
            <w:rPr>
              <w:del w:id="2924" w:author="Nick Nicholas" w:date="2017-10-31T18:09:00Z"/>
            </w:rPr>
          </w:rPrChange>
        </w:rPr>
      </w:pPr>
      <w:del w:id="2925" w:author="Nick Nicholas" w:date="2017-10-31T18:09:00Z">
        <w:r w:rsidRPr="00AC13A6" w:rsidDel="001C1E41">
          <w:rPr>
            <w:lang w:val="en-US"/>
            <w:rPrChange w:id="2926" w:author="Nick Nicholas" w:date="2017-11-16T12:15:00Z">
              <w:rPr/>
            </w:rPrChange>
          </w:rPr>
          <w:delText xml:space="preserve">          &lt;name&gt;Victorian Certification of Education&lt;/name&gt;</w:delText>
        </w:r>
      </w:del>
    </w:p>
    <w:p w14:paraId="2F1208AC" w14:textId="1ECC64F9" w:rsidR="005C2583" w:rsidRPr="00AC13A6" w:rsidDel="001C1E41" w:rsidRDefault="00BA3DB6" w:rsidP="005C2583">
      <w:pPr>
        <w:rPr>
          <w:del w:id="2927" w:author="Nick Nicholas" w:date="2017-10-31T18:09:00Z"/>
          <w:lang w:val="en-US"/>
          <w:rPrChange w:id="2928" w:author="Nick Nicholas" w:date="2017-11-16T12:15:00Z">
            <w:rPr>
              <w:del w:id="2929" w:author="Nick Nicholas" w:date="2017-10-31T18:09:00Z"/>
            </w:rPr>
          </w:rPrChange>
        </w:rPr>
      </w:pPr>
      <w:del w:id="2930" w:author="Nick Nicholas" w:date="2017-10-31T18:09:00Z">
        <w:r w:rsidRPr="00AC13A6" w:rsidDel="001C1E41">
          <w:rPr>
            <w:lang w:val="en-US"/>
            <w:rPrChange w:id="2931" w:author="Nick Nicholas" w:date="2017-11-16T12:15:00Z">
              <w:rPr/>
            </w:rPrChange>
          </w:rPr>
          <w:delText xml:space="preserve">         </w:delText>
        </w:r>
        <w:r w:rsidR="005C2583" w:rsidRPr="00AC13A6" w:rsidDel="001C1E41">
          <w:rPr>
            <w:lang w:val="en-US"/>
            <w:rPrChange w:id="2932" w:author="Nick Nicholas" w:date="2017-11-16T12:15:00Z">
              <w:rPr/>
            </w:rPrChange>
          </w:rPr>
          <w:delText>&lt;learningStandardList&gt;</w:delText>
        </w:r>
      </w:del>
    </w:p>
    <w:p w14:paraId="61E38E04" w14:textId="224A74C8" w:rsidR="005C2583" w:rsidRPr="00AC13A6" w:rsidDel="001C1E41" w:rsidRDefault="005C2583" w:rsidP="005C2583">
      <w:pPr>
        <w:rPr>
          <w:del w:id="2933" w:author="Nick Nicholas" w:date="2017-10-31T18:09:00Z"/>
          <w:lang w:val="en-US"/>
          <w:rPrChange w:id="2934" w:author="Nick Nicholas" w:date="2017-11-16T12:15:00Z">
            <w:rPr>
              <w:del w:id="2935" w:author="Nick Nicholas" w:date="2017-10-31T18:09:00Z"/>
            </w:rPr>
          </w:rPrChange>
        </w:rPr>
      </w:pPr>
      <w:del w:id="2936" w:author="Nick Nicholas" w:date="2017-10-31T18:09:00Z">
        <w:r w:rsidRPr="00AC13A6" w:rsidDel="001C1E41">
          <w:rPr>
            <w:lang w:val="en-US"/>
            <w:rPrChange w:id="2937" w:author="Nick Nicholas" w:date="2017-11-16T12:15:00Z">
              <w:rPr/>
            </w:rPrChange>
          </w:rPr>
          <w:delText xml:space="preserve">        &lt;learningStandard&gt;</w:delText>
        </w:r>
      </w:del>
    </w:p>
    <w:p w14:paraId="71CC1FFE" w14:textId="3A154955" w:rsidR="005C2583" w:rsidRPr="00AC13A6" w:rsidDel="001C1E41" w:rsidRDefault="005C2583" w:rsidP="005C2583">
      <w:pPr>
        <w:rPr>
          <w:del w:id="2938" w:author="Nick Nicholas" w:date="2017-10-31T18:09:00Z"/>
          <w:lang w:val="en-US"/>
          <w:rPrChange w:id="2939" w:author="Nick Nicholas" w:date="2017-11-16T12:15:00Z">
            <w:rPr>
              <w:del w:id="2940" w:author="Nick Nicholas" w:date="2017-10-31T18:09:00Z"/>
            </w:rPr>
          </w:rPrChange>
        </w:rPr>
      </w:pPr>
      <w:del w:id="2941" w:author="Nick Nicholas" w:date="2017-10-31T18:09:00Z">
        <w:r w:rsidRPr="00AC13A6" w:rsidDel="001C1E41">
          <w:rPr>
            <w:lang w:val="en-US"/>
            <w:rPrChange w:id="2942" w:author="Nick Nicholas" w:date="2017-11-16T12:15:00Z">
              <w:rPr/>
            </w:rPrChange>
          </w:rPr>
          <w:delText xml:space="preserve">          &lt;url&gt;http://australiancurriculum.edu.au/A</w:delText>
        </w:r>
        <w:r w:rsidR="00533889" w:rsidRPr="00AC13A6" w:rsidDel="001C1E41">
          <w:rPr>
            <w:lang w:val="en-US"/>
            <w:rPrChange w:id="2943" w:author="Nick Nicholas" w:date="2017-11-16T12:15:00Z">
              <w:rPr/>
            </w:rPrChange>
          </w:rPr>
          <w:delText>DB</w:delText>
        </w:r>
        <w:r w:rsidRPr="00AC13A6" w:rsidDel="001C1E41">
          <w:rPr>
            <w:lang w:val="en-US"/>
            <w:rPrChange w:id="2944" w:author="Nick Nicholas" w:date="2017-11-16T12:15:00Z">
              <w:rPr/>
            </w:rPrChange>
          </w:rPr>
          <w:delText>432&lt;/url&gt;</w:delText>
        </w:r>
      </w:del>
    </w:p>
    <w:p w14:paraId="3D2A64A0" w14:textId="09FF8040" w:rsidR="005C2583" w:rsidRPr="00AC13A6" w:rsidDel="001C1E41" w:rsidRDefault="00BA3DB6" w:rsidP="005C2583">
      <w:pPr>
        <w:rPr>
          <w:del w:id="2945" w:author="Nick Nicholas" w:date="2017-10-31T18:09:00Z"/>
          <w:lang w:val="en-US"/>
          <w:rPrChange w:id="2946" w:author="Nick Nicholas" w:date="2017-11-16T12:15:00Z">
            <w:rPr>
              <w:del w:id="2947" w:author="Nick Nicholas" w:date="2017-10-31T18:09:00Z"/>
            </w:rPr>
          </w:rPrChange>
        </w:rPr>
      </w:pPr>
      <w:del w:id="2948" w:author="Nick Nicholas" w:date="2017-10-31T18:09:00Z">
        <w:r w:rsidRPr="00AC13A6" w:rsidDel="001C1E41">
          <w:rPr>
            <w:lang w:val="en-US"/>
            <w:rPrChange w:id="2949" w:author="Nick Nicholas" w:date="2017-11-16T12:15:00Z">
              <w:rPr/>
            </w:rPrChange>
          </w:rPr>
          <w:delText xml:space="preserve">         </w:delText>
        </w:r>
        <w:r w:rsidR="005C2583" w:rsidRPr="00AC13A6" w:rsidDel="001C1E41">
          <w:rPr>
            <w:lang w:val="en-US"/>
            <w:rPrChange w:id="2950" w:author="Nick Nicholas" w:date="2017-11-16T12:15:00Z">
              <w:rPr/>
            </w:rPrChange>
          </w:rPr>
          <w:delText>&lt;/learningStandard&gt;</w:delText>
        </w:r>
      </w:del>
    </w:p>
    <w:p w14:paraId="1E63244B" w14:textId="29E7CA0E" w:rsidR="005C2583" w:rsidRPr="00AC13A6" w:rsidDel="001C1E41" w:rsidRDefault="005C2583" w:rsidP="005C2583">
      <w:pPr>
        <w:rPr>
          <w:del w:id="2951" w:author="Nick Nicholas" w:date="2017-10-31T18:09:00Z"/>
          <w:lang w:val="en-US"/>
          <w:rPrChange w:id="2952" w:author="Nick Nicholas" w:date="2017-11-16T12:15:00Z">
            <w:rPr>
              <w:del w:id="2953" w:author="Nick Nicholas" w:date="2017-10-31T18:09:00Z"/>
            </w:rPr>
          </w:rPrChange>
        </w:rPr>
      </w:pPr>
      <w:del w:id="2954" w:author="Nick Nicholas" w:date="2017-10-31T18:09:00Z">
        <w:r w:rsidRPr="00AC13A6" w:rsidDel="001C1E41">
          <w:rPr>
            <w:lang w:val="en-US"/>
            <w:rPrChange w:id="2955" w:author="Nick Nicholas" w:date="2017-11-16T12:15:00Z">
              <w:rPr/>
            </w:rPrChange>
          </w:rPr>
          <w:delText xml:space="preserve">       &lt;/learningStandardList&gt;</w:delText>
        </w:r>
      </w:del>
    </w:p>
    <w:p w14:paraId="5C7426BD" w14:textId="3C3F3468" w:rsidR="005C2583" w:rsidRPr="00AC13A6" w:rsidDel="001C1E41" w:rsidRDefault="005C2583" w:rsidP="005C2583">
      <w:pPr>
        <w:rPr>
          <w:del w:id="2956" w:author="Nick Nicholas" w:date="2017-10-31T18:09:00Z"/>
          <w:lang w:val="en-US"/>
          <w:rPrChange w:id="2957" w:author="Nick Nicholas" w:date="2017-11-16T12:15:00Z">
            <w:rPr>
              <w:del w:id="2958" w:author="Nick Nicholas" w:date="2017-10-31T18:09:00Z"/>
            </w:rPr>
          </w:rPrChange>
        </w:rPr>
      </w:pPr>
      <w:del w:id="2959" w:author="Nick Nicholas" w:date="2017-10-31T18:09:00Z">
        <w:r w:rsidRPr="00AC13A6" w:rsidDel="001C1E41">
          <w:rPr>
            <w:lang w:val="en-US"/>
            <w:rPrChange w:id="2960" w:author="Nick Nicholas" w:date="2017-11-16T12:15:00Z">
              <w:rPr/>
            </w:rPrChange>
          </w:rPr>
          <w:delText xml:space="preserve">     &lt;/courseInfo&gt;</w:delText>
        </w:r>
      </w:del>
    </w:p>
    <w:p w14:paraId="6EFF042A" w14:textId="5FCA51E5" w:rsidR="005C2583" w:rsidRPr="00AC13A6" w:rsidDel="001C1E41" w:rsidRDefault="005C2583" w:rsidP="005C2583">
      <w:pPr>
        <w:rPr>
          <w:del w:id="2961" w:author="Nick Nicholas" w:date="2017-10-31T18:09:00Z"/>
          <w:lang w:val="en-US"/>
          <w:rPrChange w:id="2962" w:author="Nick Nicholas" w:date="2017-11-16T12:15:00Z">
            <w:rPr>
              <w:del w:id="2963" w:author="Nick Nicholas" w:date="2017-10-31T18:09:00Z"/>
            </w:rPr>
          </w:rPrChange>
        </w:rPr>
      </w:pPr>
      <w:del w:id="2964" w:author="Nick Nicholas" w:date="2017-10-31T18:09:00Z">
        <w:r w:rsidRPr="00AC13A6" w:rsidDel="001C1E41">
          <w:rPr>
            <w:lang w:val="en-US"/>
            <w:rPrChange w:id="2965" w:author="Nick Nicholas" w:date="2017-11-16T12:15:00Z">
              <w:rPr/>
            </w:rPrChange>
          </w:rPr>
          <w:delText xml:space="preserve">    &lt;/courseInfoList&gt;</w:delText>
        </w:r>
      </w:del>
    </w:p>
    <w:p w14:paraId="484FA17D" w14:textId="01BA143C" w:rsidR="005C2583" w:rsidRPr="00AC13A6" w:rsidDel="001C1E41" w:rsidRDefault="005C2583" w:rsidP="005C2583">
      <w:pPr>
        <w:rPr>
          <w:del w:id="2966" w:author="Nick Nicholas" w:date="2017-10-31T18:09:00Z"/>
          <w:lang w:val="en-US"/>
          <w:rPrChange w:id="2967" w:author="Nick Nicholas" w:date="2017-11-16T12:15:00Z">
            <w:rPr>
              <w:del w:id="2968" w:author="Nick Nicholas" w:date="2017-10-31T18:09:00Z"/>
            </w:rPr>
          </w:rPrChange>
        </w:rPr>
      </w:pPr>
      <w:del w:id="2969" w:author="Nick Nicholas" w:date="2017-10-31T18:09:00Z">
        <w:r w:rsidRPr="00AC13A6" w:rsidDel="001C1E41">
          <w:rPr>
            <w:lang w:val="en-US"/>
            <w:rPrChange w:id="2970" w:author="Nick Nicholas" w:date="2017-11-16T12:15:00Z">
              <w:rPr/>
            </w:rPrChange>
          </w:rPr>
          <w:delText>&lt;/studentQualificationAchievement&gt;</w:delText>
        </w:r>
      </w:del>
    </w:p>
    <w:p w14:paraId="6ACD5C45" w14:textId="52E1E4EE" w:rsidR="005C2583" w:rsidRPr="00AC13A6" w:rsidDel="00F243C5" w:rsidRDefault="005C2583" w:rsidP="001B25BC">
      <w:pPr>
        <w:rPr>
          <w:del w:id="2971" w:author="Nick Nicholas" w:date="2017-11-20T16:55:00Z"/>
          <w:lang w:val="en-US"/>
          <w:rPrChange w:id="2972" w:author="Nick Nicholas" w:date="2017-11-16T12:15:00Z">
            <w:rPr>
              <w:del w:id="2973" w:author="Nick Nicholas" w:date="2017-11-20T16:55:00Z"/>
            </w:rPr>
          </w:rPrChange>
        </w:rPr>
      </w:pPr>
    </w:p>
    <w:p w14:paraId="6359C1D8" w14:textId="3F186989" w:rsidR="005C2583" w:rsidRPr="00AC13A6" w:rsidDel="00F243C5" w:rsidRDefault="005C2583" w:rsidP="001B25BC">
      <w:pPr>
        <w:rPr>
          <w:del w:id="2974" w:author="Nick Nicholas" w:date="2017-11-20T16:55:00Z"/>
          <w:lang w:val="en-US"/>
          <w:rPrChange w:id="2975" w:author="Nick Nicholas" w:date="2017-11-16T12:15:00Z">
            <w:rPr>
              <w:del w:id="2976" w:author="Nick Nicholas" w:date="2017-11-20T16:55:00Z"/>
            </w:rPr>
          </w:rPrChange>
        </w:rPr>
      </w:pPr>
    </w:p>
    <w:p w14:paraId="056E6DBD" w14:textId="6D9ABB29" w:rsidR="005C2583" w:rsidRPr="00AC13A6" w:rsidDel="00F243C5" w:rsidRDefault="00F70BCD" w:rsidP="001B25BC">
      <w:pPr>
        <w:rPr>
          <w:del w:id="2977" w:author="Nick Nicholas" w:date="2017-11-20T16:55:00Z"/>
          <w:lang w:val="en-US"/>
          <w:rPrChange w:id="2978" w:author="Nick Nicholas" w:date="2017-11-16T12:15:00Z">
            <w:rPr>
              <w:del w:id="2979" w:author="Nick Nicholas" w:date="2017-11-20T16:55:00Z"/>
            </w:rPr>
          </w:rPrChange>
        </w:rPr>
      </w:pPr>
      <w:del w:id="2980" w:author="Nick Nicholas" w:date="2017-11-20T16:55:00Z">
        <w:r w:rsidRPr="00AC13A6" w:rsidDel="00F243C5">
          <w:rPr>
            <w:lang w:val="en-US"/>
            <w:rPrChange w:id="2981" w:author="Nick Nicholas" w:date="2017-11-16T12:15:00Z">
              <w:rPr/>
            </w:rPrChange>
          </w:rPr>
          <w:delText xml:space="preserve">An even simpler instance, omitting any information about </w:delText>
        </w:r>
        <w:r w:rsidR="003E04F7" w:rsidRPr="00AC13A6" w:rsidDel="00F243C5">
          <w:rPr>
            <w:lang w:val="en-US"/>
            <w:rPrChange w:id="2982" w:author="Nick Nicholas" w:date="2017-11-16T12:15:00Z">
              <w:rPr/>
            </w:rPrChange>
          </w:rPr>
          <w:delText>qualification</w:delText>
        </w:r>
      </w:del>
      <w:ins w:id="2983" w:author="Linda Marshall" w:date="2017-11-16T11:37:00Z">
        <w:del w:id="2984" w:author="Nick Nicholas" w:date="2017-11-20T16:55:00Z">
          <w:r w:rsidR="002474FD" w:rsidRPr="00AC13A6" w:rsidDel="00F243C5">
            <w:rPr>
              <w:lang w:val="en-US"/>
              <w:rPrChange w:id="2985" w:author="Nick Nicholas" w:date="2017-11-16T12:15:00Z">
                <w:rPr/>
              </w:rPrChange>
            </w:rPr>
            <w:delText>credential</w:delText>
          </w:r>
        </w:del>
      </w:ins>
      <w:del w:id="2986" w:author="Nick Nicholas" w:date="2017-11-20T16:55:00Z">
        <w:r w:rsidR="003E04F7" w:rsidRPr="00AC13A6" w:rsidDel="00F243C5">
          <w:rPr>
            <w:lang w:val="en-US"/>
            <w:rPrChange w:id="2987" w:author="Nick Nicholas" w:date="2017-11-16T12:15:00Z">
              <w:rPr/>
            </w:rPrChange>
          </w:rPr>
          <w:delText>s, and serving as a pure student transcript:</w:delText>
        </w:r>
      </w:del>
    </w:p>
    <w:p w14:paraId="5AF77B05" w14:textId="640AF4ED" w:rsidR="003E04F7" w:rsidRPr="00AC13A6" w:rsidDel="00F243C5" w:rsidRDefault="003E04F7" w:rsidP="001B25BC">
      <w:pPr>
        <w:rPr>
          <w:del w:id="2988" w:author="Nick Nicholas" w:date="2017-11-20T16:55:00Z"/>
          <w:lang w:val="en-US"/>
          <w:rPrChange w:id="2989" w:author="Nick Nicholas" w:date="2017-11-16T12:15:00Z">
            <w:rPr>
              <w:del w:id="2990" w:author="Nick Nicholas" w:date="2017-11-20T16:55:00Z"/>
            </w:rPr>
          </w:rPrChange>
        </w:rPr>
      </w:pPr>
    </w:p>
    <w:p w14:paraId="7A32BB1E" w14:textId="13630AA2" w:rsidR="003E04F7" w:rsidRPr="00AC13A6" w:rsidDel="00F243C5" w:rsidRDefault="003E04F7" w:rsidP="001B25BC">
      <w:pPr>
        <w:rPr>
          <w:del w:id="2991" w:author="Nick Nicholas" w:date="2017-11-20T16:55:00Z"/>
          <w:lang w:val="en-US"/>
          <w:rPrChange w:id="2992" w:author="Nick Nicholas" w:date="2017-11-16T12:15:00Z">
            <w:rPr>
              <w:del w:id="2993" w:author="Nick Nicholas" w:date="2017-11-20T16:55:00Z"/>
            </w:rPr>
          </w:rPrChange>
        </w:rPr>
      </w:pPr>
    </w:p>
    <w:p w14:paraId="1FE4ED87" w14:textId="7A07AF72" w:rsidR="003E04F7" w:rsidDel="001C1E41" w:rsidRDefault="002474FD" w:rsidP="003E04F7">
      <w:pPr>
        <w:rPr>
          <w:del w:id="2994" w:author="Nick Nicholas" w:date="2017-10-31T18:10:00Z"/>
        </w:rPr>
      </w:pPr>
      <w:ins w:id="2995" w:author="Linda Marshall" w:date="2017-11-16T11:37:00Z">
        <w:del w:id="2996" w:author="Nick Nicholas" w:date="2017-11-20T16:55:00Z">
          <w:r w:rsidDel="00F243C5">
            <w:rPr>
              <w:lang w:val="en-US"/>
            </w:rPr>
            <w:delText>CredentialCredentialCredentialCredentialCredential</w:delText>
          </w:r>
        </w:del>
      </w:ins>
      <w:ins w:id="2997" w:author="Linda Marshall" w:date="2017-11-16T11:38:00Z">
        <w:del w:id="2998" w:author="Nick Nicholas" w:date="2017-11-20T16:55:00Z">
          <w:r w:rsidDel="00F243C5">
            <w:rPr>
              <w:lang w:val="en-US"/>
            </w:rPr>
            <w:delText>CredentialCredentialCredential</w:delText>
          </w:r>
        </w:del>
      </w:ins>
      <w:ins w:id="2999" w:author="Linda Marshall" w:date="2017-11-16T11:39:00Z">
        <w:del w:id="3000" w:author="Nick Nicholas" w:date="2017-11-20T16:55:00Z">
          <w:r w:rsidDel="00F243C5">
            <w:rPr>
              <w:lang w:val="en-US"/>
            </w:rPr>
            <w:delText>credentialcredentialcredential</w:delText>
          </w:r>
        </w:del>
      </w:ins>
      <w:ins w:id="3001" w:author="Linda Marshall" w:date="2017-11-16T11:38:00Z">
        <w:del w:id="3002" w:author="Nick Nicholas" w:date="2017-11-20T16:55:00Z">
          <w:r w:rsidDel="00F243C5">
            <w:rPr>
              <w:lang w:val="en-US"/>
            </w:rPr>
            <w:delText>CredentialCredentialCredentialCredentialCredentialCredentialCredentialCredentialCredential</w:delText>
          </w:r>
        </w:del>
      </w:ins>
      <w:ins w:id="3003" w:author="Linda Marshall" w:date="2017-11-16T11:39:00Z">
        <w:del w:id="3004" w:author="Nick Nicholas" w:date="2017-11-20T16:55:00Z">
          <w:r w:rsidDel="00F243C5">
            <w:rPr>
              <w:lang w:val="en-US"/>
            </w:rPr>
            <w:delText>credentialcredential</w:delText>
          </w:r>
        </w:del>
      </w:ins>
      <w:ins w:id="3005" w:author="Linda Marshall" w:date="2017-11-16T11:46:00Z">
        <w:del w:id="3006" w:author="Nick Nicholas" w:date="2017-11-20T16:55:00Z">
          <w:r w:rsidR="00957CFA" w:rsidDel="00F243C5">
            <w:rPr>
              <w:lang w:val="en-US"/>
            </w:rPr>
            <w:delText>Credential</w:delText>
          </w:r>
        </w:del>
      </w:ins>
      <w:ins w:id="3007" w:author="Linda Marshall" w:date="2017-11-16T11:40:00Z">
        <w:del w:id="3008" w:author="Nick Nicholas" w:date="2017-11-20T16:55:00Z">
          <w:r w:rsidDel="00F243C5">
            <w:rPr>
              <w:lang w:val="en-US"/>
            </w:rPr>
            <w:delText>CredentialLearningCredentialLearningCredentialLearning</w:delText>
          </w:r>
        </w:del>
      </w:ins>
      <w:del w:id="3009" w:author="Nick Nicholas" w:date="2017-10-31T18:10:00Z">
        <w:r w:rsidR="003E04F7" w:rsidDel="001C1E41">
          <w:delText>&lt;student</w:delText>
        </w:r>
        <w:r w:rsidR="008421CB" w:rsidDel="001C1E41">
          <w:delText>Transcript</w:delText>
        </w:r>
        <w:r w:rsidR="003E04F7" w:rsidDel="001C1E41">
          <w:delText>&gt;</w:delText>
        </w:r>
      </w:del>
    </w:p>
    <w:p w14:paraId="1A8E7B55" w14:textId="5096A98E" w:rsidR="003E04F7" w:rsidRPr="009807C6" w:rsidDel="001C1E41" w:rsidRDefault="003E04F7" w:rsidP="003E04F7">
      <w:pPr>
        <w:rPr>
          <w:del w:id="3010" w:author="Nick Nicholas" w:date="2017-10-31T18:10:00Z"/>
        </w:rPr>
      </w:pPr>
    </w:p>
    <w:p w14:paraId="671E2EF0" w14:textId="3EF39E41" w:rsidR="003E04F7" w:rsidDel="001C1E41" w:rsidRDefault="003E04F7" w:rsidP="003E04F7">
      <w:pPr>
        <w:rPr>
          <w:del w:id="3011" w:author="Nick Nicholas" w:date="2017-10-31T18:10:00Z"/>
        </w:rPr>
      </w:pPr>
      <w:del w:id="3012" w:author="Nick Nicholas" w:date="2017-10-31T18:10:00Z">
        <w:r w:rsidDel="001C1E41">
          <w:delText>&lt;assessmentInfoList&gt;</w:delText>
        </w:r>
      </w:del>
    </w:p>
    <w:p w14:paraId="0BFB9CD6" w14:textId="230AEC25" w:rsidR="003E04F7" w:rsidDel="001C1E41" w:rsidRDefault="003E04F7" w:rsidP="003E04F7">
      <w:pPr>
        <w:rPr>
          <w:del w:id="3013" w:author="Nick Nicholas" w:date="2017-10-31T18:10:00Z"/>
        </w:rPr>
      </w:pPr>
      <w:del w:id="3014" w:author="Nick Nicholas" w:date="2017-10-31T18:10:00Z">
        <w:r w:rsidDel="001C1E41">
          <w:delText xml:space="preserve">      &lt;assessmentInfo&gt;</w:delText>
        </w:r>
      </w:del>
    </w:p>
    <w:p w14:paraId="4EBC6395" w14:textId="5296A435" w:rsidR="003E04F7" w:rsidDel="002451C1" w:rsidRDefault="003E04F7" w:rsidP="003E04F7">
      <w:pPr>
        <w:rPr>
          <w:del w:id="3015" w:author="Nick Nicholas" w:date="2017-10-31T18:01:00Z"/>
        </w:rPr>
      </w:pPr>
      <w:del w:id="3016" w:author="Nick Nicholas" w:date="2017-10-31T18:10:00Z">
        <w:r w:rsidDel="001C1E41">
          <w:delText xml:space="preserve">         &lt;assessment SIF_RefType=”???AssessmentInfo”&gt;f0000000-00000&lt;/assessment&gt;</w:delText>
        </w:r>
      </w:del>
    </w:p>
    <w:p w14:paraId="2C451A8E" w14:textId="21C83DF1" w:rsidR="003E04F7" w:rsidDel="001C1E41" w:rsidRDefault="003E04F7" w:rsidP="003E04F7">
      <w:pPr>
        <w:rPr>
          <w:del w:id="3017" w:author="Nick Nicholas" w:date="2017-10-31T18:10:00Z"/>
        </w:rPr>
      </w:pPr>
      <w:del w:id="3018" w:author="Nick Nicholas" w:date="2017-10-31T18:01:00Z">
        <w:r w:rsidRPr="0022317A" w:rsidDel="002451C1">
          <w:rPr>
            <w:lang w:val="en-US"/>
            <w:rPrChange w:id="3019" w:author="Nick Nicholas" w:date="2017-10-31T18:01:00Z">
              <w:rPr/>
            </w:rPrChange>
          </w:rPr>
          <w:delText>&lt;!</w:delText>
        </w:r>
      </w:del>
      <w:del w:id="3020" w:author="Nick Nicholas" w:date="2017-10-31T18:10:00Z">
        <w:r w:rsidRPr="0022317A" w:rsidDel="001C1E41">
          <w:rPr>
            <w:lang w:val="en-US"/>
            <w:rPrChange w:id="3021" w:author="Nick Nicholas" w:date="2017-10-31T18:01:00Z">
              <w:rPr/>
            </w:rPrChange>
          </w:rPr>
          <w:delText xml:space="preserve">-- The assessment results tracked here are likely to be summative, of the type not modelled here yet. </w:delText>
        </w:r>
        <w:r w:rsidDel="001C1E41">
          <w:delText>Formative assessment, like GradingAssignmentScores, could also be linked in here --&gt;</w:delText>
        </w:r>
      </w:del>
    </w:p>
    <w:p w14:paraId="721881BD" w14:textId="19FD051E" w:rsidR="003E04F7" w:rsidDel="001C1E41" w:rsidRDefault="003E04F7" w:rsidP="003E04F7">
      <w:pPr>
        <w:rPr>
          <w:del w:id="3022" w:author="Nick Nicholas" w:date="2017-10-31T18:10:00Z"/>
        </w:rPr>
      </w:pPr>
      <w:del w:id="3023" w:author="Nick Nicholas" w:date="2017-10-31T18:10:00Z">
        <w:r w:rsidDel="001C1E41">
          <w:delText xml:space="preserve">        &lt;name&gt;IB Exam&lt;/name&gt;</w:delText>
        </w:r>
      </w:del>
    </w:p>
    <w:p w14:paraId="31362CCB" w14:textId="70FA3F2F" w:rsidR="003E04F7" w:rsidDel="001C1E41" w:rsidRDefault="003E04F7" w:rsidP="003E04F7">
      <w:pPr>
        <w:rPr>
          <w:del w:id="3024" w:author="Nick Nicholas" w:date="2017-10-31T18:10:00Z"/>
        </w:rPr>
      </w:pPr>
      <w:del w:id="3025" w:author="Nick Nicholas" w:date="2017-10-31T18:10:00Z">
        <w:r w:rsidDel="001C1E41">
          <w:delText>&lt;learningStandardList&gt;</w:delText>
        </w:r>
      </w:del>
    </w:p>
    <w:p w14:paraId="0661286A" w14:textId="4B56F3BF" w:rsidR="003E04F7" w:rsidDel="001C1E41" w:rsidRDefault="003E04F7" w:rsidP="003E04F7">
      <w:pPr>
        <w:rPr>
          <w:del w:id="3026" w:author="Nick Nicholas" w:date="2017-10-31T18:10:00Z"/>
        </w:rPr>
      </w:pPr>
      <w:del w:id="3027" w:author="Nick Nicholas" w:date="2017-10-31T18:10:00Z">
        <w:r w:rsidDel="001C1E41">
          <w:delText xml:space="preserve">        &lt;learningStandard&gt;</w:delText>
        </w:r>
      </w:del>
    </w:p>
    <w:p w14:paraId="5858149E" w14:textId="61D1C206" w:rsidR="003E04F7" w:rsidDel="001C1E41" w:rsidRDefault="003E04F7" w:rsidP="003E04F7">
      <w:pPr>
        <w:rPr>
          <w:del w:id="3028" w:author="Nick Nicholas" w:date="2017-10-31T18:10:00Z"/>
        </w:rPr>
      </w:pPr>
      <w:del w:id="3029" w:author="Nick Nicholas" w:date="2017-10-31T18:10:00Z">
        <w:r w:rsidDel="001C1E41">
          <w:delText xml:space="preserve">          &lt;url&gt;http://australiancurriculum.edu.au/ACE432&lt;/url&gt;</w:delText>
        </w:r>
      </w:del>
    </w:p>
    <w:p w14:paraId="461BCE62" w14:textId="470D3FA3" w:rsidR="003E04F7" w:rsidDel="001C1E41" w:rsidRDefault="003E04F7" w:rsidP="003E04F7">
      <w:pPr>
        <w:rPr>
          <w:del w:id="3030" w:author="Nick Nicholas" w:date="2017-10-31T18:10:00Z"/>
        </w:rPr>
      </w:pPr>
      <w:del w:id="3031" w:author="Nick Nicholas" w:date="2017-10-31T18:10:00Z">
        <w:r w:rsidDel="001C1E41">
          <w:delText>&lt;/learningStandard&gt;</w:delText>
        </w:r>
      </w:del>
    </w:p>
    <w:p w14:paraId="33C96F67" w14:textId="624F39C9" w:rsidR="003E04F7" w:rsidDel="001C1E41" w:rsidRDefault="003E04F7" w:rsidP="003E04F7">
      <w:pPr>
        <w:rPr>
          <w:del w:id="3032" w:author="Nick Nicholas" w:date="2017-10-31T18:10:00Z"/>
        </w:rPr>
      </w:pPr>
      <w:del w:id="3033" w:author="Nick Nicholas" w:date="2017-10-31T18:10:00Z">
        <w:r w:rsidDel="001C1E41">
          <w:delText xml:space="preserve">       &lt;/learningStandardList&gt;</w:delText>
        </w:r>
      </w:del>
    </w:p>
    <w:p w14:paraId="51C3882D" w14:textId="1468D19A" w:rsidR="003E04F7" w:rsidDel="001C1E41" w:rsidRDefault="003E04F7" w:rsidP="003E04F7">
      <w:pPr>
        <w:rPr>
          <w:del w:id="3034" w:author="Nick Nicholas" w:date="2017-10-31T18:10:00Z"/>
        </w:rPr>
      </w:pPr>
      <w:del w:id="3035" w:author="Nick Nicholas" w:date="2017-10-31T18:10:00Z">
        <w:r w:rsidDel="001C1E41">
          <w:delText xml:space="preserve">      &lt;/assessmentInfo&gt;</w:delText>
        </w:r>
      </w:del>
    </w:p>
    <w:p w14:paraId="554C044F" w14:textId="143DC4E9" w:rsidR="003E04F7" w:rsidDel="001C1E41" w:rsidRDefault="003E04F7" w:rsidP="003E04F7">
      <w:pPr>
        <w:rPr>
          <w:del w:id="3036" w:author="Nick Nicholas" w:date="2017-10-31T18:10:00Z"/>
        </w:rPr>
      </w:pPr>
      <w:del w:id="3037" w:author="Nick Nicholas" w:date="2017-10-31T18:10:00Z">
        <w:r w:rsidDel="001C1E41">
          <w:delText xml:space="preserve">    &lt;/assessmentInfoList&gt;</w:delText>
        </w:r>
      </w:del>
    </w:p>
    <w:p w14:paraId="604E1BFF" w14:textId="20B7C875" w:rsidR="003E04F7" w:rsidDel="001C1E41" w:rsidRDefault="003E04F7" w:rsidP="003E04F7">
      <w:pPr>
        <w:rPr>
          <w:del w:id="3038" w:author="Nick Nicholas" w:date="2017-10-31T18:10:00Z"/>
        </w:rPr>
      </w:pPr>
    </w:p>
    <w:p w14:paraId="2F94E28D" w14:textId="4591F19E" w:rsidR="003E04F7" w:rsidDel="002451C1" w:rsidRDefault="003E04F7" w:rsidP="003E04F7">
      <w:pPr>
        <w:rPr>
          <w:del w:id="3039" w:author="Nick Nicholas" w:date="2017-10-31T18:01:00Z"/>
        </w:rPr>
      </w:pPr>
      <w:del w:id="3040" w:author="Nick Nicholas" w:date="2017-10-31T18:10:00Z">
        <w:r w:rsidDel="001C1E41">
          <w:delText xml:space="preserve">    &lt;qualificationInfoList&gt;</w:delText>
        </w:r>
      </w:del>
    </w:p>
    <w:p w14:paraId="7DC3F7B0" w14:textId="5A6288C6" w:rsidR="003E04F7" w:rsidDel="001C1E41" w:rsidRDefault="003E04F7" w:rsidP="003E04F7">
      <w:pPr>
        <w:rPr>
          <w:del w:id="3041" w:author="Nick Nicholas" w:date="2017-10-31T18:10:00Z"/>
        </w:rPr>
      </w:pPr>
      <w:del w:id="3042" w:author="Nick Nicholas" w:date="2017-10-31T18:01:00Z">
        <w:r w:rsidRPr="0022317A" w:rsidDel="002451C1">
          <w:rPr>
            <w:lang w:val="en-US"/>
            <w:rPrChange w:id="3043" w:author="Nick Nicholas" w:date="2017-10-31T18:01:00Z">
              <w:rPr/>
            </w:rPrChange>
          </w:rPr>
          <w:delText>&lt;!</w:delText>
        </w:r>
      </w:del>
      <w:del w:id="3044" w:author="Nick Nicholas" w:date="2017-10-31T18:10:00Z">
        <w:r w:rsidRPr="0022317A" w:rsidDel="001C1E41">
          <w:rPr>
            <w:lang w:val="en-US"/>
            <w:rPrChange w:id="3045" w:author="Nick Nicholas" w:date="2017-10-31T18:01:00Z">
              <w:rPr/>
            </w:rPrChange>
          </w:rPr>
          <w:delText xml:space="preserve">-- This enumerates any qualifications undertaken for credit towards the current qualification. </w:delText>
        </w:r>
        <w:r w:rsidDel="001C1E41">
          <w:delText xml:space="preserve">If separate qualification achievement objects will be published for each qualification the student has attained, then this component is redundant --&gt; </w:delText>
        </w:r>
      </w:del>
    </w:p>
    <w:p w14:paraId="62020B2E" w14:textId="1125E95A" w:rsidR="003E04F7" w:rsidDel="001C1E41" w:rsidRDefault="003E04F7" w:rsidP="003E04F7">
      <w:pPr>
        <w:rPr>
          <w:del w:id="3046" w:author="Nick Nicholas" w:date="2017-10-31T18:10:00Z"/>
        </w:rPr>
      </w:pPr>
      <w:del w:id="3047" w:author="Nick Nicholas" w:date="2017-10-31T18:10:00Z">
        <w:r w:rsidDel="001C1E41">
          <w:delText xml:space="preserve">      &lt;qualificationInfo&gt;</w:delText>
        </w:r>
      </w:del>
    </w:p>
    <w:p w14:paraId="0373C173" w14:textId="21E74601" w:rsidR="003E04F7" w:rsidDel="001C1E41" w:rsidRDefault="003E04F7" w:rsidP="003E04F7">
      <w:pPr>
        <w:rPr>
          <w:del w:id="3048" w:author="Nick Nicholas" w:date="2017-10-31T18:10:00Z"/>
        </w:rPr>
      </w:pPr>
      <w:del w:id="3049" w:author="Nick Nicholas" w:date="2017-10-31T18:10:00Z">
        <w:r w:rsidDel="001C1E41">
          <w:delText xml:space="preserve">        &lt;qualification SIF_RefType=”qualification”&gt;f0000000-00000&lt;/qualification&gt;</w:delText>
        </w:r>
      </w:del>
    </w:p>
    <w:p w14:paraId="0AD1152C" w14:textId="40754CA2" w:rsidR="003E04F7" w:rsidDel="001C1E41" w:rsidRDefault="003E04F7" w:rsidP="003E04F7">
      <w:pPr>
        <w:rPr>
          <w:del w:id="3050" w:author="Nick Nicholas" w:date="2017-10-31T18:10:00Z"/>
        </w:rPr>
      </w:pPr>
      <w:del w:id="3051" w:author="Nick Nicholas" w:date="2017-10-31T18:10:00Z">
        <w:r w:rsidDel="001C1E41">
          <w:delText xml:space="preserve">          &lt;name&gt;VET Qual IV&lt;/name&gt;</w:delText>
        </w:r>
      </w:del>
    </w:p>
    <w:p w14:paraId="1225FBE6" w14:textId="6F09CC7F" w:rsidR="003E04F7" w:rsidDel="001C1E41" w:rsidRDefault="003E04F7" w:rsidP="003E04F7">
      <w:pPr>
        <w:rPr>
          <w:del w:id="3052" w:author="Nick Nicholas" w:date="2017-10-31T18:10:00Z"/>
        </w:rPr>
      </w:pPr>
      <w:del w:id="3053" w:author="Nick Nicholas" w:date="2017-10-31T18:10:00Z">
        <w:r w:rsidDel="001C1E41">
          <w:delText xml:space="preserve">          &lt;learningStandardList&gt;</w:delText>
        </w:r>
      </w:del>
    </w:p>
    <w:p w14:paraId="563D61E6" w14:textId="65F728AF" w:rsidR="003E04F7" w:rsidDel="001C1E41" w:rsidRDefault="003E04F7" w:rsidP="003E04F7">
      <w:pPr>
        <w:rPr>
          <w:del w:id="3054" w:author="Nick Nicholas" w:date="2017-10-31T18:10:00Z"/>
        </w:rPr>
      </w:pPr>
      <w:del w:id="3055" w:author="Nick Nicholas" w:date="2017-10-31T18:10:00Z">
        <w:r w:rsidDel="001C1E41">
          <w:delText xml:space="preserve">        &lt;learningStandard&gt;</w:delText>
        </w:r>
      </w:del>
    </w:p>
    <w:p w14:paraId="0BE18901" w14:textId="55E0A7DA" w:rsidR="003E04F7" w:rsidDel="001C1E41" w:rsidRDefault="003E04F7" w:rsidP="003E04F7">
      <w:pPr>
        <w:rPr>
          <w:del w:id="3056" w:author="Nick Nicholas" w:date="2017-10-31T18:10:00Z"/>
        </w:rPr>
      </w:pPr>
      <w:del w:id="3057" w:author="Nick Nicholas" w:date="2017-10-31T18:10:00Z">
        <w:r w:rsidDel="001C1E41">
          <w:delText xml:space="preserve">          &lt;url&gt;http://australiancurriculum.edu.au/AXY432&lt;/url&gt;</w:delText>
        </w:r>
      </w:del>
    </w:p>
    <w:p w14:paraId="665193AC" w14:textId="1DAA7EF4" w:rsidR="003E04F7" w:rsidDel="001C1E41" w:rsidRDefault="003E04F7" w:rsidP="003E04F7">
      <w:pPr>
        <w:rPr>
          <w:del w:id="3058" w:author="Nick Nicholas" w:date="2017-10-31T18:10:00Z"/>
        </w:rPr>
      </w:pPr>
      <w:del w:id="3059" w:author="Nick Nicholas" w:date="2017-10-31T18:10:00Z">
        <w:r w:rsidDel="001C1E41">
          <w:delText xml:space="preserve">         &lt;/learningStandard&gt;</w:delText>
        </w:r>
      </w:del>
    </w:p>
    <w:p w14:paraId="629B230C" w14:textId="30D51655" w:rsidR="003E04F7" w:rsidDel="001C1E41" w:rsidRDefault="003E04F7" w:rsidP="003E04F7">
      <w:pPr>
        <w:rPr>
          <w:del w:id="3060" w:author="Nick Nicholas" w:date="2017-10-31T18:10:00Z"/>
        </w:rPr>
      </w:pPr>
      <w:del w:id="3061" w:author="Nick Nicholas" w:date="2017-10-31T18:10:00Z">
        <w:r w:rsidDel="001C1E41">
          <w:delText xml:space="preserve">       &lt;/learningStandardList&gt;</w:delText>
        </w:r>
      </w:del>
    </w:p>
    <w:p w14:paraId="749C5CF9" w14:textId="79C67D7D" w:rsidR="003E04F7" w:rsidDel="001C1E41" w:rsidRDefault="003E04F7" w:rsidP="003E04F7">
      <w:pPr>
        <w:rPr>
          <w:del w:id="3062" w:author="Nick Nicholas" w:date="2017-10-31T18:10:00Z"/>
        </w:rPr>
      </w:pPr>
      <w:del w:id="3063" w:author="Nick Nicholas" w:date="2017-10-31T18:10:00Z">
        <w:r w:rsidDel="001C1E41">
          <w:delText xml:space="preserve">     &lt;/qualificationInfo&gt;</w:delText>
        </w:r>
      </w:del>
    </w:p>
    <w:p w14:paraId="2DA79F97" w14:textId="4EC9109B" w:rsidR="003E04F7" w:rsidDel="001C1E41" w:rsidRDefault="003E04F7" w:rsidP="003E04F7">
      <w:pPr>
        <w:rPr>
          <w:del w:id="3064" w:author="Nick Nicholas" w:date="2017-10-31T18:10:00Z"/>
        </w:rPr>
      </w:pPr>
      <w:del w:id="3065" w:author="Nick Nicholas" w:date="2017-10-31T18:10:00Z">
        <w:r w:rsidDel="001C1E41">
          <w:delText xml:space="preserve">    &lt;/qualificationInfoList&gt;</w:delText>
        </w:r>
      </w:del>
    </w:p>
    <w:p w14:paraId="12A22353" w14:textId="128EEF3D" w:rsidR="003E04F7" w:rsidDel="001C1E41" w:rsidRDefault="003E04F7" w:rsidP="003E04F7">
      <w:pPr>
        <w:rPr>
          <w:del w:id="3066" w:author="Nick Nicholas" w:date="2017-10-31T18:10:00Z"/>
        </w:rPr>
      </w:pPr>
    </w:p>
    <w:p w14:paraId="7131D4DB" w14:textId="107CC457" w:rsidR="003E04F7" w:rsidDel="002451C1" w:rsidRDefault="003E04F7" w:rsidP="003E04F7">
      <w:pPr>
        <w:rPr>
          <w:del w:id="3067" w:author="Nick Nicholas" w:date="2017-10-31T18:01:00Z"/>
        </w:rPr>
      </w:pPr>
      <w:del w:id="3068" w:author="Nick Nicholas" w:date="2017-10-31T18:10:00Z">
        <w:r w:rsidDel="001C1E41">
          <w:delText xml:space="preserve">    &lt;courseInfoList&gt;</w:delText>
        </w:r>
      </w:del>
    </w:p>
    <w:p w14:paraId="1FBFCE1F" w14:textId="0E23C257" w:rsidR="003E04F7" w:rsidDel="001C1E41" w:rsidRDefault="003E04F7" w:rsidP="003E04F7">
      <w:pPr>
        <w:rPr>
          <w:del w:id="3069" w:author="Nick Nicholas" w:date="2017-10-31T18:10:00Z"/>
        </w:rPr>
      </w:pPr>
      <w:del w:id="3070" w:author="Nick Nicholas" w:date="2017-10-31T18:01:00Z">
        <w:r w:rsidRPr="0022317A" w:rsidDel="002451C1">
          <w:rPr>
            <w:lang w:val="en-US"/>
            <w:rPrChange w:id="3071" w:author="Nick Nicholas" w:date="2017-10-31T18:01:00Z">
              <w:rPr/>
            </w:rPrChange>
          </w:rPr>
          <w:delText>&lt;!</w:delText>
        </w:r>
      </w:del>
      <w:del w:id="3072" w:author="Nick Nicholas" w:date="2017-10-31T18:10:00Z">
        <w:r w:rsidRPr="0022317A" w:rsidDel="001C1E41">
          <w:rPr>
            <w:lang w:val="en-US"/>
            <w:rPrChange w:id="3073" w:author="Nick Nicholas" w:date="2017-10-31T18:01:00Z">
              <w:rPr/>
            </w:rPrChange>
          </w:rPr>
          <w:delText xml:space="preserve">-- This enumerates any courses of study undertaken towards the qualification. </w:delText>
        </w:r>
        <w:r w:rsidDel="001C1E41">
          <w:delText>In the case of Course Endorsements, the qualification is specific to the course; e.g. Year 12 Course and Year 12 Qualification --&gt;</w:delText>
        </w:r>
      </w:del>
    </w:p>
    <w:p w14:paraId="1C5338C8" w14:textId="0CE346D2" w:rsidR="003E04F7" w:rsidDel="001C1E41" w:rsidRDefault="003E04F7" w:rsidP="003E04F7">
      <w:pPr>
        <w:rPr>
          <w:del w:id="3074" w:author="Nick Nicholas" w:date="2017-10-31T18:10:00Z"/>
        </w:rPr>
      </w:pPr>
      <w:del w:id="3075" w:author="Nick Nicholas" w:date="2017-10-31T18:10:00Z">
        <w:r w:rsidDel="001C1E41">
          <w:delText xml:space="preserve">      &lt;courseInfo&gt;</w:delText>
        </w:r>
      </w:del>
    </w:p>
    <w:p w14:paraId="3FB60901" w14:textId="06209725" w:rsidR="003E04F7" w:rsidDel="001C1E41" w:rsidRDefault="003E04F7" w:rsidP="003E04F7">
      <w:pPr>
        <w:rPr>
          <w:del w:id="3076" w:author="Nick Nicholas" w:date="2017-10-31T18:10:00Z"/>
        </w:rPr>
      </w:pPr>
      <w:del w:id="3077" w:author="Nick Nicholas" w:date="2017-10-31T18:10:00Z">
        <w:r w:rsidDel="001C1E41">
          <w:delText xml:space="preserve">        &lt;course SIF_RefType=”courseInfo”&gt;f0000000-00000&lt;/course&gt;</w:delText>
        </w:r>
      </w:del>
    </w:p>
    <w:p w14:paraId="4584359E" w14:textId="2B532A67" w:rsidR="003E04F7" w:rsidDel="001C1E41" w:rsidRDefault="003E04F7" w:rsidP="003E04F7">
      <w:pPr>
        <w:rPr>
          <w:del w:id="3078" w:author="Nick Nicholas" w:date="2017-10-31T18:10:00Z"/>
        </w:rPr>
      </w:pPr>
      <w:del w:id="3079" w:author="Nick Nicholas" w:date="2017-10-31T18:10:00Z">
        <w:r w:rsidDel="001C1E41">
          <w:delText xml:space="preserve">          &lt;name&gt;Victorian Certification of Education&lt;/name&gt;</w:delText>
        </w:r>
      </w:del>
    </w:p>
    <w:p w14:paraId="7C09C875" w14:textId="308E8198" w:rsidR="003E04F7" w:rsidDel="001C1E41" w:rsidRDefault="003E04F7" w:rsidP="003E04F7">
      <w:pPr>
        <w:rPr>
          <w:del w:id="3080" w:author="Nick Nicholas" w:date="2017-10-31T18:10:00Z"/>
        </w:rPr>
      </w:pPr>
      <w:del w:id="3081" w:author="Nick Nicholas" w:date="2017-10-31T18:10:00Z">
        <w:r w:rsidDel="001C1E41">
          <w:delText xml:space="preserve">         &lt;learningStandardList&gt;</w:delText>
        </w:r>
      </w:del>
    </w:p>
    <w:p w14:paraId="1E5C3D72" w14:textId="515241CC" w:rsidR="003E04F7" w:rsidDel="001C1E41" w:rsidRDefault="003E04F7" w:rsidP="003E04F7">
      <w:pPr>
        <w:rPr>
          <w:del w:id="3082" w:author="Nick Nicholas" w:date="2017-10-31T18:10:00Z"/>
        </w:rPr>
      </w:pPr>
      <w:del w:id="3083" w:author="Nick Nicholas" w:date="2017-10-31T18:10:00Z">
        <w:r w:rsidDel="001C1E41">
          <w:delText xml:space="preserve">        &lt;learningStandard&gt;</w:delText>
        </w:r>
      </w:del>
    </w:p>
    <w:p w14:paraId="53AE0B84" w14:textId="5BB319BB" w:rsidR="003E04F7" w:rsidDel="001C1E41" w:rsidRDefault="003E04F7" w:rsidP="003E04F7">
      <w:pPr>
        <w:rPr>
          <w:del w:id="3084" w:author="Nick Nicholas" w:date="2017-10-31T18:10:00Z"/>
        </w:rPr>
      </w:pPr>
      <w:del w:id="3085" w:author="Nick Nicholas" w:date="2017-10-31T18:10:00Z">
        <w:r w:rsidDel="001C1E41">
          <w:delText xml:space="preserve">          &lt;url&gt;http://australiancurriculum.edu.au/ADB432&lt;/url&gt;</w:delText>
        </w:r>
      </w:del>
    </w:p>
    <w:p w14:paraId="56FC9D45" w14:textId="00EF06FC" w:rsidR="003E04F7" w:rsidDel="001C1E41" w:rsidRDefault="003E04F7" w:rsidP="003E04F7">
      <w:pPr>
        <w:rPr>
          <w:del w:id="3086" w:author="Nick Nicholas" w:date="2017-10-31T18:10:00Z"/>
        </w:rPr>
      </w:pPr>
      <w:del w:id="3087" w:author="Nick Nicholas" w:date="2017-10-31T18:10:00Z">
        <w:r w:rsidDel="001C1E41">
          <w:delText xml:space="preserve">         &lt;/learningStandard&gt;</w:delText>
        </w:r>
      </w:del>
    </w:p>
    <w:p w14:paraId="342A437F" w14:textId="6CEBA22C" w:rsidR="003E04F7" w:rsidDel="001C1E41" w:rsidRDefault="003E04F7" w:rsidP="003E04F7">
      <w:pPr>
        <w:rPr>
          <w:del w:id="3088" w:author="Nick Nicholas" w:date="2017-10-31T18:10:00Z"/>
        </w:rPr>
      </w:pPr>
      <w:del w:id="3089" w:author="Nick Nicholas" w:date="2017-10-31T18:10:00Z">
        <w:r w:rsidDel="001C1E41">
          <w:delText xml:space="preserve">       &lt;/learningStandardList&gt;</w:delText>
        </w:r>
      </w:del>
    </w:p>
    <w:p w14:paraId="546C3A66" w14:textId="26B96DC5" w:rsidR="003E04F7" w:rsidDel="001C1E41" w:rsidRDefault="003E04F7" w:rsidP="003E04F7">
      <w:pPr>
        <w:rPr>
          <w:del w:id="3090" w:author="Nick Nicholas" w:date="2017-10-31T18:10:00Z"/>
        </w:rPr>
      </w:pPr>
      <w:del w:id="3091" w:author="Nick Nicholas" w:date="2017-10-31T18:10:00Z">
        <w:r w:rsidDel="001C1E41">
          <w:delText xml:space="preserve">     &lt;/courseInfo&gt;</w:delText>
        </w:r>
      </w:del>
    </w:p>
    <w:p w14:paraId="57093E09" w14:textId="32B4E048" w:rsidR="003E04F7" w:rsidDel="001C1E41" w:rsidRDefault="003E04F7" w:rsidP="003E04F7">
      <w:pPr>
        <w:rPr>
          <w:del w:id="3092" w:author="Nick Nicholas" w:date="2017-10-31T18:10:00Z"/>
        </w:rPr>
      </w:pPr>
      <w:del w:id="3093" w:author="Nick Nicholas" w:date="2017-10-31T18:10:00Z">
        <w:r w:rsidDel="001C1E41">
          <w:delText xml:space="preserve">    &lt;/courseInfoList&gt;</w:delText>
        </w:r>
      </w:del>
    </w:p>
    <w:p w14:paraId="189DB717" w14:textId="2D827458" w:rsidR="003E04F7" w:rsidDel="001C1E41" w:rsidRDefault="003E04F7" w:rsidP="003E04F7">
      <w:pPr>
        <w:rPr>
          <w:del w:id="3094" w:author="Nick Nicholas" w:date="2017-10-31T18:10:00Z"/>
        </w:rPr>
      </w:pPr>
      <w:del w:id="3095" w:author="Nick Nicholas" w:date="2017-10-31T18:10:00Z">
        <w:r w:rsidDel="001C1E41">
          <w:delText>&lt;/</w:delText>
        </w:r>
        <w:r w:rsidR="008421CB" w:rsidDel="001C1E41">
          <w:delText>studentTranscript</w:delText>
        </w:r>
        <w:r w:rsidDel="001C1E41">
          <w:delText>&gt;</w:delText>
        </w:r>
      </w:del>
    </w:p>
    <w:p w14:paraId="7BD93073" w14:textId="13E2A09A" w:rsidR="00F70BCD" w:rsidDel="00F243C5" w:rsidRDefault="00F70BCD" w:rsidP="001B25BC">
      <w:pPr>
        <w:rPr>
          <w:del w:id="3096" w:author="Nick Nicholas" w:date="2017-11-20T16:55:00Z"/>
        </w:rPr>
      </w:pPr>
    </w:p>
    <w:p w14:paraId="21CFF018" w14:textId="77777777" w:rsidR="00F70BCD" w:rsidRDefault="00F70BCD" w:rsidP="001B25BC"/>
    <w:p w14:paraId="573E11BA" w14:textId="77777777" w:rsidR="000A2CA6" w:rsidRDefault="000A2CA6" w:rsidP="00852ADC"/>
    <w:p w14:paraId="649C5A44" w14:textId="77777777" w:rsidR="004E5A44" w:rsidRDefault="004E5A44" w:rsidP="004E5A44">
      <w:pPr>
        <w:pStyle w:val="2"/>
      </w:pPr>
      <w:bookmarkStart w:id="3097" w:name="_Toc497142431"/>
      <w:bookmarkStart w:id="3098" w:name="_Toc498607925"/>
      <w:r>
        <w:t>Workflows</w:t>
      </w:r>
      <w:bookmarkEnd w:id="3097"/>
      <w:bookmarkEnd w:id="3098"/>
    </w:p>
    <w:p w14:paraId="42AF25B1" w14:textId="595EB0DD" w:rsidR="009C4624" w:rsidRDefault="009C4624" w:rsidP="00476D14">
      <w:pPr>
        <w:pStyle w:val="3"/>
      </w:pPr>
      <w:bookmarkStart w:id="3099" w:name="_Toc498607926"/>
      <w:r w:rsidRPr="00FD6FCE">
        <w:t xml:space="preserve">Enrolment in </w:t>
      </w:r>
      <w:r>
        <w:t>class</w:t>
      </w:r>
      <w:r w:rsidRPr="00FD6FCE">
        <w:t>:</w:t>
      </w:r>
      <w:bookmarkEnd w:id="3099"/>
    </w:p>
    <w:p w14:paraId="04D632C7" w14:textId="77777777" w:rsidR="009C4624" w:rsidRDefault="009C4624" w:rsidP="009C4624">
      <w:r>
        <w:t>Input:</w:t>
      </w:r>
    </w:p>
    <w:p w14:paraId="28669C37" w14:textId="77777777" w:rsidR="009C4624" w:rsidRDefault="009C4624" w:rsidP="009C4624">
      <w:pPr>
        <w:pStyle w:val="a3"/>
        <w:numPr>
          <w:ilvl w:val="0"/>
          <w:numId w:val="24"/>
        </w:numPr>
      </w:pPr>
      <w:r>
        <w:t>Student</w:t>
      </w:r>
    </w:p>
    <w:p w14:paraId="6D6A0A16" w14:textId="77777777" w:rsidR="009C4624" w:rsidRDefault="009C4624" w:rsidP="009C4624">
      <w:pPr>
        <w:pStyle w:val="a3"/>
        <w:numPr>
          <w:ilvl w:val="0"/>
          <w:numId w:val="24"/>
        </w:numPr>
      </w:pPr>
      <w:r>
        <w:t>Class</w:t>
      </w:r>
    </w:p>
    <w:p w14:paraId="2A8D39EB" w14:textId="2B320908" w:rsidR="003A0293" w:rsidRDefault="003A0293" w:rsidP="003A0293">
      <w:pPr>
        <w:pStyle w:val="a3"/>
        <w:numPr>
          <w:ilvl w:val="1"/>
          <w:numId w:val="24"/>
        </w:numPr>
      </w:pPr>
      <w:r>
        <w:t>Learning Standards</w:t>
      </w:r>
    </w:p>
    <w:p w14:paraId="1811CD87" w14:textId="77777777" w:rsidR="009C4624" w:rsidRDefault="009C4624" w:rsidP="009C4624">
      <w:pPr>
        <w:pStyle w:val="a3"/>
        <w:numPr>
          <w:ilvl w:val="0"/>
          <w:numId w:val="24"/>
        </w:numPr>
      </w:pPr>
      <w:r>
        <w:t>Learning Standard</w:t>
      </w:r>
    </w:p>
    <w:p w14:paraId="1FBE365C" w14:textId="5F383DAA" w:rsidR="009023E3" w:rsidRDefault="009023E3" w:rsidP="009C4624">
      <w:pPr>
        <w:pStyle w:val="a3"/>
        <w:numPr>
          <w:ilvl w:val="0"/>
          <w:numId w:val="24"/>
        </w:numPr>
      </w:pPr>
      <w:r>
        <w:t>Staff</w:t>
      </w:r>
    </w:p>
    <w:p w14:paraId="7E067E4B" w14:textId="77777777" w:rsidR="009C4624" w:rsidRDefault="009C4624" w:rsidP="009C4624">
      <w:r>
        <w:t>Output:</w:t>
      </w:r>
    </w:p>
    <w:p w14:paraId="4C21C436" w14:textId="77777777" w:rsidR="009C4624" w:rsidRDefault="009C4624" w:rsidP="009C4624">
      <w:pPr>
        <w:pStyle w:val="a3"/>
        <w:numPr>
          <w:ilvl w:val="0"/>
          <w:numId w:val="24"/>
        </w:numPr>
      </w:pPr>
      <w:r>
        <w:t>StudentClassEnrollment (TeachingGroup)</w:t>
      </w:r>
    </w:p>
    <w:p w14:paraId="46712694" w14:textId="77777777" w:rsidR="009C4624" w:rsidRDefault="009C4624" w:rsidP="009C4624">
      <w:pPr>
        <w:pStyle w:val="a3"/>
        <w:numPr>
          <w:ilvl w:val="0"/>
          <w:numId w:val="24"/>
        </w:numPr>
      </w:pPr>
      <w:r>
        <w:t>Grade</w:t>
      </w:r>
    </w:p>
    <w:p w14:paraId="06A89179" w14:textId="64363AED" w:rsidR="003A1FBA" w:rsidRDefault="003A1FBA" w:rsidP="003A1FBA">
      <w:pPr>
        <w:pStyle w:val="a3"/>
        <w:numPr>
          <w:ilvl w:val="1"/>
          <w:numId w:val="24"/>
        </w:numPr>
        <w:rPr>
          <w:ins w:id="3100" w:author="Nick Nicholas" w:date="2017-11-20T16:14:00Z"/>
        </w:rPr>
      </w:pPr>
      <w:r>
        <w:t>Learning Standard breakdown of Grade</w:t>
      </w:r>
    </w:p>
    <w:p w14:paraId="32D7BDD8" w14:textId="09320B8C" w:rsidR="000057C4" w:rsidRDefault="000057C4">
      <w:pPr>
        <w:pStyle w:val="a3"/>
        <w:numPr>
          <w:ilvl w:val="0"/>
          <w:numId w:val="24"/>
        </w:numPr>
        <w:pPrChange w:id="3101" w:author="Nick Nicholas" w:date="2017-11-20T16:14:00Z">
          <w:pPr>
            <w:pStyle w:val="a3"/>
            <w:numPr>
              <w:ilvl w:val="1"/>
              <w:numId w:val="24"/>
            </w:numPr>
            <w:ind w:left="1440" w:hanging="360"/>
          </w:pPr>
        </w:pPrChange>
      </w:pPr>
      <w:ins w:id="3102" w:author="Nick Nicholas" w:date="2017-11-20T16:14:00Z">
        <w:r>
          <w:t>Attainment</w:t>
        </w:r>
      </w:ins>
    </w:p>
    <w:p w14:paraId="7DE1E93B" w14:textId="77777777" w:rsidR="009C4624" w:rsidRDefault="009C4624" w:rsidP="009C4624">
      <w:r>
        <w:t>Steps:</w:t>
      </w:r>
    </w:p>
    <w:p w14:paraId="142179EC" w14:textId="438388E0" w:rsidR="009C4624" w:rsidRDefault="009C4624" w:rsidP="009C4624">
      <w:pPr>
        <w:pStyle w:val="a3"/>
        <w:numPr>
          <w:ilvl w:val="0"/>
          <w:numId w:val="24"/>
        </w:numPr>
      </w:pPr>
      <w:r>
        <w:t xml:space="preserve">Student enrolls in </w:t>
      </w:r>
      <w:r w:rsidR="008F5AB4">
        <w:t>Class</w:t>
      </w:r>
    </w:p>
    <w:p w14:paraId="1CA30364" w14:textId="3A9FFA88" w:rsidR="00EA1805" w:rsidRDefault="008F5AB4" w:rsidP="00EA1805">
      <w:pPr>
        <w:pStyle w:val="a3"/>
        <w:numPr>
          <w:ilvl w:val="0"/>
          <w:numId w:val="24"/>
        </w:numPr>
      </w:pPr>
      <w:r>
        <w:t>Student completes Class, and all related Assessm</w:t>
      </w:r>
      <w:r w:rsidR="00A2413E">
        <w:t>ents</w:t>
      </w:r>
    </w:p>
    <w:p w14:paraId="6B7FC53A" w14:textId="2B292B7E" w:rsidR="009023E3" w:rsidRDefault="003A1FBA" w:rsidP="009C4624">
      <w:pPr>
        <w:pStyle w:val="a3"/>
        <w:numPr>
          <w:ilvl w:val="0"/>
          <w:numId w:val="24"/>
        </w:numPr>
      </w:pPr>
      <w:r>
        <w:t>Staff awards Student with Grade</w:t>
      </w:r>
    </w:p>
    <w:p w14:paraId="0F7F8BF7" w14:textId="4678FCF6" w:rsidR="003A1FBA" w:rsidRDefault="003A1FBA" w:rsidP="003A1FBA">
      <w:pPr>
        <w:pStyle w:val="a3"/>
        <w:numPr>
          <w:ilvl w:val="1"/>
          <w:numId w:val="24"/>
        </w:numPr>
        <w:rPr>
          <w:ins w:id="3103" w:author="Nick Nicholas" w:date="2017-11-20T16:14:00Z"/>
        </w:rPr>
      </w:pPr>
      <w:r>
        <w:t xml:space="preserve">Grade contains breakdown of </w:t>
      </w:r>
      <w:r w:rsidR="003A0293">
        <w:t>G</w:t>
      </w:r>
      <w:r>
        <w:t xml:space="preserve">rade mark by </w:t>
      </w:r>
      <w:r w:rsidR="003A0293">
        <w:t>L</w:t>
      </w:r>
      <w:r>
        <w:t xml:space="preserve">earning </w:t>
      </w:r>
      <w:r w:rsidR="003A0293">
        <w:t>S</w:t>
      </w:r>
      <w:r>
        <w:t>tandards</w:t>
      </w:r>
    </w:p>
    <w:p w14:paraId="3A010A15" w14:textId="6D044A71" w:rsidR="0055112E" w:rsidRDefault="0055112E" w:rsidP="003A1FBA">
      <w:pPr>
        <w:pStyle w:val="a3"/>
        <w:numPr>
          <w:ilvl w:val="1"/>
          <w:numId w:val="24"/>
        </w:numPr>
      </w:pPr>
      <w:ins w:id="3104" w:author="Nick Nicholas" w:date="2017-11-20T16:14:00Z">
        <w:r>
          <w:t xml:space="preserve">Grade can also be expressed as Attainment, </w:t>
        </w:r>
        <w:r w:rsidR="00D74CAC">
          <w:t xml:space="preserve">which </w:t>
        </w:r>
        <w:r w:rsidR="004F4B3F">
          <w:t>associates successful completion of Class with credits, and potentially with one or more Credentials</w:t>
        </w:r>
      </w:ins>
    </w:p>
    <w:p w14:paraId="3F0C8418" w14:textId="1BAE295B" w:rsidR="00EA1805" w:rsidRDefault="00EA1805" w:rsidP="00EA1805">
      <w:pPr>
        <w:pStyle w:val="a3"/>
        <w:numPr>
          <w:ilvl w:val="0"/>
          <w:numId w:val="24"/>
        </w:numPr>
      </w:pPr>
      <w:r>
        <w:t>Alt 1:</w:t>
      </w:r>
    </w:p>
    <w:p w14:paraId="5E346907" w14:textId="67FEEEE7" w:rsidR="00EA1805" w:rsidRDefault="00EA1805" w:rsidP="00EA1805">
      <w:pPr>
        <w:pStyle w:val="a3"/>
        <w:numPr>
          <w:ilvl w:val="1"/>
          <w:numId w:val="24"/>
        </w:numPr>
      </w:pPr>
      <w:r>
        <w:t>Student unenrolls in Class</w:t>
      </w:r>
      <w:r w:rsidR="00704759">
        <w:t xml:space="preserve"> before any applicable census cutoff</w:t>
      </w:r>
    </w:p>
    <w:p w14:paraId="03754C8C" w14:textId="7A7B559E" w:rsidR="00EA1805" w:rsidRDefault="00EA1805" w:rsidP="00EA1805">
      <w:pPr>
        <w:pStyle w:val="a3"/>
        <w:numPr>
          <w:ilvl w:val="1"/>
          <w:numId w:val="24"/>
        </w:numPr>
      </w:pPr>
      <w:r>
        <w:t>Student is not awarded Grade for Class</w:t>
      </w:r>
    </w:p>
    <w:p w14:paraId="6FA2690F" w14:textId="15306DBB" w:rsidR="007E179F" w:rsidRDefault="007E179F" w:rsidP="007E179F">
      <w:pPr>
        <w:pStyle w:val="a3"/>
        <w:numPr>
          <w:ilvl w:val="0"/>
          <w:numId w:val="24"/>
        </w:numPr>
      </w:pPr>
      <w:r>
        <w:t>Alt 2:</w:t>
      </w:r>
    </w:p>
    <w:p w14:paraId="44A55165" w14:textId="5F886A8A" w:rsidR="007E179F" w:rsidRDefault="007E179F" w:rsidP="007E179F">
      <w:pPr>
        <w:pStyle w:val="a3"/>
        <w:numPr>
          <w:ilvl w:val="1"/>
          <w:numId w:val="24"/>
        </w:numPr>
      </w:pPr>
      <w:r>
        <w:t>Student does not complete Class</w:t>
      </w:r>
    </w:p>
    <w:p w14:paraId="0F6C16DD" w14:textId="58D6321A" w:rsidR="007E179F" w:rsidRDefault="007E179F" w:rsidP="007E179F">
      <w:pPr>
        <w:pStyle w:val="a3"/>
        <w:numPr>
          <w:ilvl w:val="1"/>
          <w:numId w:val="24"/>
        </w:numPr>
      </w:pPr>
      <w:r>
        <w:t xml:space="preserve">Student is awarded Grade for Class, reflecting the </w:t>
      </w:r>
      <w:r w:rsidR="00EA7EC1">
        <w:t>progress</w:t>
      </w:r>
      <w:r>
        <w:t xml:space="preserve"> they have </w:t>
      </w:r>
      <w:r w:rsidR="00EA7EC1">
        <w:t>demonstrated</w:t>
      </w:r>
    </w:p>
    <w:p w14:paraId="20B3F158" w14:textId="77777777" w:rsidR="009C4624" w:rsidRPr="00AC13A6" w:rsidRDefault="009C4624" w:rsidP="009C4624">
      <w:pPr>
        <w:rPr>
          <w:i/>
          <w:lang w:val="en-US"/>
          <w:rPrChange w:id="3105" w:author="Nick Nicholas" w:date="2017-11-16T12:15:00Z">
            <w:rPr>
              <w:i/>
            </w:rPr>
          </w:rPrChange>
        </w:rPr>
      </w:pPr>
    </w:p>
    <w:p w14:paraId="107B72A0" w14:textId="77777777" w:rsidR="00E60D03" w:rsidRPr="00FD6FCE" w:rsidRDefault="00E60D03" w:rsidP="00476D14">
      <w:pPr>
        <w:pStyle w:val="3"/>
      </w:pPr>
      <w:bookmarkStart w:id="3106" w:name="_Toc498607927"/>
      <w:r w:rsidRPr="00FD6FCE">
        <w:t xml:space="preserve">Enrolment in </w:t>
      </w:r>
      <w:r>
        <w:t>assessment</w:t>
      </w:r>
      <w:r w:rsidRPr="00FD6FCE">
        <w:t>:</w:t>
      </w:r>
      <w:bookmarkEnd w:id="3106"/>
    </w:p>
    <w:p w14:paraId="6AE919D9" w14:textId="77777777" w:rsidR="00E60D03" w:rsidRDefault="00E60D03" w:rsidP="00E60D03">
      <w:r>
        <w:t>Input:</w:t>
      </w:r>
    </w:p>
    <w:p w14:paraId="0B917CBE" w14:textId="77777777" w:rsidR="00E60D03" w:rsidRDefault="00E60D03" w:rsidP="00E60D03">
      <w:pPr>
        <w:pStyle w:val="a3"/>
        <w:numPr>
          <w:ilvl w:val="0"/>
          <w:numId w:val="24"/>
        </w:numPr>
      </w:pPr>
      <w:r>
        <w:t>Student</w:t>
      </w:r>
    </w:p>
    <w:p w14:paraId="676B2F81" w14:textId="77777777" w:rsidR="00E60D03" w:rsidRDefault="00E60D03" w:rsidP="00E60D03">
      <w:pPr>
        <w:pStyle w:val="a3"/>
        <w:numPr>
          <w:ilvl w:val="0"/>
          <w:numId w:val="24"/>
        </w:numPr>
      </w:pPr>
      <w:r>
        <w:t>Assessment</w:t>
      </w:r>
    </w:p>
    <w:p w14:paraId="160A67B2" w14:textId="77777777" w:rsidR="00E60D03" w:rsidRDefault="00E60D03" w:rsidP="00E60D03">
      <w:pPr>
        <w:pStyle w:val="a3"/>
        <w:numPr>
          <w:ilvl w:val="0"/>
          <w:numId w:val="24"/>
        </w:numPr>
      </w:pPr>
      <w:r>
        <w:t>Course</w:t>
      </w:r>
    </w:p>
    <w:p w14:paraId="2838C67F" w14:textId="77777777" w:rsidR="00E60D03" w:rsidRDefault="00E60D03" w:rsidP="00E60D03">
      <w:pPr>
        <w:pStyle w:val="a3"/>
        <w:numPr>
          <w:ilvl w:val="1"/>
          <w:numId w:val="24"/>
        </w:numPr>
      </w:pPr>
      <w:r>
        <w:t>Assessment</w:t>
      </w:r>
    </w:p>
    <w:p w14:paraId="2523BDC5" w14:textId="77777777" w:rsidR="00E60D03" w:rsidRDefault="00E60D03" w:rsidP="00E60D03">
      <w:pPr>
        <w:pStyle w:val="a3"/>
        <w:numPr>
          <w:ilvl w:val="1"/>
          <w:numId w:val="24"/>
        </w:numPr>
      </w:pPr>
      <w:r>
        <w:t>Learning Standards per Assessment</w:t>
      </w:r>
    </w:p>
    <w:p w14:paraId="605B3534" w14:textId="2614FF48" w:rsidR="003C3C52" w:rsidRDefault="003C3C52" w:rsidP="003C3C52">
      <w:pPr>
        <w:pStyle w:val="a3"/>
        <w:numPr>
          <w:ilvl w:val="0"/>
          <w:numId w:val="24"/>
        </w:numPr>
      </w:pPr>
      <w:r>
        <w:t>WellbeingCharacteristic</w:t>
      </w:r>
    </w:p>
    <w:p w14:paraId="0BF97A37" w14:textId="77777777" w:rsidR="00E60D03" w:rsidRDefault="00E60D03" w:rsidP="00E60D03">
      <w:r>
        <w:t>Output:</w:t>
      </w:r>
    </w:p>
    <w:p w14:paraId="7CD24121" w14:textId="77777777" w:rsidR="00E60D03" w:rsidRDefault="00E60D03" w:rsidP="00E60D03">
      <w:pPr>
        <w:pStyle w:val="a3"/>
        <w:numPr>
          <w:ilvl w:val="0"/>
          <w:numId w:val="24"/>
        </w:numPr>
      </w:pPr>
      <w:r>
        <w:t>StudentAssessmentRegistration</w:t>
      </w:r>
    </w:p>
    <w:p w14:paraId="29199530" w14:textId="77777777" w:rsidR="00E60D03" w:rsidRDefault="00E60D03" w:rsidP="00E60D03">
      <w:pPr>
        <w:pStyle w:val="a3"/>
        <w:numPr>
          <w:ilvl w:val="0"/>
          <w:numId w:val="24"/>
        </w:numPr>
      </w:pPr>
      <w:r>
        <w:t>StudentAssessmentScoreSet</w:t>
      </w:r>
    </w:p>
    <w:p w14:paraId="557D1233" w14:textId="77777777" w:rsidR="00E60D03" w:rsidRDefault="00E60D03" w:rsidP="00E60D03">
      <w:pPr>
        <w:pStyle w:val="a3"/>
        <w:numPr>
          <w:ilvl w:val="1"/>
          <w:numId w:val="24"/>
        </w:numPr>
        <w:rPr>
          <w:ins w:id="3107" w:author="Nick Nicholas" w:date="2017-11-20T16:15:00Z"/>
        </w:rPr>
      </w:pPr>
      <w:r>
        <w:t>Score breakdown by Learning Standard</w:t>
      </w:r>
    </w:p>
    <w:p w14:paraId="235E85B7" w14:textId="20E6D94F" w:rsidR="008C2D01" w:rsidRDefault="008C2D01">
      <w:pPr>
        <w:pStyle w:val="a3"/>
        <w:numPr>
          <w:ilvl w:val="0"/>
          <w:numId w:val="24"/>
        </w:numPr>
        <w:pPrChange w:id="3108" w:author="Nick Nicholas" w:date="2017-11-20T16:15:00Z">
          <w:pPr>
            <w:pStyle w:val="a3"/>
            <w:numPr>
              <w:ilvl w:val="1"/>
              <w:numId w:val="24"/>
            </w:numPr>
            <w:ind w:left="1440" w:hanging="360"/>
          </w:pPr>
        </w:pPrChange>
      </w:pPr>
      <w:ins w:id="3109" w:author="Nick Nicholas" w:date="2017-11-20T16:15:00Z">
        <w:r>
          <w:t>Attainment</w:t>
        </w:r>
      </w:ins>
    </w:p>
    <w:p w14:paraId="3A301E79" w14:textId="77777777" w:rsidR="00E60D03" w:rsidRDefault="00E60D03" w:rsidP="00E60D03">
      <w:r>
        <w:t>Steps:</w:t>
      </w:r>
    </w:p>
    <w:p w14:paraId="630DC9AB" w14:textId="77777777" w:rsidR="00E60D03" w:rsidRDefault="00E60D03" w:rsidP="00E60D03">
      <w:pPr>
        <w:pStyle w:val="a3"/>
        <w:numPr>
          <w:ilvl w:val="0"/>
          <w:numId w:val="24"/>
        </w:numPr>
      </w:pPr>
      <w:r>
        <w:t>Student registers to do Assessment</w:t>
      </w:r>
    </w:p>
    <w:p w14:paraId="2F505C2E" w14:textId="6E48047E" w:rsidR="00F007BB" w:rsidRDefault="00F007BB" w:rsidP="00F007BB">
      <w:pPr>
        <w:pStyle w:val="a3"/>
        <w:numPr>
          <w:ilvl w:val="0"/>
          <w:numId w:val="24"/>
        </w:numPr>
      </w:pPr>
      <w:r>
        <w:t xml:space="preserve">Relevant WellbeingCharacteristic information </w:t>
      </w:r>
      <w:r w:rsidR="0054328C">
        <w:t xml:space="preserve">(special circumstances) </w:t>
      </w:r>
      <w:r>
        <w:t>is provided in the registration</w:t>
      </w:r>
    </w:p>
    <w:p w14:paraId="22FE8A6D" w14:textId="18EC4819" w:rsidR="00E60D03" w:rsidRDefault="00E60D03" w:rsidP="00E60D03">
      <w:pPr>
        <w:pStyle w:val="a3"/>
        <w:numPr>
          <w:ilvl w:val="0"/>
          <w:numId w:val="24"/>
        </w:numPr>
      </w:pPr>
      <w:r>
        <w:t>Student undergoes Assessment</w:t>
      </w:r>
      <w:r w:rsidR="00AB51DE">
        <w:t xml:space="preserve">, with the assessment form adjusted to </w:t>
      </w:r>
      <w:r w:rsidR="007370F5">
        <w:t>account for personal needs &amp; preferences covered by the WellbeingCharacteristics</w:t>
      </w:r>
    </w:p>
    <w:p w14:paraId="1A114141" w14:textId="19BDF22C" w:rsidR="00E60D03" w:rsidRDefault="00E60D03" w:rsidP="00E60D03">
      <w:pPr>
        <w:pStyle w:val="a3"/>
        <w:numPr>
          <w:ilvl w:val="0"/>
          <w:numId w:val="24"/>
        </w:numPr>
      </w:pPr>
      <w:r>
        <w:t xml:space="preserve">Student </w:t>
      </w:r>
      <w:r w:rsidR="00EC6D63">
        <w:t>receives</w:t>
      </w:r>
      <w:r>
        <w:t xml:space="preserve"> Score for Asses</w:t>
      </w:r>
      <w:r w:rsidR="00894485">
        <w:t>s</w:t>
      </w:r>
      <w:r>
        <w:t>ment</w:t>
      </w:r>
      <w:ins w:id="3110" w:author="Nick Nicholas" w:date="2017-11-20T16:15:00Z">
        <w:r w:rsidR="00173B63">
          <w:t>. This typically involves breakdown of score by individual test items within the Assessment, and details of score scaling.</w:t>
        </w:r>
      </w:ins>
    </w:p>
    <w:p w14:paraId="72F55990" w14:textId="77777777" w:rsidR="00EC6D63" w:rsidRDefault="00E60D03" w:rsidP="00EC6D63">
      <w:pPr>
        <w:pStyle w:val="a3"/>
        <w:numPr>
          <w:ilvl w:val="1"/>
          <w:numId w:val="24"/>
        </w:numPr>
      </w:pPr>
      <w:r>
        <w:t>Optional: Score includes breakdown per Learning Standard</w:t>
      </w:r>
    </w:p>
    <w:p w14:paraId="532B714F" w14:textId="0D8725A5" w:rsidR="008C2D01" w:rsidRDefault="008C2D01" w:rsidP="008C2D01">
      <w:pPr>
        <w:pStyle w:val="a3"/>
        <w:numPr>
          <w:ilvl w:val="1"/>
          <w:numId w:val="24"/>
        </w:numPr>
        <w:rPr>
          <w:ins w:id="3111" w:author="Nick Nicholas" w:date="2017-11-20T16:15:00Z"/>
        </w:rPr>
      </w:pPr>
      <w:ins w:id="3112" w:author="Nick Nicholas" w:date="2017-11-20T16:15:00Z">
        <w:r>
          <w:lastRenderedPageBreak/>
          <w:t xml:space="preserve">Score can also be expressed at a high summary level as Attainment, which associates successful completion of </w:t>
        </w:r>
        <w:r w:rsidR="00622FC2">
          <w:t>Assessment</w:t>
        </w:r>
        <w:r>
          <w:t xml:space="preserve"> with credits, and potentially with one or more Credentials</w:t>
        </w:r>
      </w:ins>
    </w:p>
    <w:p w14:paraId="6E0D5B4F" w14:textId="4979D309" w:rsidR="00EC6D63" w:rsidRDefault="00EC6D63" w:rsidP="00EC6D63">
      <w:pPr>
        <w:pStyle w:val="a3"/>
        <w:numPr>
          <w:ilvl w:val="0"/>
          <w:numId w:val="24"/>
        </w:numPr>
      </w:pPr>
      <w:r>
        <w:t>Alt: Student unregisters from Assessment. Student does not receive Score for Assessment</w:t>
      </w:r>
    </w:p>
    <w:p w14:paraId="61A1E57F" w14:textId="77777777" w:rsidR="00EC6D63" w:rsidRPr="00AC13A6" w:rsidRDefault="00EC6D63" w:rsidP="00852ADC">
      <w:pPr>
        <w:rPr>
          <w:i/>
          <w:lang w:val="en-US"/>
          <w:rPrChange w:id="3113" w:author="Nick Nicholas" w:date="2017-11-16T12:15:00Z">
            <w:rPr>
              <w:i/>
            </w:rPr>
          </w:rPrChange>
        </w:rPr>
      </w:pPr>
    </w:p>
    <w:p w14:paraId="768E3811" w14:textId="4DCDB1CE" w:rsidR="007C39C3" w:rsidRPr="00FD6FCE" w:rsidRDefault="00FD6FCE" w:rsidP="00476D14">
      <w:pPr>
        <w:pStyle w:val="3"/>
      </w:pPr>
      <w:bookmarkStart w:id="3114" w:name="_Toc498607928"/>
      <w:r w:rsidRPr="00FD6FCE">
        <w:t>Enrolment in course:</w:t>
      </w:r>
      <w:bookmarkEnd w:id="3114"/>
    </w:p>
    <w:p w14:paraId="1272810E" w14:textId="6E226262" w:rsidR="00FD6FCE" w:rsidRDefault="00172D63" w:rsidP="00852ADC">
      <w:r>
        <w:t>Input:</w:t>
      </w:r>
    </w:p>
    <w:p w14:paraId="58AC8976" w14:textId="1EC55E3A" w:rsidR="00172D63" w:rsidRDefault="0035199F" w:rsidP="00172D63">
      <w:pPr>
        <w:pStyle w:val="a3"/>
        <w:numPr>
          <w:ilvl w:val="0"/>
          <w:numId w:val="24"/>
        </w:numPr>
      </w:pPr>
      <w:r>
        <w:t>Student</w:t>
      </w:r>
    </w:p>
    <w:p w14:paraId="58969B45" w14:textId="24CF7FD5" w:rsidR="00225231" w:rsidRDefault="00225231" w:rsidP="00172D63">
      <w:pPr>
        <w:pStyle w:val="a3"/>
        <w:numPr>
          <w:ilvl w:val="0"/>
          <w:numId w:val="24"/>
        </w:numPr>
      </w:pPr>
      <w:r>
        <w:t>Course</w:t>
      </w:r>
    </w:p>
    <w:p w14:paraId="5A097A3C" w14:textId="6672C488" w:rsidR="003703D6" w:rsidRDefault="003703D6" w:rsidP="003703D6">
      <w:pPr>
        <w:pStyle w:val="a3"/>
        <w:numPr>
          <w:ilvl w:val="1"/>
          <w:numId w:val="24"/>
        </w:numPr>
      </w:pPr>
      <w:r>
        <w:t>Class</w:t>
      </w:r>
    </w:p>
    <w:p w14:paraId="1F088FFD" w14:textId="26889AE1" w:rsidR="00026572" w:rsidRDefault="00026572" w:rsidP="003703D6">
      <w:pPr>
        <w:pStyle w:val="a3"/>
        <w:numPr>
          <w:ilvl w:val="1"/>
          <w:numId w:val="24"/>
        </w:numPr>
      </w:pPr>
      <w:r>
        <w:t>Learning Standards per Class</w:t>
      </w:r>
    </w:p>
    <w:p w14:paraId="582D7006" w14:textId="622F6A3F" w:rsidR="00894485" w:rsidRDefault="00894485" w:rsidP="003703D6">
      <w:pPr>
        <w:pStyle w:val="a3"/>
        <w:numPr>
          <w:ilvl w:val="1"/>
          <w:numId w:val="24"/>
        </w:numPr>
      </w:pPr>
      <w:r>
        <w:t>Assessments</w:t>
      </w:r>
    </w:p>
    <w:p w14:paraId="651AA6BB" w14:textId="7C90CA4E" w:rsidR="00DF3B30" w:rsidRDefault="00DF3B30" w:rsidP="003703D6">
      <w:pPr>
        <w:pStyle w:val="a3"/>
        <w:numPr>
          <w:ilvl w:val="1"/>
          <w:numId w:val="24"/>
        </w:numPr>
      </w:pPr>
      <w:r>
        <w:t>Learning Standards per Assessment</w:t>
      </w:r>
    </w:p>
    <w:p w14:paraId="4C6218EF" w14:textId="65AE714D" w:rsidR="002640D4" w:rsidRDefault="002640D4" w:rsidP="00DF3B30">
      <w:pPr>
        <w:pStyle w:val="a3"/>
        <w:numPr>
          <w:ilvl w:val="1"/>
          <w:numId w:val="24"/>
        </w:numPr>
      </w:pPr>
      <w:del w:id="3115" w:author="Linda Marshall" w:date="2017-11-16T11:46:00Z">
        <w:r w:rsidDel="00957CFA">
          <w:delText>Qualificati</w:delText>
        </w:r>
        <w:r w:rsidR="001C0CC8" w:rsidDel="00957CFA">
          <w:delText>o</w:delText>
        </w:r>
        <w:r w:rsidDel="00957CFA">
          <w:delText>n</w:delText>
        </w:r>
      </w:del>
      <w:ins w:id="3116" w:author="Linda Marshall" w:date="2017-11-16T11:46:00Z">
        <w:r w:rsidR="00957CFA">
          <w:t>Credential</w:t>
        </w:r>
      </w:ins>
    </w:p>
    <w:p w14:paraId="04DB515A" w14:textId="0B3818BA" w:rsidR="00541B39" w:rsidRDefault="00A36CFD" w:rsidP="00172D63">
      <w:pPr>
        <w:pStyle w:val="a3"/>
        <w:numPr>
          <w:ilvl w:val="0"/>
          <w:numId w:val="24"/>
        </w:numPr>
      </w:pPr>
      <w:r>
        <w:t xml:space="preserve">(Course) </w:t>
      </w:r>
      <w:del w:id="3117" w:author="Linda Marshall" w:date="2017-11-16T11:42:00Z">
        <w:r w:rsidR="00541B39" w:rsidDel="00957CFA">
          <w:delText>Qualification</w:delText>
        </w:r>
      </w:del>
      <w:proofErr w:type="gramStart"/>
      <w:ins w:id="3118" w:author="Linda Marshall" w:date="2017-11-16T11:42:00Z">
        <w:r w:rsidR="00957CFA">
          <w:t xml:space="preserve">Credential </w:t>
        </w:r>
      </w:ins>
      <w:r w:rsidR="000F3002">
        <w:t xml:space="preserve"> (</w:t>
      </w:r>
      <w:proofErr w:type="gramEnd"/>
      <w:r w:rsidR="000F3002">
        <w:t>“Course Endorsement”)</w:t>
      </w:r>
    </w:p>
    <w:p w14:paraId="7B53EA02" w14:textId="48D2413F" w:rsidR="003C777E" w:rsidRDefault="003C777E" w:rsidP="003C777E">
      <w:pPr>
        <w:pStyle w:val="a3"/>
        <w:numPr>
          <w:ilvl w:val="1"/>
          <w:numId w:val="24"/>
        </w:numPr>
      </w:pPr>
      <w:r>
        <w:t xml:space="preserve">Credits towards Course </w:t>
      </w:r>
      <w:del w:id="3119" w:author="Linda Marshall" w:date="2017-11-16T11:42:00Z">
        <w:r w:rsidDel="00957CFA">
          <w:delText>Qualification</w:delText>
        </w:r>
      </w:del>
      <w:ins w:id="3120" w:author="Linda Marshall" w:date="2017-11-16T11:42:00Z">
        <w:r w:rsidR="00957CFA">
          <w:t xml:space="preserve">Credential </w:t>
        </w:r>
      </w:ins>
    </w:p>
    <w:p w14:paraId="5D453AD9" w14:textId="77777777" w:rsidR="003C777E" w:rsidRDefault="003C777E" w:rsidP="003C777E">
      <w:pPr>
        <w:pStyle w:val="a3"/>
        <w:numPr>
          <w:ilvl w:val="2"/>
          <w:numId w:val="24"/>
        </w:numPr>
      </w:pPr>
      <w:r>
        <w:t>Credits per Class</w:t>
      </w:r>
    </w:p>
    <w:p w14:paraId="43EF74DE" w14:textId="77777777" w:rsidR="003C777E" w:rsidRDefault="003C777E" w:rsidP="003C777E">
      <w:pPr>
        <w:pStyle w:val="a3"/>
        <w:numPr>
          <w:ilvl w:val="2"/>
          <w:numId w:val="24"/>
        </w:numPr>
      </w:pPr>
      <w:r>
        <w:t>Credits per Assessment</w:t>
      </w:r>
    </w:p>
    <w:p w14:paraId="546340EA" w14:textId="77777777" w:rsidR="003C777E" w:rsidRDefault="003C777E" w:rsidP="003C777E">
      <w:pPr>
        <w:pStyle w:val="a3"/>
        <w:numPr>
          <w:ilvl w:val="2"/>
          <w:numId w:val="24"/>
        </w:numPr>
      </w:pPr>
      <w:r>
        <w:t>Credits per Learning Standard</w:t>
      </w:r>
    </w:p>
    <w:p w14:paraId="1B8A2BF7" w14:textId="21639FCA" w:rsidR="0035199F" w:rsidRDefault="0035199F" w:rsidP="00172D63">
      <w:pPr>
        <w:pStyle w:val="a3"/>
        <w:numPr>
          <w:ilvl w:val="0"/>
          <w:numId w:val="24"/>
        </w:numPr>
      </w:pPr>
      <w:r>
        <w:t>Class</w:t>
      </w:r>
    </w:p>
    <w:p w14:paraId="279A894B" w14:textId="6E91CD19" w:rsidR="00A4251B" w:rsidRDefault="00A4251B" w:rsidP="00172D63">
      <w:pPr>
        <w:pStyle w:val="a3"/>
        <w:numPr>
          <w:ilvl w:val="0"/>
          <w:numId w:val="24"/>
        </w:numPr>
      </w:pPr>
      <w:r>
        <w:t>Assessment</w:t>
      </w:r>
    </w:p>
    <w:p w14:paraId="14BC9317" w14:textId="2F9C9320" w:rsidR="0035199F" w:rsidRDefault="00573CC7" w:rsidP="00172D63">
      <w:pPr>
        <w:pStyle w:val="a3"/>
        <w:numPr>
          <w:ilvl w:val="0"/>
          <w:numId w:val="24"/>
        </w:numPr>
      </w:pPr>
      <w:r>
        <w:t>Learning Standard</w:t>
      </w:r>
    </w:p>
    <w:p w14:paraId="4C6C9BC4" w14:textId="218A205B" w:rsidR="00172D63" w:rsidRDefault="00172D63" w:rsidP="00172D63">
      <w:r>
        <w:t>Output:</w:t>
      </w:r>
    </w:p>
    <w:p w14:paraId="22BF8F83" w14:textId="29F1509C" w:rsidR="009062AF" w:rsidRDefault="009062AF" w:rsidP="00172D63">
      <w:pPr>
        <w:pStyle w:val="a3"/>
        <w:numPr>
          <w:ilvl w:val="0"/>
          <w:numId w:val="24"/>
        </w:numPr>
      </w:pPr>
      <w:r>
        <w:t>StudentCourseEnrollment</w:t>
      </w:r>
    </w:p>
    <w:p w14:paraId="5E91F98D" w14:textId="6E11A3B0" w:rsidR="00C311C8" w:rsidRDefault="00C311C8" w:rsidP="00172D63">
      <w:pPr>
        <w:pStyle w:val="a3"/>
        <w:numPr>
          <w:ilvl w:val="0"/>
          <w:numId w:val="24"/>
        </w:numPr>
      </w:pPr>
      <w:r>
        <w:t>StudentClassEnrollment</w:t>
      </w:r>
      <w:r w:rsidR="004C015B">
        <w:t xml:space="preserve"> (TeachingGroup)</w:t>
      </w:r>
    </w:p>
    <w:p w14:paraId="713CE136" w14:textId="77777777" w:rsidR="0023255D" w:rsidRDefault="00573CC7" w:rsidP="0023255D">
      <w:pPr>
        <w:pStyle w:val="a3"/>
        <w:numPr>
          <w:ilvl w:val="0"/>
          <w:numId w:val="24"/>
        </w:numPr>
      </w:pPr>
      <w:r>
        <w:t>Grade</w:t>
      </w:r>
      <w:r w:rsidR="0023255D" w:rsidRPr="0023255D">
        <w:t xml:space="preserve"> </w:t>
      </w:r>
    </w:p>
    <w:p w14:paraId="65950914" w14:textId="18D81592" w:rsidR="00172D63" w:rsidRDefault="0023255D" w:rsidP="0023255D">
      <w:pPr>
        <w:pStyle w:val="a3"/>
        <w:numPr>
          <w:ilvl w:val="0"/>
          <w:numId w:val="24"/>
        </w:numPr>
        <w:rPr>
          <w:ins w:id="3121" w:author="Nick Nicholas" w:date="2017-11-20T16:20:00Z"/>
        </w:rPr>
      </w:pPr>
      <w:r>
        <w:t>StudentAssessmentScoreSet</w:t>
      </w:r>
    </w:p>
    <w:p w14:paraId="09ED1FC5" w14:textId="68E86E8E" w:rsidR="00767ECE" w:rsidRDefault="00767ECE" w:rsidP="0023255D">
      <w:pPr>
        <w:pStyle w:val="a3"/>
        <w:numPr>
          <w:ilvl w:val="0"/>
          <w:numId w:val="24"/>
        </w:numPr>
      </w:pPr>
      <w:ins w:id="3122" w:author="Nick Nicholas" w:date="2017-11-20T16:20:00Z">
        <w:r>
          <w:t>Attainment</w:t>
        </w:r>
      </w:ins>
    </w:p>
    <w:p w14:paraId="2EABA189" w14:textId="57AB442A" w:rsidR="00B75435" w:rsidRDefault="00AF5AF5" w:rsidP="00172D63">
      <w:pPr>
        <w:pStyle w:val="a3"/>
        <w:numPr>
          <w:ilvl w:val="0"/>
          <w:numId w:val="24"/>
        </w:numPr>
      </w:pPr>
      <w:del w:id="3123" w:author="Linda Marshall" w:date="2017-11-16T11:40:00Z">
        <w:r w:rsidDel="002474FD">
          <w:delText>Student</w:delText>
        </w:r>
        <w:r w:rsidR="00B75435" w:rsidDel="002474FD">
          <w:delText>Qualification</w:delText>
        </w:r>
        <w:r w:rsidDel="002474FD">
          <w:delText>Achievement</w:delText>
        </w:r>
      </w:del>
      <w:ins w:id="3124" w:author="Linda Marshall" w:date="2017-11-16T11:40:00Z">
        <w:r w:rsidR="002474FD">
          <w:t>StudentAttainmentAchievement</w:t>
        </w:r>
      </w:ins>
    </w:p>
    <w:p w14:paraId="70179C20" w14:textId="54CD5CB4" w:rsidR="00B75435" w:rsidRDefault="00B75435" w:rsidP="00B75435">
      <w:pPr>
        <w:pStyle w:val="a3"/>
        <w:numPr>
          <w:ilvl w:val="1"/>
          <w:numId w:val="24"/>
        </w:numPr>
      </w:pPr>
      <w:r>
        <w:t>Credits breakdown</w:t>
      </w:r>
    </w:p>
    <w:p w14:paraId="5F5CD90E" w14:textId="07FFD3B1" w:rsidR="00A61DCC" w:rsidRDefault="00A61DCC" w:rsidP="00A61DCC">
      <w:pPr>
        <w:pStyle w:val="a3"/>
        <w:numPr>
          <w:ilvl w:val="2"/>
          <w:numId w:val="24"/>
        </w:numPr>
      </w:pPr>
      <w:r>
        <w:t>Class, Assessment</w:t>
      </w:r>
    </w:p>
    <w:p w14:paraId="483F5B70" w14:textId="41A3C528" w:rsidR="00A42FB1" w:rsidRDefault="00A42FB1" w:rsidP="00B75435">
      <w:pPr>
        <w:pStyle w:val="a3"/>
        <w:numPr>
          <w:ilvl w:val="1"/>
          <w:numId w:val="24"/>
        </w:numPr>
      </w:pPr>
      <w:r>
        <w:t>Learning Standards</w:t>
      </w:r>
    </w:p>
    <w:p w14:paraId="74B16055" w14:textId="53C9815B" w:rsidR="006161B0" w:rsidRDefault="006161B0" w:rsidP="00B75435">
      <w:pPr>
        <w:pStyle w:val="a3"/>
        <w:numPr>
          <w:ilvl w:val="1"/>
          <w:numId w:val="24"/>
        </w:numPr>
      </w:pPr>
      <w:r>
        <w:t>Learnings Standards Credits breakdown</w:t>
      </w:r>
    </w:p>
    <w:p w14:paraId="26946957" w14:textId="7E89CAE0" w:rsidR="00172D63" w:rsidRDefault="00172D63" w:rsidP="00172D63">
      <w:r>
        <w:t>Steps:</w:t>
      </w:r>
    </w:p>
    <w:p w14:paraId="7209D6FE" w14:textId="34BE3F4F" w:rsidR="00172D63" w:rsidRDefault="008E6CBF" w:rsidP="00172D63">
      <w:pPr>
        <w:pStyle w:val="a3"/>
        <w:numPr>
          <w:ilvl w:val="0"/>
          <w:numId w:val="24"/>
        </w:numPr>
      </w:pPr>
      <w:r>
        <w:t xml:space="preserve">Student enrolls in </w:t>
      </w:r>
      <w:r w:rsidR="00EA291C">
        <w:t>Course</w:t>
      </w:r>
    </w:p>
    <w:p w14:paraId="0149AF75" w14:textId="54330194" w:rsidR="008E6CBF" w:rsidRDefault="00C311C8" w:rsidP="00172D63">
      <w:pPr>
        <w:pStyle w:val="a3"/>
        <w:numPr>
          <w:ilvl w:val="0"/>
          <w:numId w:val="24"/>
        </w:numPr>
      </w:pPr>
      <w:r>
        <w:t xml:space="preserve">Student selects Classes that are part of </w:t>
      </w:r>
      <w:r w:rsidR="00D60AE6">
        <w:t>Course</w:t>
      </w:r>
    </w:p>
    <w:p w14:paraId="43D0808E" w14:textId="05803987" w:rsidR="00D60AE6" w:rsidRDefault="00D60AE6" w:rsidP="00D60AE6">
      <w:pPr>
        <w:pStyle w:val="a3"/>
        <w:numPr>
          <w:ilvl w:val="1"/>
          <w:numId w:val="24"/>
        </w:numPr>
      </w:pPr>
      <w:r>
        <w:t xml:space="preserve">Alt: </w:t>
      </w:r>
      <w:r w:rsidR="00364236">
        <w:t>Student has no option: all Classes that are part of Course must be undertaken</w:t>
      </w:r>
    </w:p>
    <w:p w14:paraId="6260BE1A" w14:textId="77777777" w:rsidR="003703D6" w:rsidRDefault="003703D6" w:rsidP="003703D6">
      <w:pPr>
        <w:pStyle w:val="a3"/>
        <w:numPr>
          <w:ilvl w:val="0"/>
          <w:numId w:val="24"/>
        </w:numPr>
      </w:pPr>
      <w:r>
        <w:t>For each Class</w:t>
      </w:r>
    </w:p>
    <w:p w14:paraId="43C0DFCA" w14:textId="438C1DDC" w:rsidR="00494FE8" w:rsidRDefault="003703D6" w:rsidP="003703D6">
      <w:pPr>
        <w:pStyle w:val="a3"/>
        <w:numPr>
          <w:ilvl w:val="1"/>
          <w:numId w:val="24"/>
        </w:numPr>
        <w:rPr>
          <w:ins w:id="3125" w:author="Nick Nicholas" w:date="2017-11-20T16:24:00Z"/>
        </w:rPr>
      </w:pPr>
      <w:r>
        <w:t>Student enrolls in Class</w:t>
      </w:r>
      <w:r w:rsidR="00494FE8">
        <w:t xml:space="preserve"> relating to Course</w:t>
      </w:r>
      <w:r>
        <w:t xml:space="preserve">, and is awarded </w:t>
      </w:r>
      <w:r w:rsidR="00961591">
        <w:t>G</w:t>
      </w:r>
      <w:r>
        <w:t>rade</w:t>
      </w:r>
    </w:p>
    <w:p w14:paraId="7E9192DC" w14:textId="216DAE19" w:rsidR="00556BF6" w:rsidDel="006109F9" w:rsidRDefault="00556BF6">
      <w:pPr>
        <w:pStyle w:val="a3"/>
        <w:numPr>
          <w:ilvl w:val="1"/>
          <w:numId w:val="24"/>
        </w:numPr>
        <w:rPr>
          <w:del w:id="3126" w:author="Nick Nicholas" w:date="2017-11-20T16:24:00Z"/>
        </w:rPr>
      </w:pPr>
      <w:ins w:id="3127" w:author="Nick Nicholas" w:date="2017-11-20T16:24:00Z">
        <w:r>
          <w:t xml:space="preserve">Grade is expressed as Attainment record, linking back to the Course, and also </w:t>
        </w:r>
        <w:r w:rsidR="006109F9">
          <w:t xml:space="preserve">providing the </w:t>
        </w:r>
      </w:ins>
    </w:p>
    <w:p w14:paraId="716258E3" w14:textId="44FD970E" w:rsidR="00961591" w:rsidRDefault="00AB0449">
      <w:pPr>
        <w:pStyle w:val="a3"/>
        <w:numPr>
          <w:ilvl w:val="1"/>
          <w:numId w:val="24"/>
        </w:numPr>
      </w:pPr>
      <w:del w:id="3128" w:author="Nick Nicholas" w:date="2017-11-20T16:24:00Z">
        <w:r w:rsidDel="006109F9">
          <w:delText>Grade</w:delText>
        </w:r>
        <w:r w:rsidR="00961591" w:rsidDel="006109F9">
          <w:delText xml:space="preserve"> accumulates for </w:delText>
        </w:r>
        <w:r w:rsidR="003C7280" w:rsidDel="006109F9">
          <w:delText>S</w:delText>
        </w:r>
        <w:r w:rsidR="00961591" w:rsidDel="006109F9">
          <w:delText xml:space="preserve">tudent a number of </w:delText>
        </w:r>
      </w:del>
      <w:r w:rsidR="00961591">
        <w:t xml:space="preserve">credits </w:t>
      </w:r>
      <w:ins w:id="3129" w:author="Nick Nicholas" w:date="2017-11-20T16:24:00Z">
        <w:r w:rsidR="006109F9">
          <w:t xml:space="preserve">accumulated by the Student </w:t>
        </w:r>
      </w:ins>
      <w:r w:rsidR="00961591">
        <w:t xml:space="preserve">towards </w:t>
      </w:r>
      <w:ins w:id="3130" w:author="Nick Nicholas" w:date="2017-11-20T16:24:00Z">
        <w:r w:rsidR="006109F9">
          <w:t xml:space="preserve">the </w:t>
        </w:r>
      </w:ins>
      <w:r w:rsidR="00961591">
        <w:t>Course</w:t>
      </w:r>
      <w:r w:rsidR="00606F53">
        <w:t xml:space="preserve"> </w:t>
      </w:r>
      <w:del w:id="3131" w:author="Linda Marshall" w:date="2017-11-16T11:42:00Z">
        <w:r w:rsidR="00606F53" w:rsidDel="00957CFA">
          <w:delText>Qualification</w:delText>
        </w:r>
      </w:del>
      <w:ins w:id="3132" w:author="Linda Marshall" w:date="2017-11-16T11:42:00Z">
        <w:r w:rsidR="00957CFA">
          <w:t>Credential</w:t>
        </w:r>
        <w:del w:id="3133" w:author="Nick Nicholas" w:date="2017-11-20T16:27:00Z">
          <w:r w:rsidR="00957CFA" w:rsidDel="00CE3821">
            <w:delText xml:space="preserve"> </w:delText>
          </w:r>
        </w:del>
      </w:ins>
      <w:r>
        <w:t xml:space="preserve">, as described in </w:t>
      </w:r>
      <w:del w:id="3134" w:author="Linda Marshall" w:date="2017-11-16T11:42:00Z">
        <w:r w:rsidR="001C68E9" w:rsidDel="00957CFA">
          <w:delText>Qualification</w:delText>
        </w:r>
      </w:del>
      <w:ins w:id="3135" w:author="Linda Marshall" w:date="2017-11-16T11:42:00Z">
        <w:r w:rsidR="00957CFA">
          <w:t xml:space="preserve">Credential </w:t>
        </w:r>
      </w:ins>
      <w:r w:rsidR="009550FD">
        <w:t>/Class/Credits</w:t>
      </w:r>
    </w:p>
    <w:p w14:paraId="2E276800" w14:textId="1EB58F45" w:rsidR="00F86DD4" w:rsidRDefault="00F86DD4" w:rsidP="003703D6">
      <w:pPr>
        <w:pStyle w:val="a3"/>
        <w:numPr>
          <w:ilvl w:val="1"/>
          <w:numId w:val="24"/>
        </w:numPr>
      </w:pPr>
      <w:del w:id="3136" w:author="Nick Nicholas" w:date="2017-11-20T16:25:00Z">
        <w:r w:rsidDel="006109F9">
          <w:delText xml:space="preserve">Grade </w:delText>
        </w:r>
      </w:del>
      <w:ins w:id="3137" w:author="Nick Nicholas" w:date="2017-11-20T16:25:00Z">
        <w:r w:rsidR="006109F9">
          <w:t xml:space="preserve">Attainment </w:t>
        </w:r>
      </w:ins>
      <w:del w:id="3138" w:author="Nick Nicholas" w:date="2017-11-20T16:25:00Z">
        <w:r w:rsidDel="006109F9">
          <w:delText xml:space="preserve">establishes </w:delText>
        </w:r>
      </w:del>
      <w:ins w:id="3139" w:author="Nick Nicholas" w:date="2017-11-20T16:25:00Z">
        <w:r w:rsidR="006109F9">
          <w:t xml:space="preserve">documents </w:t>
        </w:r>
      </w:ins>
      <w:r>
        <w:t>competence of Student against LearningStandard</w:t>
      </w:r>
      <w:ins w:id="3140" w:author="Nick Nicholas" w:date="2017-11-20T16:27:00Z">
        <w:r w:rsidR="00350028">
          <w:t xml:space="preserve"> that has been established through the Class</w:t>
        </w:r>
      </w:ins>
      <w:r>
        <w:t xml:space="preserve">, as described in </w:t>
      </w:r>
      <w:del w:id="3141" w:author="Linda Marshall" w:date="2017-11-16T11:42:00Z">
        <w:r w:rsidR="00995099" w:rsidDel="00957CFA">
          <w:delText>Qualification</w:delText>
        </w:r>
      </w:del>
      <w:ins w:id="3142" w:author="Linda Marshall" w:date="2017-11-16T11:42:00Z">
        <w:r w:rsidR="00957CFA">
          <w:t xml:space="preserve">Credential </w:t>
        </w:r>
      </w:ins>
      <w:r>
        <w:t>/Class/LearningStandard</w:t>
      </w:r>
    </w:p>
    <w:p w14:paraId="79128818" w14:textId="739E60A3" w:rsidR="003C7280" w:rsidRDefault="003C7280" w:rsidP="003703D6">
      <w:pPr>
        <w:pStyle w:val="a3"/>
        <w:numPr>
          <w:ilvl w:val="1"/>
          <w:numId w:val="24"/>
        </w:numPr>
      </w:pPr>
      <w:r>
        <w:t xml:space="preserve">Optional: </w:t>
      </w:r>
      <w:ins w:id="3143" w:author="Nick Nicholas" w:date="2017-11-20T16:27:00Z">
        <w:r w:rsidR="001534A2">
          <w:t xml:space="preserve">Attainment </w:t>
        </w:r>
      </w:ins>
      <w:del w:id="3144" w:author="Nick Nicholas" w:date="2017-11-20T16:27:00Z">
        <w:r w:rsidDel="001534A2">
          <w:delText xml:space="preserve">Grade </w:delText>
        </w:r>
      </w:del>
      <w:r>
        <w:t xml:space="preserve">accumulates for Student a number of credits towards LearningStandard, as described in </w:t>
      </w:r>
      <w:del w:id="3145" w:author="Linda Marshall" w:date="2017-11-16T11:42:00Z">
        <w:r w:rsidR="00D8064A" w:rsidDel="00957CFA">
          <w:delText>Qualification</w:delText>
        </w:r>
      </w:del>
      <w:ins w:id="3146" w:author="Linda Marshall" w:date="2017-11-16T11:42:00Z">
        <w:r w:rsidR="00957CFA">
          <w:t xml:space="preserve">Credential </w:t>
        </w:r>
      </w:ins>
      <w:r>
        <w:t>/</w:t>
      </w:r>
      <w:r w:rsidR="00CA283C">
        <w:t>Credits</w:t>
      </w:r>
      <w:r>
        <w:t>/LearningStandard</w:t>
      </w:r>
      <w:r w:rsidR="00A43BF6">
        <w:t>/</w:t>
      </w:r>
      <w:r w:rsidR="00CA283C">
        <w:t>Class</w:t>
      </w:r>
    </w:p>
    <w:p w14:paraId="193BA12E" w14:textId="14FA2047" w:rsidR="0023255D" w:rsidRDefault="0023255D" w:rsidP="0023255D">
      <w:pPr>
        <w:pStyle w:val="a3"/>
        <w:numPr>
          <w:ilvl w:val="0"/>
          <w:numId w:val="24"/>
        </w:numPr>
      </w:pPr>
      <w:r>
        <w:t>For each Assessment</w:t>
      </w:r>
    </w:p>
    <w:p w14:paraId="1FA32958" w14:textId="6D6AD456" w:rsidR="0023255D" w:rsidRDefault="0023255D" w:rsidP="0023255D">
      <w:pPr>
        <w:pStyle w:val="a3"/>
        <w:numPr>
          <w:ilvl w:val="1"/>
          <w:numId w:val="24"/>
        </w:numPr>
      </w:pPr>
      <w:r>
        <w:t>Student enrolls in Assessment relating to Course, and is awarded StudentAssessmentScoreSet</w:t>
      </w:r>
    </w:p>
    <w:p w14:paraId="2DE42166" w14:textId="384EDE15" w:rsidR="00CE3821" w:rsidRDefault="00CE3821" w:rsidP="00CE3821">
      <w:pPr>
        <w:pStyle w:val="a3"/>
        <w:numPr>
          <w:ilvl w:val="1"/>
          <w:numId w:val="24"/>
        </w:numPr>
        <w:rPr>
          <w:ins w:id="3147" w:author="Nick Nicholas" w:date="2017-11-20T16:27:00Z"/>
        </w:rPr>
      </w:pPr>
      <w:ins w:id="3148" w:author="Nick Nicholas" w:date="2017-11-20T16:27:00Z">
        <w:r>
          <w:t>StudentAssessmentScoreSet is expressed at a summary level as Attainment record, linking back to the Course, and also providing the credits accumulated by the Student towards the Course Credential, as described in Credential /</w:t>
        </w:r>
      </w:ins>
      <w:ins w:id="3149" w:author="Nick Nicholas" w:date="2017-11-20T16:28:00Z">
        <w:r w:rsidR="00811771" w:rsidRPr="00811771">
          <w:t xml:space="preserve"> </w:t>
        </w:r>
        <w:r w:rsidR="00811771">
          <w:t xml:space="preserve">Assessment </w:t>
        </w:r>
      </w:ins>
      <w:ins w:id="3150" w:author="Nick Nicholas" w:date="2017-11-20T16:27:00Z">
        <w:r>
          <w:t>/Credits</w:t>
        </w:r>
      </w:ins>
    </w:p>
    <w:p w14:paraId="23E20958" w14:textId="5D808AFA" w:rsidR="00CE3821" w:rsidRDefault="00CE3821" w:rsidP="00CE3821">
      <w:pPr>
        <w:pStyle w:val="a3"/>
        <w:numPr>
          <w:ilvl w:val="1"/>
          <w:numId w:val="24"/>
        </w:numPr>
        <w:rPr>
          <w:ins w:id="3151" w:author="Nick Nicholas" w:date="2017-11-20T16:27:00Z"/>
        </w:rPr>
      </w:pPr>
      <w:ins w:id="3152" w:author="Nick Nicholas" w:date="2017-11-20T16:27:00Z">
        <w:r>
          <w:lastRenderedPageBreak/>
          <w:t xml:space="preserve">Attainment documents competence of Student against LearningStandard that has been established through the </w:t>
        </w:r>
      </w:ins>
      <w:ins w:id="3153" w:author="Nick Nicholas" w:date="2017-11-20T16:28:00Z">
        <w:r w:rsidR="00811771">
          <w:t>Assessment</w:t>
        </w:r>
      </w:ins>
      <w:ins w:id="3154" w:author="Nick Nicholas" w:date="2017-11-20T16:27:00Z">
        <w:r>
          <w:t>, as described in Credential /</w:t>
        </w:r>
      </w:ins>
      <w:ins w:id="3155" w:author="Nick Nicholas" w:date="2017-11-20T16:28:00Z">
        <w:r w:rsidR="00811771" w:rsidRPr="00811771">
          <w:t xml:space="preserve"> </w:t>
        </w:r>
        <w:r w:rsidR="00811771">
          <w:t xml:space="preserve">Assessment </w:t>
        </w:r>
      </w:ins>
      <w:ins w:id="3156" w:author="Nick Nicholas" w:date="2017-11-20T16:27:00Z">
        <w:r>
          <w:t>/LearningStandard</w:t>
        </w:r>
      </w:ins>
    </w:p>
    <w:p w14:paraId="318D2CCB" w14:textId="5F7954CA" w:rsidR="00CE3821" w:rsidRDefault="00CE3821" w:rsidP="00CE3821">
      <w:pPr>
        <w:pStyle w:val="a3"/>
        <w:numPr>
          <w:ilvl w:val="1"/>
          <w:numId w:val="24"/>
        </w:numPr>
        <w:rPr>
          <w:ins w:id="3157" w:author="Nick Nicholas" w:date="2017-11-20T16:27:00Z"/>
        </w:rPr>
      </w:pPr>
      <w:ins w:id="3158" w:author="Nick Nicholas" w:date="2017-11-20T16:27:00Z">
        <w:r>
          <w:t>Optional: Attainment accumulates for Student a number of credits towards LearningStandard, as described in Credential /Credits/LearningStandard/</w:t>
        </w:r>
      </w:ins>
      <w:ins w:id="3159" w:author="Nick Nicholas" w:date="2017-11-20T16:28:00Z">
        <w:r w:rsidR="00811771" w:rsidRPr="00811771">
          <w:t xml:space="preserve"> </w:t>
        </w:r>
        <w:r w:rsidR="00811771">
          <w:t>Assessment</w:t>
        </w:r>
      </w:ins>
    </w:p>
    <w:p w14:paraId="5175E152" w14:textId="2A1E5F82" w:rsidR="0023255D" w:rsidDel="00D132D7" w:rsidRDefault="0023255D" w:rsidP="0023255D">
      <w:pPr>
        <w:pStyle w:val="a3"/>
        <w:numPr>
          <w:ilvl w:val="1"/>
          <w:numId w:val="24"/>
        </w:numPr>
        <w:rPr>
          <w:del w:id="3160" w:author="Nick Nicholas" w:date="2017-11-20T16:28:00Z"/>
        </w:rPr>
      </w:pPr>
      <w:del w:id="3161" w:author="Nick Nicholas" w:date="2017-11-20T16:28:00Z">
        <w:r w:rsidDel="00D132D7">
          <w:delText>StudentAssessmentScoreSet accumulates for Student a number of credits towards Course</w:delText>
        </w:r>
        <w:r w:rsidR="002C73CF" w:rsidDel="00D132D7">
          <w:delText xml:space="preserve"> Qualification</w:delText>
        </w:r>
      </w:del>
      <w:ins w:id="3162" w:author="Linda Marshall" w:date="2017-11-16T11:42:00Z">
        <w:del w:id="3163" w:author="Nick Nicholas" w:date="2017-11-20T16:28:00Z">
          <w:r w:rsidR="00957CFA" w:rsidDel="00D132D7">
            <w:delText xml:space="preserve">Credential </w:delText>
          </w:r>
        </w:del>
      </w:ins>
      <w:del w:id="3164" w:author="Nick Nicholas" w:date="2017-11-20T16:28:00Z">
        <w:r w:rsidDel="00D132D7">
          <w:delText xml:space="preserve">, as described in </w:delText>
        </w:r>
        <w:r w:rsidR="002C73CF" w:rsidDel="00D132D7">
          <w:delText>Qualification</w:delText>
        </w:r>
      </w:del>
      <w:ins w:id="3165" w:author="Linda Marshall" w:date="2017-11-16T11:42:00Z">
        <w:del w:id="3166" w:author="Nick Nicholas" w:date="2017-11-20T16:28:00Z">
          <w:r w:rsidR="00957CFA" w:rsidDel="00D132D7">
            <w:delText xml:space="preserve">Credential </w:delText>
          </w:r>
        </w:del>
      </w:ins>
      <w:del w:id="3167" w:author="Nick Nicholas" w:date="2017-11-20T16:28:00Z">
        <w:r w:rsidDel="00D132D7">
          <w:delText>/Credits</w:delText>
        </w:r>
        <w:r w:rsidR="0094624F" w:rsidDel="00D132D7">
          <w:delText>/Assessment</w:delText>
        </w:r>
      </w:del>
    </w:p>
    <w:p w14:paraId="3251E427" w14:textId="00F4E33B" w:rsidR="0023255D" w:rsidDel="00D132D7" w:rsidRDefault="00FC36F2" w:rsidP="0023255D">
      <w:pPr>
        <w:pStyle w:val="a3"/>
        <w:numPr>
          <w:ilvl w:val="1"/>
          <w:numId w:val="24"/>
        </w:numPr>
        <w:rPr>
          <w:del w:id="3168" w:author="Nick Nicholas" w:date="2017-11-20T16:28:00Z"/>
        </w:rPr>
      </w:pPr>
      <w:del w:id="3169" w:author="Nick Nicholas" w:date="2017-11-20T16:28:00Z">
        <w:r w:rsidDel="00D132D7">
          <w:delText xml:space="preserve">StudentAssessmentScoreSet </w:delText>
        </w:r>
        <w:r w:rsidR="0023255D" w:rsidDel="00D132D7">
          <w:delText xml:space="preserve">establishes competence of Student against LearningStandard, as described in </w:delText>
        </w:r>
        <w:r w:rsidR="00D8064A" w:rsidDel="00D132D7">
          <w:delText>Qualification</w:delText>
        </w:r>
      </w:del>
      <w:ins w:id="3170" w:author="Linda Marshall" w:date="2017-11-16T11:43:00Z">
        <w:del w:id="3171" w:author="Nick Nicholas" w:date="2017-11-20T16:28:00Z">
          <w:r w:rsidR="00957CFA" w:rsidDel="00D132D7">
            <w:delText>Credential</w:delText>
          </w:r>
        </w:del>
      </w:ins>
      <w:del w:id="3172" w:author="Nick Nicholas" w:date="2017-11-20T16:28:00Z">
        <w:r w:rsidR="0023255D" w:rsidDel="00D132D7">
          <w:delText>/</w:delText>
        </w:r>
        <w:r w:rsidR="00B543F8" w:rsidDel="00D132D7">
          <w:delText>Assessment</w:delText>
        </w:r>
        <w:r w:rsidR="0023255D" w:rsidDel="00D132D7">
          <w:delText>/LearningStandard</w:delText>
        </w:r>
      </w:del>
    </w:p>
    <w:p w14:paraId="0AAA6C16" w14:textId="31F6272C" w:rsidR="0023255D" w:rsidRDefault="0023255D" w:rsidP="0023255D">
      <w:pPr>
        <w:pStyle w:val="a3"/>
        <w:numPr>
          <w:ilvl w:val="1"/>
          <w:numId w:val="24"/>
        </w:numPr>
      </w:pPr>
      <w:del w:id="3173" w:author="Nick Nicholas" w:date="2017-11-20T16:28:00Z">
        <w:r w:rsidDel="00D132D7">
          <w:delText xml:space="preserve">Optional: </w:delText>
        </w:r>
        <w:r w:rsidR="00B54B05" w:rsidDel="00D132D7">
          <w:delText xml:space="preserve">StudentAssessmentScoreSet </w:delText>
        </w:r>
        <w:r w:rsidDel="00D132D7">
          <w:delText xml:space="preserve">accumulates for Student a number of credits towards </w:delText>
        </w:r>
      </w:del>
      <w:r>
        <w:t xml:space="preserve">LearningStandard, as described in </w:t>
      </w:r>
      <w:del w:id="3174" w:author="Linda Marshall" w:date="2017-11-16T11:43:00Z">
        <w:r w:rsidR="007F6EEF" w:rsidDel="00957CFA">
          <w:delText>Qualification</w:delText>
        </w:r>
      </w:del>
      <w:ins w:id="3175" w:author="Linda Marshall" w:date="2017-11-16T11:43:00Z">
        <w:r w:rsidR="00957CFA">
          <w:t>Credential</w:t>
        </w:r>
      </w:ins>
      <w:r>
        <w:t>/</w:t>
      </w:r>
      <w:r w:rsidR="00F0014C" w:rsidRPr="00F0014C">
        <w:t xml:space="preserve"> </w:t>
      </w:r>
      <w:r w:rsidR="00F0014C">
        <w:t>Assessment</w:t>
      </w:r>
      <w:r>
        <w:t>/LearningStandard/Credits</w:t>
      </w:r>
    </w:p>
    <w:p w14:paraId="32C68DEF" w14:textId="132CA685" w:rsidR="00B75435" w:rsidRDefault="00B75435" w:rsidP="00937DEE">
      <w:pPr>
        <w:pStyle w:val="a3"/>
        <w:numPr>
          <w:ilvl w:val="0"/>
          <w:numId w:val="24"/>
        </w:numPr>
      </w:pPr>
      <w:r>
        <w:t xml:space="preserve">At the conclusion of their studies, Student is awarded a </w:t>
      </w:r>
      <w:del w:id="3176" w:author="Linda Marshall" w:date="2017-11-16T11:43:00Z">
        <w:r w:rsidDel="00957CFA">
          <w:delText>Qualification</w:delText>
        </w:r>
      </w:del>
      <w:ins w:id="3177" w:author="Linda Marshall" w:date="2017-11-16T11:43:00Z">
        <w:r w:rsidR="00957CFA">
          <w:t>Credential</w:t>
        </w:r>
      </w:ins>
      <w:r>
        <w:t xml:space="preserve"> for completing the Course</w:t>
      </w:r>
      <w:r w:rsidR="00937DEE">
        <w:t xml:space="preserve"> (</w:t>
      </w:r>
      <w:del w:id="3178" w:author="Linda Marshall" w:date="2017-11-16T11:40:00Z">
        <w:r w:rsidR="00937DEE" w:rsidDel="002474FD">
          <w:delText>StudentQualificationAchievement</w:delText>
        </w:r>
      </w:del>
      <w:ins w:id="3179" w:author="Linda Marshall" w:date="2017-11-16T11:40:00Z">
        <w:r w:rsidR="002474FD">
          <w:t>StudentAttainmentAchievement</w:t>
        </w:r>
      </w:ins>
      <w:r w:rsidR="00937DEE">
        <w:t>)</w:t>
      </w:r>
    </w:p>
    <w:p w14:paraId="6151FA7C" w14:textId="4B49916F" w:rsidR="00B75435" w:rsidDel="00D132D7" w:rsidRDefault="00007F5C" w:rsidP="00B75435">
      <w:pPr>
        <w:pStyle w:val="a3"/>
        <w:numPr>
          <w:ilvl w:val="1"/>
          <w:numId w:val="24"/>
        </w:numPr>
        <w:rPr>
          <w:del w:id="3180" w:author="Nick Nicholas" w:date="2017-11-20T16:28:00Z"/>
        </w:rPr>
      </w:pPr>
      <w:del w:id="3181" w:author="Linda Marshall" w:date="2017-11-16T11:40:00Z">
        <w:r w:rsidDel="002474FD">
          <w:delText>StudentQualificationAchievement</w:delText>
        </w:r>
      </w:del>
      <w:ins w:id="3182" w:author="Linda Marshall" w:date="2017-11-16T11:40:00Z">
        <w:r w:rsidR="002474FD">
          <w:t>StudentAttainmentAchievement</w:t>
        </w:r>
      </w:ins>
      <w:r>
        <w:t xml:space="preserve"> </w:t>
      </w:r>
      <w:r w:rsidR="00B75435">
        <w:t xml:space="preserve">references Classes </w:t>
      </w:r>
      <w:del w:id="3183" w:author="Nick Nicholas" w:date="2017-11-20T16:28:00Z">
        <w:r w:rsidR="00B75435" w:rsidDel="00D132D7">
          <w:delText>completed</w:delText>
        </w:r>
      </w:del>
    </w:p>
    <w:p w14:paraId="6F9CE196" w14:textId="4D5F5E91" w:rsidR="00337D0B" w:rsidRDefault="00337D0B">
      <w:pPr>
        <w:pStyle w:val="a3"/>
        <w:numPr>
          <w:ilvl w:val="1"/>
          <w:numId w:val="24"/>
        </w:numPr>
      </w:pPr>
      <w:del w:id="3184" w:author="Nick Nicholas" w:date="2017-11-20T16:28:00Z">
        <w:r w:rsidDel="00D132D7">
          <w:delText>StudentQualificationAchievement</w:delText>
        </w:r>
      </w:del>
      <w:ins w:id="3185" w:author="Linda Marshall" w:date="2017-11-16T11:40:00Z">
        <w:del w:id="3186" w:author="Nick Nicholas" w:date="2017-11-20T16:28:00Z">
          <w:r w:rsidR="002474FD" w:rsidDel="00D132D7">
            <w:delText>StudentAttainmentAchievement</w:delText>
          </w:r>
        </w:del>
      </w:ins>
      <w:del w:id="3187" w:author="Nick Nicholas" w:date="2017-11-20T16:28:00Z">
        <w:r w:rsidDel="00D132D7">
          <w:delText xml:space="preserve"> references</w:delText>
        </w:r>
      </w:del>
      <w:ins w:id="3188" w:author="Nick Nicholas" w:date="2017-11-20T16:28:00Z">
        <w:r w:rsidR="00D132D7">
          <w:t>and</w:t>
        </w:r>
      </w:ins>
      <w:r>
        <w:t xml:space="preserve"> Assessments completed</w:t>
      </w:r>
      <w:ins w:id="3189" w:author="Nick Nicholas" w:date="2017-11-20T16:28:00Z">
        <w:r w:rsidR="00D132D7">
          <w:t xml:space="preserve"> as Attainments</w:t>
        </w:r>
      </w:ins>
    </w:p>
    <w:p w14:paraId="21034E3A" w14:textId="5863FA8A" w:rsidR="00B75435" w:rsidRDefault="00007F5C" w:rsidP="00B75435">
      <w:pPr>
        <w:pStyle w:val="a3"/>
        <w:numPr>
          <w:ilvl w:val="1"/>
          <w:numId w:val="24"/>
        </w:numPr>
      </w:pPr>
      <w:del w:id="3190" w:author="Linda Marshall" w:date="2017-11-16T11:40:00Z">
        <w:r w:rsidDel="002474FD">
          <w:delText>StudentQualificationAchievement</w:delText>
        </w:r>
      </w:del>
      <w:ins w:id="3191" w:author="Linda Marshall" w:date="2017-11-16T11:40:00Z">
        <w:r w:rsidR="002474FD">
          <w:t>StudentAttainmentAchievement</w:t>
        </w:r>
      </w:ins>
      <w:r>
        <w:t xml:space="preserve"> </w:t>
      </w:r>
      <w:r w:rsidR="00A42FB1">
        <w:t>references</w:t>
      </w:r>
      <w:r w:rsidR="006161B0">
        <w:t xml:space="preserve"> Learning Standards attained</w:t>
      </w:r>
    </w:p>
    <w:p w14:paraId="6675F90D" w14:textId="6502F3B3" w:rsidR="00157A76" w:rsidRDefault="00007F5C" w:rsidP="00B75435">
      <w:pPr>
        <w:pStyle w:val="a3"/>
        <w:numPr>
          <w:ilvl w:val="1"/>
          <w:numId w:val="24"/>
        </w:numPr>
      </w:pPr>
      <w:del w:id="3192" w:author="Linda Marshall" w:date="2017-11-16T11:40:00Z">
        <w:r w:rsidDel="002474FD">
          <w:delText>StudentQualificationAchievement</w:delText>
        </w:r>
      </w:del>
      <w:ins w:id="3193" w:author="Linda Marshall" w:date="2017-11-16T11:40:00Z">
        <w:r w:rsidR="002474FD">
          <w:t>StudentAttainmentAchievement</w:t>
        </w:r>
      </w:ins>
      <w:r>
        <w:t xml:space="preserve"> </w:t>
      </w:r>
      <w:r w:rsidR="00157A76">
        <w:t xml:space="preserve">references credits accumulated </w:t>
      </w:r>
      <w:del w:id="3194" w:author="Nick Nicholas" w:date="2017-11-20T16:28:00Z">
        <w:r w:rsidR="00157A76" w:rsidDel="00D132D7">
          <w:delText>per Class</w:delText>
        </w:r>
      </w:del>
      <w:ins w:id="3195" w:author="Nick Nicholas" w:date="2017-11-20T16:28:00Z">
        <w:r w:rsidR="00D132D7">
          <w:t>across all Attainments</w:t>
        </w:r>
      </w:ins>
    </w:p>
    <w:p w14:paraId="0D06969B" w14:textId="09BEEAE7" w:rsidR="009D54A9" w:rsidDel="00D132D7" w:rsidRDefault="009D54A9" w:rsidP="009D54A9">
      <w:pPr>
        <w:pStyle w:val="a3"/>
        <w:numPr>
          <w:ilvl w:val="1"/>
          <w:numId w:val="24"/>
        </w:numPr>
        <w:rPr>
          <w:del w:id="3196" w:author="Nick Nicholas" w:date="2017-11-20T16:29:00Z"/>
        </w:rPr>
      </w:pPr>
      <w:del w:id="3197" w:author="Nick Nicholas" w:date="2017-11-20T16:29:00Z">
        <w:r w:rsidDel="00D132D7">
          <w:delText>StudentQualificationAchievement</w:delText>
        </w:r>
      </w:del>
      <w:ins w:id="3198" w:author="Linda Marshall" w:date="2017-11-16T11:40:00Z">
        <w:del w:id="3199" w:author="Nick Nicholas" w:date="2017-11-20T16:29:00Z">
          <w:r w:rsidR="002474FD" w:rsidDel="00D132D7">
            <w:delText>StudentAttainmentAchievement</w:delText>
          </w:r>
        </w:del>
      </w:ins>
      <w:del w:id="3200" w:author="Nick Nicholas" w:date="2017-11-20T16:29:00Z">
        <w:r w:rsidDel="00D132D7">
          <w:delText xml:space="preserve"> references credits accumulated per Assessment</w:delText>
        </w:r>
      </w:del>
    </w:p>
    <w:p w14:paraId="56E05DBC" w14:textId="4BCBE757" w:rsidR="00157A76" w:rsidRDefault="00007F5C" w:rsidP="00B75435">
      <w:pPr>
        <w:pStyle w:val="a3"/>
        <w:numPr>
          <w:ilvl w:val="1"/>
          <w:numId w:val="24"/>
        </w:numPr>
      </w:pPr>
      <w:del w:id="3201" w:author="Linda Marshall" w:date="2017-11-16T11:40:00Z">
        <w:r w:rsidDel="002474FD">
          <w:delText>StudentQualificationAchievement</w:delText>
        </w:r>
      </w:del>
      <w:ins w:id="3202" w:author="Linda Marshall" w:date="2017-11-16T11:40:00Z">
        <w:r w:rsidR="002474FD">
          <w:t>StudentAttainmentAchievement</w:t>
        </w:r>
      </w:ins>
      <w:r>
        <w:t xml:space="preserve"> </w:t>
      </w:r>
      <w:r w:rsidR="00157A76">
        <w:t>references credits accumulated per Learning Standard</w:t>
      </w:r>
    </w:p>
    <w:p w14:paraId="6AB62C75" w14:textId="6876D496" w:rsidR="0037741E" w:rsidRDefault="0037741E" w:rsidP="0037741E">
      <w:pPr>
        <w:pStyle w:val="a3"/>
        <w:numPr>
          <w:ilvl w:val="0"/>
          <w:numId w:val="24"/>
        </w:numPr>
      </w:pPr>
      <w:r>
        <w:t xml:space="preserve">Alt 1: Student unenrolls from Course before </w:t>
      </w:r>
      <w:r w:rsidR="00136808">
        <w:t xml:space="preserve">any applicable census cutoff. Student does not receive a </w:t>
      </w:r>
      <w:del w:id="3203" w:author="Linda Marshall" w:date="2017-11-16T11:40:00Z">
        <w:r w:rsidR="00136808" w:rsidDel="002474FD">
          <w:delText>StudentQualificationAchievement</w:delText>
        </w:r>
      </w:del>
      <w:ins w:id="3204" w:author="Linda Marshall" w:date="2017-11-16T11:40:00Z">
        <w:r w:rsidR="002474FD">
          <w:t>StudentAttainmentAchievement</w:t>
        </w:r>
      </w:ins>
      <w:r w:rsidR="00136808">
        <w:t>.</w:t>
      </w:r>
    </w:p>
    <w:p w14:paraId="4E85A3DD" w14:textId="31C6727B" w:rsidR="00136808" w:rsidRDefault="00136808" w:rsidP="0037741E">
      <w:pPr>
        <w:pStyle w:val="a3"/>
        <w:numPr>
          <w:ilvl w:val="0"/>
          <w:numId w:val="24"/>
        </w:numPr>
      </w:pPr>
      <w:r>
        <w:t xml:space="preserve">Alt </w:t>
      </w:r>
      <w:r w:rsidR="000655FE">
        <w:t>2</w:t>
      </w:r>
      <w:r>
        <w:t xml:space="preserve">: Student discontinues enrolment in Course. Student receives partial </w:t>
      </w:r>
      <w:del w:id="3205" w:author="Linda Marshall" w:date="2017-11-16T11:40:00Z">
        <w:r w:rsidDel="002474FD">
          <w:delText>StudentQualificationAchievement</w:delText>
        </w:r>
      </w:del>
      <w:ins w:id="3206" w:author="Linda Marshall" w:date="2017-11-16T11:40:00Z">
        <w:r w:rsidR="002474FD">
          <w:t>StudentAttainmentAchievement</w:t>
        </w:r>
      </w:ins>
      <w:r>
        <w:t xml:space="preserve"> record, with</w:t>
      </w:r>
      <w:r w:rsidR="001E2F0C">
        <w:t xml:space="preserve"> credits that they can transfer</w:t>
      </w:r>
      <w:r>
        <w:t xml:space="preserve"> on for further study.</w:t>
      </w:r>
    </w:p>
    <w:p w14:paraId="7B17BCA2" w14:textId="77777777" w:rsidR="00172D63" w:rsidRPr="00AC13A6" w:rsidRDefault="00172D63" w:rsidP="00852ADC">
      <w:pPr>
        <w:rPr>
          <w:lang w:val="en-US"/>
          <w:rPrChange w:id="3207" w:author="Nick Nicholas" w:date="2017-11-16T12:15:00Z">
            <w:rPr/>
          </w:rPrChange>
        </w:rPr>
      </w:pPr>
    </w:p>
    <w:p w14:paraId="40BDDE0E" w14:textId="34810FFC" w:rsidR="00FD6FCE" w:rsidRDefault="00FD6FCE" w:rsidP="00476D14">
      <w:pPr>
        <w:pStyle w:val="3"/>
      </w:pPr>
      <w:bookmarkStart w:id="3208" w:name="_Toc498607929"/>
      <w:r w:rsidRPr="00FD6FCE">
        <w:t xml:space="preserve">Enrolment </w:t>
      </w:r>
      <w:r>
        <w:t xml:space="preserve">for </w:t>
      </w:r>
      <w:del w:id="3209" w:author="Linda Marshall" w:date="2017-11-16T11:43:00Z">
        <w:r w:rsidDel="00957CFA">
          <w:delText>qualification</w:delText>
        </w:r>
      </w:del>
      <w:ins w:id="3210" w:author="Linda Marshall" w:date="2017-11-16T11:43:00Z">
        <w:r w:rsidR="00957CFA">
          <w:t>Credential</w:t>
        </w:r>
      </w:ins>
      <w:r w:rsidRPr="00FD6FCE">
        <w:t>:</w:t>
      </w:r>
      <w:bookmarkEnd w:id="3208"/>
    </w:p>
    <w:p w14:paraId="45E2D794" w14:textId="77777777" w:rsidR="003A3026" w:rsidRDefault="003A3026" w:rsidP="003A3026">
      <w:r>
        <w:t>Input:</w:t>
      </w:r>
    </w:p>
    <w:p w14:paraId="2A7516C5" w14:textId="21E00B32" w:rsidR="003A3026" w:rsidRDefault="008B04E2" w:rsidP="003A3026">
      <w:pPr>
        <w:pStyle w:val="a3"/>
        <w:numPr>
          <w:ilvl w:val="0"/>
          <w:numId w:val="24"/>
        </w:numPr>
      </w:pPr>
      <w:del w:id="3211" w:author="Linda Marshall" w:date="2017-11-16T11:43:00Z">
        <w:r w:rsidDel="00957CFA">
          <w:delText>Qualification</w:delText>
        </w:r>
      </w:del>
      <w:ins w:id="3212" w:author="Linda Marshall" w:date="2017-11-16T11:43:00Z">
        <w:r w:rsidR="00957CFA">
          <w:t>Credential</w:t>
        </w:r>
      </w:ins>
    </w:p>
    <w:p w14:paraId="15E9CFE0" w14:textId="1DAB6A29" w:rsidR="0034331D" w:rsidRDefault="0034331D" w:rsidP="0034331D">
      <w:pPr>
        <w:pStyle w:val="a3"/>
        <w:numPr>
          <w:ilvl w:val="1"/>
          <w:numId w:val="24"/>
        </w:numPr>
      </w:pPr>
      <w:r>
        <w:t>Credits for prerequisites</w:t>
      </w:r>
    </w:p>
    <w:p w14:paraId="494AB5E8" w14:textId="2522B96B" w:rsidR="0034331D" w:rsidRDefault="0034331D" w:rsidP="0034331D">
      <w:pPr>
        <w:pStyle w:val="a3"/>
        <w:numPr>
          <w:ilvl w:val="2"/>
          <w:numId w:val="24"/>
        </w:numPr>
      </w:pPr>
      <w:r>
        <w:t xml:space="preserve">Credits for previous </w:t>
      </w:r>
      <w:del w:id="3213" w:author="Linda Marshall" w:date="2017-11-16T11:40:00Z">
        <w:r w:rsidDel="002474FD">
          <w:delText>StudentQualificationAchievement</w:delText>
        </w:r>
      </w:del>
      <w:ins w:id="3214" w:author="Linda Marshall" w:date="2017-11-16T11:40:00Z">
        <w:r w:rsidR="002474FD">
          <w:t>StudentAttainmentAchievement</w:t>
        </w:r>
      </w:ins>
      <w:r>
        <w:t>s</w:t>
      </w:r>
    </w:p>
    <w:p w14:paraId="700F6C70" w14:textId="4FEADA38" w:rsidR="0027764E" w:rsidRDefault="0027764E" w:rsidP="0027764E">
      <w:pPr>
        <w:pStyle w:val="a3"/>
        <w:numPr>
          <w:ilvl w:val="1"/>
          <w:numId w:val="24"/>
        </w:numPr>
      </w:pPr>
      <w:r>
        <w:t>Courses</w:t>
      </w:r>
    </w:p>
    <w:p w14:paraId="1ABFECC4" w14:textId="5FF4FCA7" w:rsidR="0027764E" w:rsidRDefault="0027764E" w:rsidP="0027764E">
      <w:pPr>
        <w:pStyle w:val="a3"/>
        <w:numPr>
          <w:ilvl w:val="1"/>
          <w:numId w:val="24"/>
        </w:numPr>
      </w:pPr>
      <w:r>
        <w:t>Classes</w:t>
      </w:r>
    </w:p>
    <w:p w14:paraId="7FC266F7" w14:textId="548D744C" w:rsidR="0027764E" w:rsidRDefault="0027764E" w:rsidP="0027764E">
      <w:pPr>
        <w:pStyle w:val="a3"/>
        <w:numPr>
          <w:ilvl w:val="1"/>
          <w:numId w:val="24"/>
        </w:numPr>
      </w:pPr>
      <w:r>
        <w:t>Assessments</w:t>
      </w:r>
    </w:p>
    <w:p w14:paraId="6E642583" w14:textId="08593146" w:rsidR="000D5620" w:rsidRDefault="000D5620" w:rsidP="000D5620">
      <w:pPr>
        <w:pStyle w:val="a3"/>
        <w:numPr>
          <w:ilvl w:val="1"/>
          <w:numId w:val="24"/>
        </w:numPr>
      </w:pPr>
      <w:r>
        <w:t xml:space="preserve">Credits towards </w:t>
      </w:r>
      <w:del w:id="3215" w:author="Linda Marshall" w:date="2017-11-16T11:43:00Z">
        <w:r w:rsidDel="00957CFA">
          <w:delText>Qualification</w:delText>
        </w:r>
      </w:del>
      <w:ins w:id="3216" w:author="Linda Marshall" w:date="2017-11-16T11:43:00Z">
        <w:r w:rsidR="00957CFA">
          <w:t>Credential</w:t>
        </w:r>
      </w:ins>
    </w:p>
    <w:p w14:paraId="12FFF293" w14:textId="77777777" w:rsidR="000D5620" w:rsidRDefault="000D5620" w:rsidP="000D5620">
      <w:pPr>
        <w:pStyle w:val="a3"/>
        <w:numPr>
          <w:ilvl w:val="2"/>
          <w:numId w:val="24"/>
        </w:numPr>
      </w:pPr>
      <w:r>
        <w:t>Credits per Class</w:t>
      </w:r>
    </w:p>
    <w:p w14:paraId="0009BF1B" w14:textId="77777777" w:rsidR="000D5620" w:rsidRDefault="000D5620" w:rsidP="000D5620">
      <w:pPr>
        <w:pStyle w:val="a3"/>
        <w:numPr>
          <w:ilvl w:val="2"/>
          <w:numId w:val="24"/>
        </w:numPr>
      </w:pPr>
      <w:r>
        <w:t>Credits per Assessment</w:t>
      </w:r>
    </w:p>
    <w:p w14:paraId="10F53026" w14:textId="77777777" w:rsidR="000D5620" w:rsidRDefault="000D5620" w:rsidP="000D5620">
      <w:pPr>
        <w:pStyle w:val="a3"/>
        <w:numPr>
          <w:ilvl w:val="2"/>
          <w:numId w:val="24"/>
        </w:numPr>
      </w:pPr>
      <w:r>
        <w:t>Credits per Learning Standard</w:t>
      </w:r>
    </w:p>
    <w:p w14:paraId="3F5C081D" w14:textId="45F818BA" w:rsidR="00106E7B" w:rsidRDefault="00106E7B" w:rsidP="003A3026">
      <w:pPr>
        <w:pStyle w:val="a3"/>
        <w:numPr>
          <w:ilvl w:val="0"/>
          <w:numId w:val="24"/>
        </w:numPr>
      </w:pPr>
      <w:del w:id="3217" w:author="Linda Marshall" w:date="2017-11-16T11:40:00Z">
        <w:r w:rsidDel="002474FD">
          <w:delText>StudentQualificationAchievement</w:delText>
        </w:r>
      </w:del>
      <w:ins w:id="3218" w:author="Linda Marshall" w:date="2017-11-16T11:40:00Z">
        <w:r w:rsidR="002474FD">
          <w:t>StudentAttainmentAchievement</w:t>
        </w:r>
      </w:ins>
      <w:r w:rsidR="008044B8">
        <w:t xml:space="preserve"> (previous </w:t>
      </w:r>
      <w:del w:id="3219" w:author="Linda Marshall" w:date="2017-11-16T11:43:00Z">
        <w:r w:rsidR="008044B8" w:rsidDel="00957CFA">
          <w:delText>qualification</w:delText>
        </w:r>
      </w:del>
      <w:ins w:id="3220" w:author="Linda Marshall" w:date="2017-11-16T11:43:00Z">
        <w:r w:rsidR="00957CFA">
          <w:t>Credential</w:t>
        </w:r>
      </w:ins>
      <w:r w:rsidR="008044B8">
        <w:t>s)</w:t>
      </w:r>
    </w:p>
    <w:p w14:paraId="21CC48D1" w14:textId="17BA7F31" w:rsidR="008B04E2" w:rsidRDefault="008B04E2" w:rsidP="003A3026">
      <w:pPr>
        <w:pStyle w:val="a3"/>
        <w:numPr>
          <w:ilvl w:val="0"/>
          <w:numId w:val="24"/>
        </w:numPr>
      </w:pPr>
      <w:r>
        <w:t>Student</w:t>
      </w:r>
    </w:p>
    <w:p w14:paraId="68F73A69" w14:textId="77777777" w:rsidR="003A3026" w:rsidRDefault="003A3026" w:rsidP="003A3026">
      <w:r>
        <w:t>Output:</w:t>
      </w:r>
    </w:p>
    <w:p w14:paraId="6F88CCD8" w14:textId="04F49F19" w:rsidR="003A3026" w:rsidRDefault="009F4ADB" w:rsidP="003A3026">
      <w:pPr>
        <w:pStyle w:val="a3"/>
        <w:numPr>
          <w:ilvl w:val="0"/>
          <w:numId w:val="24"/>
        </w:numPr>
      </w:pPr>
      <w:r>
        <w:t>Student</w:t>
      </w:r>
      <w:del w:id="3221" w:author="Linda Marshall" w:date="2017-11-16T11:43:00Z">
        <w:r w:rsidDel="00957CFA">
          <w:delText>Qualification</w:delText>
        </w:r>
      </w:del>
      <w:ins w:id="3222" w:author="Linda Marshall" w:date="2017-11-16T11:43:00Z">
        <w:r w:rsidR="00957CFA">
          <w:t>Credential</w:t>
        </w:r>
      </w:ins>
      <w:r>
        <w:t>Enrolment</w:t>
      </w:r>
    </w:p>
    <w:p w14:paraId="1A1C988C" w14:textId="0D27B407" w:rsidR="00106E7B" w:rsidRDefault="00106E7B" w:rsidP="00C20F51">
      <w:pPr>
        <w:pStyle w:val="a3"/>
        <w:numPr>
          <w:ilvl w:val="0"/>
          <w:numId w:val="24"/>
        </w:numPr>
        <w:rPr>
          <w:ins w:id="3223" w:author="Nick Nicholas" w:date="2017-11-20T16:29:00Z"/>
        </w:rPr>
      </w:pPr>
      <w:del w:id="3224" w:author="Linda Marshall" w:date="2017-11-16T11:40:00Z">
        <w:r w:rsidDel="002474FD">
          <w:delText>StudentQualificationAchievement</w:delText>
        </w:r>
      </w:del>
      <w:ins w:id="3225" w:author="Linda Marshall" w:date="2017-11-16T11:40:00Z">
        <w:r w:rsidR="002474FD">
          <w:t>StudentAttainmentAchievement</w:t>
        </w:r>
      </w:ins>
    </w:p>
    <w:p w14:paraId="76B83470" w14:textId="13C09631" w:rsidR="003F11C5" w:rsidRDefault="003F11C5" w:rsidP="00C20F51">
      <w:pPr>
        <w:pStyle w:val="a3"/>
        <w:numPr>
          <w:ilvl w:val="0"/>
          <w:numId w:val="24"/>
        </w:numPr>
      </w:pPr>
      <w:ins w:id="3226" w:author="Nick Nicholas" w:date="2017-11-20T16:29:00Z">
        <w:r>
          <w:t>Attainment</w:t>
        </w:r>
      </w:ins>
    </w:p>
    <w:p w14:paraId="6E278097" w14:textId="77777777" w:rsidR="003A3026" w:rsidRDefault="003A3026" w:rsidP="003A3026">
      <w:r>
        <w:t>Steps:</w:t>
      </w:r>
    </w:p>
    <w:p w14:paraId="7C7D0016" w14:textId="17B04687" w:rsidR="003A3026" w:rsidRDefault="0042548A" w:rsidP="003A3026">
      <w:pPr>
        <w:pStyle w:val="a3"/>
        <w:numPr>
          <w:ilvl w:val="0"/>
          <w:numId w:val="24"/>
        </w:numPr>
      </w:pPr>
      <w:r>
        <w:t xml:space="preserve">Student establishes prerequisites for enrolling in </w:t>
      </w:r>
      <w:del w:id="3227" w:author="Linda Marshall" w:date="2017-11-16T11:43:00Z">
        <w:r w:rsidDel="00957CFA">
          <w:delText>Qualification</w:delText>
        </w:r>
      </w:del>
      <w:ins w:id="3228" w:author="Linda Marshall" w:date="2017-11-16T11:43:00Z">
        <w:r w:rsidR="00957CFA">
          <w:t>Credential</w:t>
        </w:r>
      </w:ins>
    </w:p>
    <w:p w14:paraId="301ED7E8" w14:textId="47323ADF" w:rsidR="0042548A" w:rsidRDefault="0042548A" w:rsidP="0042548A">
      <w:pPr>
        <w:pStyle w:val="a3"/>
        <w:numPr>
          <w:ilvl w:val="1"/>
          <w:numId w:val="24"/>
        </w:numPr>
      </w:pPr>
      <w:r>
        <w:t xml:space="preserve">Optional: prerequisites may include </w:t>
      </w:r>
      <w:r w:rsidR="00736B90">
        <w:rPr>
          <w:lang w:val="en-AU"/>
        </w:rPr>
        <w:t xml:space="preserve">successful </w:t>
      </w:r>
      <w:r w:rsidR="0034331D">
        <w:rPr>
          <w:lang w:val="en-AU"/>
        </w:rPr>
        <w:t xml:space="preserve">achievement of previous </w:t>
      </w:r>
      <w:del w:id="3229" w:author="Linda Marshall" w:date="2017-11-16T11:40:00Z">
        <w:r w:rsidR="0034331D" w:rsidDel="002474FD">
          <w:delText>StudentQualificationAchievement</w:delText>
        </w:r>
      </w:del>
      <w:ins w:id="3230" w:author="Linda Marshall" w:date="2017-11-16T11:40:00Z">
        <w:r w:rsidR="002474FD">
          <w:t>StudentAttainmentAchievement</w:t>
        </w:r>
      </w:ins>
    </w:p>
    <w:p w14:paraId="467DDF7D" w14:textId="13CF8EA6" w:rsidR="0034331D" w:rsidRDefault="0034331D" w:rsidP="0042548A">
      <w:pPr>
        <w:pStyle w:val="a3"/>
        <w:numPr>
          <w:ilvl w:val="1"/>
          <w:numId w:val="24"/>
        </w:numPr>
      </w:pPr>
      <w:r>
        <w:t>Prerequisite may be quantified as credits</w:t>
      </w:r>
      <w:r w:rsidR="007638C5">
        <w:t xml:space="preserve"> towards </w:t>
      </w:r>
      <w:del w:id="3231" w:author="Linda Marshall" w:date="2017-11-16T11:43:00Z">
        <w:r w:rsidR="007638C5" w:rsidDel="00957CFA">
          <w:delText>Qualification</w:delText>
        </w:r>
      </w:del>
      <w:ins w:id="3232" w:author="Linda Marshall" w:date="2017-11-16T11:43:00Z">
        <w:r w:rsidR="00957CFA">
          <w:t>Credential</w:t>
        </w:r>
      </w:ins>
    </w:p>
    <w:p w14:paraId="7A2B820A" w14:textId="4E6CF7D7" w:rsidR="00887E88" w:rsidRDefault="00887E88" w:rsidP="00887E88">
      <w:pPr>
        <w:pStyle w:val="a3"/>
        <w:numPr>
          <w:ilvl w:val="0"/>
          <w:numId w:val="24"/>
        </w:numPr>
      </w:pPr>
      <w:r>
        <w:t>Student enrol</w:t>
      </w:r>
      <w:r w:rsidR="00B3521F">
        <w:t>l</w:t>
      </w:r>
      <w:r>
        <w:t xml:space="preserve">s in </w:t>
      </w:r>
      <w:del w:id="3233" w:author="Linda Marshall" w:date="2017-11-16T11:43:00Z">
        <w:r w:rsidDel="00957CFA">
          <w:delText>Qualification</w:delText>
        </w:r>
      </w:del>
      <w:ins w:id="3234" w:author="Linda Marshall" w:date="2017-11-16T11:43:00Z">
        <w:r w:rsidR="00957CFA">
          <w:t>Credential</w:t>
        </w:r>
      </w:ins>
      <w:r w:rsidR="00E30ED0">
        <w:t xml:space="preserve"> with a </w:t>
      </w:r>
      <w:del w:id="3235" w:author="Linda Marshall" w:date="2017-11-16T11:43:00Z">
        <w:r w:rsidR="00E30ED0" w:rsidDel="00957CFA">
          <w:delText>qualification</w:delText>
        </w:r>
      </w:del>
      <w:ins w:id="3236" w:author="Linda Marshall" w:date="2017-11-16T11:43:00Z">
        <w:r w:rsidR="00957CFA">
          <w:t>credential</w:t>
        </w:r>
      </w:ins>
      <w:r w:rsidR="00E30ED0">
        <w:t xml:space="preserve"> authority (not necessarily a school)</w:t>
      </w:r>
    </w:p>
    <w:p w14:paraId="38CC91C8" w14:textId="3C8E766F" w:rsidR="00B3521F" w:rsidRDefault="00B3521F" w:rsidP="00887E88">
      <w:pPr>
        <w:pStyle w:val="a3"/>
        <w:numPr>
          <w:ilvl w:val="0"/>
          <w:numId w:val="24"/>
        </w:numPr>
      </w:pPr>
      <w:r>
        <w:t xml:space="preserve">Student enrolls in associated </w:t>
      </w:r>
      <w:r w:rsidR="00E44660">
        <w:t>Courses</w:t>
      </w:r>
      <w:r>
        <w:t>, and gathers associated credits</w:t>
      </w:r>
      <w:r w:rsidR="00D75B98">
        <w:t xml:space="preserve"> towards </w:t>
      </w:r>
      <w:del w:id="3237" w:author="Linda Marshall" w:date="2017-11-16T11:43:00Z">
        <w:r w:rsidR="00D75B98" w:rsidDel="00957CFA">
          <w:delText>Qualification</w:delText>
        </w:r>
      </w:del>
      <w:ins w:id="3238" w:author="Linda Marshall" w:date="2017-11-16T11:43:00Z">
        <w:r w:rsidR="00957CFA">
          <w:t>Credential</w:t>
        </w:r>
      </w:ins>
      <w:r w:rsidR="00E44660">
        <w:t xml:space="preserve"> (see above)</w:t>
      </w:r>
    </w:p>
    <w:p w14:paraId="7F647212" w14:textId="7F319F05" w:rsidR="00092BDF" w:rsidRDefault="00092BDF" w:rsidP="00092BDF">
      <w:pPr>
        <w:pStyle w:val="a3"/>
        <w:numPr>
          <w:ilvl w:val="0"/>
          <w:numId w:val="24"/>
        </w:numPr>
      </w:pPr>
      <w:r>
        <w:t>Student enrolls in associated Classes</w:t>
      </w:r>
      <w:r w:rsidR="00670820">
        <w:t xml:space="preserve"> (potentially in multiple institutions)</w:t>
      </w:r>
      <w:r>
        <w:t xml:space="preserve">, and gathers associated credits </w:t>
      </w:r>
      <w:r w:rsidR="00D75B98">
        <w:t xml:space="preserve">towards </w:t>
      </w:r>
      <w:del w:id="3239" w:author="Linda Marshall" w:date="2017-11-16T11:43:00Z">
        <w:r w:rsidR="00D75B98" w:rsidDel="00957CFA">
          <w:delText>Qualification</w:delText>
        </w:r>
      </w:del>
      <w:ins w:id="3240" w:author="Linda Marshall" w:date="2017-11-16T11:43:00Z">
        <w:r w:rsidR="00957CFA">
          <w:t>Credential</w:t>
        </w:r>
      </w:ins>
      <w:r w:rsidR="00D75B98">
        <w:t xml:space="preserve"> </w:t>
      </w:r>
      <w:r>
        <w:t>(see above)</w:t>
      </w:r>
    </w:p>
    <w:p w14:paraId="4D4F06AB" w14:textId="732488BF" w:rsidR="0087528E" w:rsidRDefault="0087528E" w:rsidP="0087528E">
      <w:pPr>
        <w:pStyle w:val="a3"/>
        <w:numPr>
          <w:ilvl w:val="0"/>
          <w:numId w:val="24"/>
        </w:numPr>
      </w:pPr>
      <w:r>
        <w:t xml:space="preserve">Student enrolls in associated Assessments, and gathers associated credits </w:t>
      </w:r>
      <w:r w:rsidR="00D75B98">
        <w:t xml:space="preserve">towards </w:t>
      </w:r>
      <w:del w:id="3241" w:author="Linda Marshall" w:date="2017-11-16T11:43:00Z">
        <w:r w:rsidR="00D75B98" w:rsidDel="00957CFA">
          <w:delText>Qualification</w:delText>
        </w:r>
      </w:del>
      <w:ins w:id="3242" w:author="Linda Marshall" w:date="2017-11-16T11:43:00Z">
        <w:r w:rsidR="00957CFA">
          <w:t>Credential</w:t>
        </w:r>
      </w:ins>
      <w:r w:rsidR="00D75B98">
        <w:t xml:space="preserve"> </w:t>
      </w:r>
      <w:r>
        <w:t>(see above)</w:t>
      </w:r>
    </w:p>
    <w:p w14:paraId="0F20A9FE" w14:textId="7AADF968" w:rsidR="00B3521F" w:rsidRDefault="00B3521F" w:rsidP="00B3521F">
      <w:pPr>
        <w:pStyle w:val="a3"/>
        <w:numPr>
          <w:ilvl w:val="0"/>
          <w:numId w:val="24"/>
        </w:numPr>
      </w:pPr>
      <w:r>
        <w:t xml:space="preserve">At the conclusion of their studies, Student is awarded </w:t>
      </w:r>
      <w:r w:rsidR="00A153E6">
        <w:t>the</w:t>
      </w:r>
      <w:r>
        <w:t xml:space="preserve"> </w:t>
      </w:r>
      <w:del w:id="3243" w:author="Linda Marshall" w:date="2017-11-16T11:44:00Z">
        <w:r w:rsidDel="00957CFA">
          <w:delText>Qualification</w:delText>
        </w:r>
      </w:del>
      <w:ins w:id="3244" w:author="Linda Marshall" w:date="2017-11-16T11:44:00Z">
        <w:r w:rsidR="00957CFA">
          <w:t>Credential</w:t>
        </w:r>
      </w:ins>
      <w:r>
        <w:t xml:space="preserve"> (</w:t>
      </w:r>
      <w:del w:id="3245" w:author="Linda Marshall" w:date="2017-11-16T11:40:00Z">
        <w:r w:rsidDel="002474FD">
          <w:delText>StudentQualificationAchievement</w:delText>
        </w:r>
      </w:del>
      <w:ins w:id="3246" w:author="Linda Marshall" w:date="2017-11-16T11:40:00Z">
        <w:r w:rsidR="002474FD">
          <w:t>StudentAttainmentAchievement</w:t>
        </w:r>
      </w:ins>
      <w:r>
        <w:t>)</w:t>
      </w:r>
    </w:p>
    <w:p w14:paraId="76A65681" w14:textId="28382CCC" w:rsidR="00031D58" w:rsidRDefault="00031D58" w:rsidP="00031D58">
      <w:pPr>
        <w:pStyle w:val="a3"/>
        <w:numPr>
          <w:ilvl w:val="1"/>
          <w:numId w:val="24"/>
        </w:numPr>
        <w:rPr>
          <w:ins w:id="3247" w:author="Nick Nicholas" w:date="2017-11-20T16:29:00Z"/>
        </w:rPr>
      </w:pPr>
      <w:ins w:id="3248" w:author="Nick Nicholas" w:date="2017-11-20T16:29:00Z">
        <w:r>
          <w:t>StudentAttainmentAchievement references Classes</w:t>
        </w:r>
        <w:r w:rsidR="0080483E">
          <w:t>, Courses</w:t>
        </w:r>
        <w:r>
          <w:t xml:space="preserve"> and Assessments completed as Attainments</w:t>
        </w:r>
      </w:ins>
    </w:p>
    <w:p w14:paraId="73263230" w14:textId="28343A1E" w:rsidR="00B3521F" w:rsidDel="00031D58" w:rsidRDefault="00B3521F" w:rsidP="00B3521F">
      <w:pPr>
        <w:pStyle w:val="a3"/>
        <w:numPr>
          <w:ilvl w:val="1"/>
          <w:numId w:val="24"/>
        </w:numPr>
        <w:rPr>
          <w:del w:id="3249" w:author="Nick Nicholas" w:date="2017-11-20T16:29:00Z"/>
        </w:rPr>
      </w:pPr>
      <w:del w:id="3250" w:author="Nick Nicholas" w:date="2017-11-20T16:29:00Z">
        <w:r w:rsidDel="00031D58">
          <w:lastRenderedPageBreak/>
          <w:delText>StudentQualificationAchievement</w:delText>
        </w:r>
      </w:del>
      <w:ins w:id="3251" w:author="Linda Marshall" w:date="2017-11-16T11:40:00Z">
        <w:del w:id="3252" w:author="Nick Nicholas" w:date="2017-11-20T16:29:00Z">
          <w:r w:rsidR="002474FD" w:rsidDel="00031D58">
            <w:delText>StudentAttainmentAchievement</w:delText>
          </w:r>
        </w:del>
      </w:ins>
      <w:del w:id="3253" w:author="Nick Nicholas" w:date="2017-11-20T16:29:00Z">
        <w:r w:rsidDel="00031D58">
          <w:delText xml:space="preserve"> references Classes completed</w:delText>
        </w:r>
      </w:del>
    </w:p>
    <w:p w14:paraId="47156257" w14:textId="3C641B98" w:rsidR="002135AD" w:rsidDel="0080483E" w:rsidRDefault="002135AD" w:rsidP="002135AD">
      <w:pPr>
        <w:pStyle w:val="a3"/>
        <w:numPr>
          <w:ilvl w:val="1"/>
          <w:numId w:val="24"/>
        </w:numPr>
        <w:rPr>
          <w:del w:id="3254" w:author="Nick Nicholas" w:date="2017-11-20T16:29:00Z"/>
        </w:rPr>
      </w:pPr>
      <w:del w:id="3255" w:author="Nick Nicholas" w:date="2017-11-20T16:29:00Z">
        <w:r w:rsidDel="0080483E">
          <w:delText>StudentQualificationAchievement</w:delText>
        </w:r>
      </w:del>
      <w:ins w:id="3256" w:author="Linda Marshall" w:date="2017-11-16T11:40:00Z">
        <w:del w:id="3257" w:author="Nick Nicholas" w:date="2017-11-20T16:29:00Z">
          <w:r w:rsidR="002474FD" w:rsidDel="0080483E">
            <w:delText>StudentAttainmentAchievement</w:delText>
          </w:r>
        </w:del>
      </w:ins>
      <w:del w:id="3258" w:author="Nick Nicholas" w:date="2017-11-20T16:29:00Z">
        <w:r w:rsidDel="0080483E">
          <w:delText xml:space="preserve"> references Assessments completed</w:delText>
        </w:r>
      </w:del>
    </w:p>
    <w:p w14:paraId="2813A424" w14:textId="7853217A" w:rsidR="00423B48" w:rsidDel="0080483E" w:rsidRDefault="00423B48" w:rsidP="00423B48">
      <w:pPr>
        <w:pStyle w:val="a3"/>
        <w:numPr>
          <w:ilvl w:val="1"/>
          <w:numId w:val="24"/>
        </w:numPr>
        <w:rPr>
          <w:del w:id="3259" w:author="Nick Nicholas" w:date="2017-11-20T16:29:00Z"/>
        </w:rPr>
      </w:pPr>
      <w:del w:id="3260" w:author="Nick Nicholas" w:date="2017-11-20T16:29:00Z">
        <w:r w:rsidDel="0080483E">
          <w:delText>StudentQualificationAchievement</w:delText>
        </w:r>
      </w:del>
      <w:ins w:id="3261" w:author="Linda Marshall" w:date="2017-11-16T11:40:00Z">
        <w:del w:id="3262" w:author="Nick Nicholas" w:date="2017-11-20T16:29:00Z">
          <w:r w:rsidR="002474FD" w:rsidDel="0080483E">
            <w:delText>StudentAttainmentAchievement</w:delText>
          </w:r>
        </w:del>
      </w:ins>
      <w:del w:id="3263" w:author="Nick Nicholas" w:date="2017-11-20T16:29:00Z">
        <w:r w:rsidDel="0080483E">
          <w:delText xml:space="preserve"> references Courses completed</w:delText>
        </w:r>
      </w:del>
    </w:p>
    <w:p w14:paraId="54620EA2" w14:textId="0E1B621B" w:rsidR="00423B48" w:rsidRDefault="00423B48" w:rsidP="00423B48">
      <w:pPr>
        <w:pStyle w:val="a3"/>
        <w:numPr>
          <w:ilvl w:val="1"/>
          <w:numId w:val="24"/>
        </w:numPr>
      </w:pPr>
      <w:del w:id="3264" w:author="Linda Marshall" w:date="2017-11-16T11:40:00Z">
        <w:r w:rsidDel="002474FD">
          <w:delText>StudentQualificationAchievement</w:delText>
        </w:r>
      </w:del>
      <w:ins w:id="3265" w:author="Linda Marshall" w:date="2017-11-16T11:40:00Z">
        <w:r w:rsidR="002474FD">
          <w:t>StudentAttainmentAchievement</w:t>
        </w:r>
      </w:ins>
      <w:r>
        <w:t xml:space="preserve"> references previous </w:t>
      </w:r>
      <w:del w:id="3266" w:author="Linda Marshall" w:date="2017-11-16T11:40:00Z">
        <w:r w:rsidDel="002474FD">
          <w:delText>StudentQualificationAchievement</w:delText>
        </w:r>
      </w:del>
      <w:ins w:id="3267" w:author="Linda Marshall" w:date="2017-11-16T11:40:00Z">
        <w:r w:rsidR="002474FD">
          <w:t>StudentAttainmentAchievement</w:t>
        </w:r>
      </w:ins>
      <w:r>
        <w:t>s completed</w:t>
      </w:r>
      <w:ins w:id="3268" w:author="Nick Nicholas" w:date="2017-11-20T16:30:00Z">
        <w:r w:rsidR="0080483E">
          <w:t>, as Attainments</w:t>
        </w:r>
      </w:ins>
    </w:p>
    <w:p w14:paraId="1B604F21" w14:textId="74996119" w:rsidR="00B3521F" w:rsidRDefault="00B3521F" w:rsidP="00B3521F">
      <w:pPr>
        <w:pStyle w:val="a3"/>
        <w:numPr>
          <w:ilvl w:val="1"/>
          <w:numId w:val="24"/>
        </w:numPr>
      </w:pPr>
      <w:del w:id="3269" w:author="Linda Marshall" w:date="2017-11-16T11:40:00Z">
        <w:r w:rsidDel="002474FD">
          <w:delText>StudentQualificationAchievement</w:delText>
        </w:r>
      </w:del>
      <w:ins w:id="3270" w:author="Linda Marshall" w:date="2017-11-16T11:40:00Z">
        <w:r w:rsidR="002474FD">
          <w:t>StudentAttainmentAchievement</w:t>
        </w:r>
      </w:ins>
      <w:r>
        <w:t xml:space="preserve"> references Learning Standards attained</w:t>
      </w:r>
    </w:p>
    <w:p w14:paraId="103A90E9" w14:textId="38E8E096" w:rsidR="00D75B98" w:rsidRDefault="00B3521F" w:rsidP="00D75B98">
      <w:pPr>
        <w:pStyle w:val="a3"/>
        <w:numPr>
          <w:ilvl w:val="1"/>
          <w:numId w:val="24"/>
        </w:numPr>
      </w:pPr>
      <w:del w:id="3271" w:author="Linda Marshall" w:date="2017-11-16T11:40:00Z">
        <w:r w:rsidDel="002474FD">
          <w:delText>StudentQualificationAchievement</w:delText>
        </w:r>
      </w:del>
      <w:ins w:id="3272" w:author="Linda Marshall" w:date="2017-11-16T11:40:00Z">
        <w:r w:rsidR="002474FD">
          <w:t>StudentAttainmentAchievement</w:t>
        </w:r>
      </w:ins>
      <w:r>
        <w:t xml:space="preserve"> references credits accumulated </w:t>
      </w:r>
      <w:del w:id="3273" w:author="Nick Nicholas" w:date="2017-11-20T16:30:00Z">
        <w:r w:rsidDel="002537CB">
          <w:delText>per Class</w:delText>
        </w:r>
        <w:r w:rsidR="00D75B98" w:rsidDel="002537CB">
          <w:delText>, Assessment, Course, previous StudentQualificationAchievement</w:delText>
        </w:r>
      </w:del>
      <w:ins w:id="3274" w:author="Linda Marshall" w:date="2017-11-16T11:40:00Z">
        <w:del w:id="3275" w:author="Nick Nicholas" w:date="2017-11-20T16:30:00Z">
          <w:r w:rsidR="002474FD" w:rsidDel="002537CB">
            <w:delText>StudentAttainmentAchievement</w:delText>
          </w:r>
        </w:del>
      </w:ins>
      <w:del w:id="3276" w:author="Nick Nicholas" w:date="2017-11-20T16:30:00Z">
        <w:r w:rsidR="00D75B98" w:rsidDel="002537CB">
          <w:delText>s</w:delText>
        </w:r>
      </w:del>
      <w:ins w:id="3277" w:author="Nick Nicholas" w:date="2017-11-20T16:30:00Z">
        <w:r w:rsidR="003D405C">
          <w:t>across all Attain</w:t>
        </w:r>
        <w:r w:rsidR="002537CB">
          <w:t>ments</w:t>
        </w:r>
      </w:ins>
    </w:p>
    <w:p w14:paraId="44A577F5" w14:textId="68AEF459" w:rsidR="00B3521F" w:rsidRDefault="00B3521F" w:rsidP="00615610">
      <w:pPr>
        <w:pStyle w:val="a3"/>
        <w:numPr>
          <w:ilvl w:val="1"/>
          <w:numId w:val="24"/>
        </w:numPr>
      </w:pPr>
      <w:del w:id="3278" w:author="Linda Marshall" w:date="2017-11-16T11:40:00Z">
        <w:r w:rsidDel="002474FD">
          <w:delText>StudentQualificationAchievement</w:delText>
        </w:r>
      </w:del>
      <w:ins w:id="3279" w:author="Linda Marshall" w:date="2017-11-16T11:40:00Z">
        <w:r w:rsidR="002474FD">
          <w:t>StudentAttainmentAchievement</w:t>
        </w:r>
      </w:ins>
      <w:r>
        <w:t xml:space="preserve"> references credits accumulated per Learning Standard</w:t>
      </w:r>
    </w:p>
    <w:p w14:paraId="675E1E61" w14:textId="6D51AFAF" w:rsidR="00510943" w:rsidRDefault="00510943" w:rsidP="00510943">
      <w:pPr>
        <w:pStyle w:val="a3"/>
        <w:numPr>
          <w:ilvl w:val="0"/>
          <w:numId w:val="24"/>
        </w:numPr>
      </w:pPr>
      <w:r>
        <w:t xml:space="preserve">Alt 1: Student unenrolls from </w:t>
      </w:r>
      <w:del w:id="3280" w:author="Linda Marshall" w:date="2017-11-16T11:44:00Z">
        <w:r w:rsidDel="00957CFA">
          <w:delText>Qualification</w:delText>
        </w:r>
      </w:del>
      <w:ins w:id="3281" w:author="Linda Marshall" w:date="2017-11-16T11:44:00Z">
        <w:r w:rsidR="00957CFA">
          <w:t>Credential</w:t>
        </w:r>
      </w:ins>
      <w:r>
        <w:t xml:space="preserve"> before any applicable census cutoff. Student does not receive a </w:t>
      </w:r>
      <w:del w:id="3282" w:author="Linda Marshall" w:date="2017-11-16T11:40:00Z">
        <w:r w:rsidDel="002474FD">
          <w:delText>StudentQualificationAchievement</w:delText>
        </w:r>
      </w:del>
      <w:ins w:id="3283" w:author="Linda Marshall" w:date="2017-11-16T11:40:00Z">
        <w:r w:rsidR="002474FD">
          <w:t>StudentAttainmentAchievement</w:t>
        </w:r>
      </w:ins>
      <w:r>
        <w:t>.</w:t>
      </w:r>
    </w:p>
    <w:p w14:paraId="20C04F13" w14:textId="79A52B79" w:rsidR="00510943" w:rsidRDefault="00510943" w:rsidP="00510943">
      <w:pPr>
        <w:pStyle w:val="a3"/>
        <w:numPr>
          <w:ilvl w:val="0"/>
          <w:numId w:val="24"/>
        </w:numPr>
      </w:pPr>
      <w:r>
        <w:t xml:space="preserve">Alt 2: Student discontinues enrolment in </w:t>
      </w:r>
      <w:del w:id="3284" w:author="Linda Marshall" w:date="2017-11-16T11:44:00Z">
        <w:r w:rsidR="00D91329" w:rsidDel="00957CFA">
          <w:delText>Qualification</w:delText>
        </w:r>
      </w:del>
      <w:ins w:id="3285" w:author="Linda Marshall" w:date="2017-11-16T11:44:00Z">
        <w:r w:rsidR="00957CFA">
          <w:t>Credential</w:t>
        </w:r>
      </w:ins>
      <w:r>
        <w:t xml:space="preserve">. Student receives partial </w:t>
      </w:r>
      <w:del w:id="3286" w:author="Linda Marshall" w:date="2017-11-16T11:40:00Z">
        <w:r w:rsidDel="002474FD">
          <w:delText>StudentQualificationAchievement</w:delText>
        </w:r>
      </w:del>
      <w:ins w:id="3287" w:author="Linda Marshall" w:date="2017-11-16T11:40:00Z">
        <w:r w:rsidR="002474FD">
          <w:t>StudentAttainmentAchievement</w:t>
        </w:r>
      </w:ins>
      <w:r>
        <w:t xml:space="preserve"> record, with</w:t>
      </w:r>
      <w:r w:rsidR="001E2F0C">
        <w:t xml:space="preserve"> credits that they can transfer</w:t>
      </w:r>
      <w:r>
        <w:t xml:space="preserve"> on for further study.</w:t>
      </w:r>
    </w:p>
    <w:p w14:paraId="49EDE123" w14:textId="77777777" w:rsidR="003A3026" w:rsidRPr="00AC13A6" w:rsidRDefault="003A3026" w:rsidP="00FD6FCE">
      <w:pPr>
        <w:rPr>
          <w:i/>
          <w:lang w:val="en-US"/>
          <w:rPrChange w:id="3288" w:author="Nick Nicholas" w:date="2017-11-16T12:15:00Z">
            <w:rPr>
              <w:i/>
            </w:rPr>
          </w:rPrChange>
        </w:rPr>
      </w:pPr>
    </w:p>
    <w:p w14:paraId="22A9BD89" w14:textId="11B2280E" w:rsidR="00B664AD" w:rsidRPr="00FD6FCE" w:rsidRDefault="00E51EEB" w:rsidP="00476D14">
      <w:pPr>
        <w:pStyle w:val="3"/>
      </w:pPr>
      <w:bookmarkStart w:id="3289" w:name="_Toc498607930"/>
      <w:r>
        <w:t>Student transf</w:t>
      </w:r>
      <w:r w:rsidR="00B664AD">
        <w:t>er</w:t>
      </w:r>
      <w:r w:rsidR="009669AE">
        <w:t xml:space="preserve"> with aim to continue work on </w:t>
      </w:r>
      <w:del w:id="3290" w:author="Linda Marshall" w:date="2017-11-16T11:44:00Z">
        <w:r w:rsidR="009669AE" w:rsidDel="00957CFA">
          <w:delText>Qualification</w:delText>
        </w:r>
      </w:del>
      <w:ins w:id="3291" w:author="Linda Marshall" w:date="2017-11-16T11:44:00Z">
        <w:r w:rsidR="00957CFA">
          <w:t>Credential</w:t>
        </w:r>
      </w:ins>
      <w:r w:rsidR="00B664AD" w:rsidRPr="00FD6FCE">
        <w:t>:</w:t>
      </w:r>
      <w:bookmarkEnd w:id="3289"/>
    </w:p>
    <w:p w14:paraId="62794719" w14:textId="77777777" w:rsidR="003A3026" w:rsidRDefault="003A3026" w:rsidP="003A3026">
      <w:r>
        <w:t>Input:</w:t>
      </w:r>
    </w:p>
    <w:p w14:paraId="61A974B4" w14:textId="05B58414" w:rsidR="003A3026" w:rsidRDefault="001E2F0C" w:rsidP="003A3026">
      <w:pPr>
        <w:pStyle w:val="a3"/>
        <w:numPr>
          <w:ilvl w:val="0"/>
          <w:numId w:val="24"/>
        </w:numPr>
      </w:pPr>
      <w:r>
        <w:t>Student</w:t>
      </w:r>
    </w:p>
    <w:p w14:paraId="452DB640" w14:textId="6F1BE3B6" w:rsidR="001E2F0C" w:rsidRDefault="001E2F0C" w:rsidP="003A3026">
      <w:pPr>
        <w:pStyle w:val="a3"/>
        <w:numPr>
          <w:ilvl w:val="0"/>
          <w:numId w:val="24"/>
        </w:numPr>
      </w:pPr>
      <w:del w:id="3292" w:author="Linda Marshall" w:date="2017-11-16T11:44:00Z">
        <w:r w:rsidDel="00957CFA">
          <w:delText>Qualification</w:delText>
        </w:r>
      </w:del>
      <w:ins w:id="3293" w:author="Linda Marshall" w:date="2017-11-16T11:44:00Z">
        <w:r w:rsidR="00957CFA">
          <w:t>Credential</w:t>
        </w:r>
      </w:ins>
    </w:p>
    <w:p w14:paraId="473FEA6B" w14:textId="55529D31" w:rsidR="00EE2423" w:rsidRDefault="00EE2423" w:rsidP="00EE2423">
      <w:pPr>
        <w:pStyle w:val="a3"/>
        <w:numPr>
          <w:ilvl w:val="0"/>
          <w:numId w:val="24"/>
        </w:numPr>
      </w:pPr>
      <w:r>
        <w:t>Student</w:t>
      </w:r>
      <w:del w:id="3294" w:author="Linda Marshall" w:date="2017-11-16T11:44:00Z">
        <w:r w:rsidDel="00957CFA">
          <w:delText>Qualification</w:delText>
        </w:r>
      </w:del>
      <w:ins w:id="3295" w:author="Linda Marshall" w:date="2017-11-16T11:44:00Z">
        <w:r w:rsidR="00957CFA">
          <w:t>Credential</w:t>
        </w:r>
      </w:ins>
      <w:r>
        <w:t>Enrolment</w:t>
      </w:r>
    </w:p>
    <w:p w14:paraId="56E6746E" w14:textId="58ADF584" w:rsidR="0095229F" w:rsidRDefault="0095229F" w:rsidP="0095229F">
      <w:pPr>
        <w:pStyle w:val="a3"/>
        <w:numPr>
          <w:ilvl w:val="0"/>
          <w:numId w:val="24"/>
        </w:numPr>
        <w:rPr>
          <w:ins w:id="3296" w:author="Nick Nicholas" w:date="2017-11-20T16:30:00Z"/>
        </w:rPr>
      </w:pPr>
      <w:del w:id="3297" w:author="Linda Marshall" w:date="2017-11-16T11:40:00Z">
        <w:r w:rsidDel="002474FD">
          <w:delText>StudentQualificationAchievement</w:delText>
        </w:r>
      </w:del>
      <w:ins w:id="3298" w:author="Linda Marshall" w:date="2017-11-16T11:40:00Z">
        <w:r w:rsidR="002474FD">
          <w:t>StudentAttainmentAchievement</w:t>
        </w:r>
      </w:ins>
    </w:p>
    <w:p w14:paraId="4F8C44DC" w14:textId="533A8C0E" w:rsidR="00FA6E57" w:rsidRDefault="00FA6E57" w:rsidP="0095229F">
      <w:pPr>
        <w:pStyle w:val="a3"/>
        <w:numPr>
          <w:ilvl w:val="0"/>
          <w:numId w:val="24"/>
        </w:numPr>
      </w:pPr>
      <w:ins w:id="3299" w:author="Nick Nicholas" w:date="2017-11-20T16:30:00Z">
        <w:r>
          <w:t>Attainment</w:t>
        </w:r>
      </w:ins>
    </w:p>
    <w:p w14:paraId="2DC3278D" w14:textId="32D10F96" w:rsidR="009F3ACA" w:rsidRDefault="009F3ACA" w:rsidP="0095229F">
      <w:pPr>
        <w:pStyle w:val="a3"/>
        <w:numPr>
          <w:ilvl w:val="0"/>
          <w:numId w:val="24"/>
        </w:numPr>
      </w:pPr>
      <w:r>
        <w:t>Learning Standard</w:t>
      </w:r>
    </w:p>
    <w:p w14:paraId="4D2D9B47" w14:textId="69AACAD5" w:rsidR="00FE7A5E" w:rsidRDefault="00FE7A5E" w:rsidP="0095229F">
      <w:pPr>
        <w:pStyle w:val="a3"/>
        <w:numPr>
          <w:ilvl w:val="0"/>
          <w:numId w:val="24"/>
        </w:numPr>
      </w:pPr>
      <w:r>
        <w:t>WellnessCharacteristic</w:t>
      </w:r>
    </w:p>
    <w:p w14:paraId="461EC188" w14:textId="77777777" w:rsidR="00E56271" w:rsidRDefault="00B31D85" w:rsidP="00E56271">
      <w:pPr>
        <w:pStyle w:val="a3"/>
        <w:numPr>
          <w:ilvl w:val="0"/>
          <w:numId w:val="24"/>
        </w:numPr>
      </w:pPr>
      <w:r>
        <w:t xml:space="preserve">IndividualLearningPlan </w:t>
      </w:r>
    </w:p>
    <w:p w14:paraId="62D6BCA1" w14:textId="24F35746" w:rsidR="003A3026" w:rsidRDefault="003A3026" w:rsidP="003A3026">
      <w:r>
        <w:t>Steps:</w:t>
      </w:r>
    </w:p>
    <w:p w14:paraId="630F4906" w14:textId="5388B8BA" w:rsidR="003A3026" w:rsidRDefault="0095229F" w:rsidP="00476D14">
      <w:pPr>
        <w:pStyle w:val="a3"/>
        <w:numPr>
          <w:ilvl w:val="0"/>
          <w:numId w:val="24"/>
        </w:numPr>
      </w:pPr>
      <w:r>
        <w:t xml:space="preserve">Student has </w:t>
      </w:r>
      <w:r w:rsidR="006B44A5">
        <w:t>E</w:t>
      </w:r>
      <w:r w:rsidR="00234C26">
        <w:t xml:space="preserve">nrolled in a </w:t>
      </w:r>
      <w:del w:id="3300" w:author="Linda Marshall" w:date="2017-11-16T11:44:00Z">
        <w:r w:rsidR="00234C26" w:rsidDel="00957CFA">
          <w:delText>Qualification</w:delText>
        </w:r>
      </w:del>
      <w:ins w:id="3301" w:author="Linda Marshall" w:date="2017-11-16T11:44:00Z">
        <w:r w:rsidR="00957CFA">
          <w:t>Credential</w:t>
        </w:r>
      </w:ins>
      <w:r w:rsidR="00234C26">
        <w:t xml:space="preserve">, and is on the way to achieving </w:t>
      </w:r>
      <w:r w:rsidR="009F3ACA">
        <w:t>it</w:t>
      </w:r>
    </w:p>
    <w:p w14:paraId="583437A0" w14:textId="5F25FB6D" w:rsidR="00FE7A5E" w:rsidRDefault="00FE7A5E" w:rsidP="00FE7A5E">
      <w:pPr>
        <w:pStyle w:val="a3"/>
        <w:numPr>
          <w:ilvl w:val="0"/>
          <w:numId w:val="24"/>
        </w:numPr>
      </w:pPr>
      <w:r>
        <w:t>Relevant WellnessCharacteristic information is generated for the receiving school, subject to privacy</w:t>
      </w:r>
      <w:r w:rsidR="00FC064A">
        <w:t>, in order to prepare the receiving school for the student’s educational needs.</w:t>
      </w:r>
    </w:p>
    <w:p w14:paraId="4E0453DC" w14:textId="3F3FBC52" w:rsidR="005D4032" w:rsidRDefault="005D4032" w:rsidP="005D4032">
      <w:pPr>
        <w:pStyle w:val="a3"/>
        <w:numPr>
          <w:ilvl w:val="0"/>
          <w:numId w:val="24"/>
        </w:numPr>
      </w:pPr>
      <w:r>
        <w:t xml:space="preserve">Relevant </w:t>
      </w:r>
      <w:r w:rsidR="00B31D85">
        <w:t>Individual</w:t>
      </w:r>
      <w:r>
        <w:t>LearningPlan information is generated for the receiving school, subject to privacy, in order to prepare the receiving school for the student’s educational needs.</w:t>
      </w:r>
    </w:p>
    <w:p w14:paraId="1E6DF552" w14:textId="24B0AB69" w:rsidR="003472E2" w:rsidRDefault="003472E2" w:rsidP="009F3ACA">
      <w:pPr>
        <w:pStyle w:val="a3"/>
        <w:numPr>
          <w:ilvl w:val="0"/>
          <w:numId w:val="24"/>
        </w:numPr>
      </w:pPr>
      <w:r>
        <w:t xml:space="preserve">A </w:t>
      </w:r>
      <w:del w:id="3302" w:author="Linda Marshall" w:date="2017-11-16T11:40:00Z">
        <w:r w:rsidR="009F3ACA" w:rsidDel="002474FD">
          <w:delText>StudentQualificationAchievement</w:delText>
        </w:r>
      </w:del>
      <w:ins w:id="3303" w:author="Linda Marshall" w:date="2017-11-16T11:40:00Z">
        <w:r w:rsidR="002474FD">
          <w:t>StudentAttainmentAchievement</w:t>
        </w:r>
      </w:ins>
      <w:r w:rsidR="002665AE">
        <w:t xml:space="preserve"> record</w:t>
      </w:r>
      <w:r w:rsidR="009F3ACA">
        <w:t xml:space="preserve"> is generated</w:t>
      </w:r>
      <w:r w:rsidR="00EA254E">
        <w:t xml:space="preserve"> for the Student</w:t>
      </w:r>
    </w:p>
    <w:p w14:paraId="14C2B683" w14:textId="340B9078" w:rsidR="000138DC" w:rsidRDefault="00643AA0" w:rsidP="000138DC">
      <w:pPr>
        <w:pStyle w:val="a3"/>
        <w:numPr>
          <w:ilvl w:val="1"/>
          <w:numId w:val="24"/>
        </w:numPr>
      </w:pPr>
      <w:r>
        <w:t xml:space="preserve">As </w:t>
      </w:r>
      <w:r w:rsidR="000138DC">
        <w:t xml:space="preserve">the student is still on the way to achieving the </w:t>
      </w:r>
      <w:del w:id="3304" w:author="Linda Marshall" w:date="2017-11-16T11:44:00Z">
        <w:r w:rsidR="000138DC" w:rsidDel="00957CFA">
          <w:delText>Qualification</w:delText>
        </w:r>
      </w:del>
      <w:ins w:id="3305" w:author="Linda Marshall" w:date="2017-11-16T11:44:00Z">
        <w:r w:rsidR="00957CFA">
          <w:t>Credential</w:t>
        </w:r>
      </w:ins>
      <w:r w:rsidR="000138DC">
        <w:t xml:space="preserve">, the </w:t>
      </w:r>
      <w:del w:id="3306" w:author="Linda Marshall" w:date="2017-11-16T11:40:00Z">
        <w:r w:rsidR="000138DC" w:rsidDel="002474FD">
          <w:delText>StudentQualificationAchievement</w:delText>
        </w:r>
      </w:del>
      <w:ins w:id="3307" w:author="Linda Marshall" w:date="2017-11-16T11:40:00Z">
        <w:r w:rsidR="002474FD">
          <w:t>StudentAttainmentAchievement</w:t>
        </w:r>
      </w:ins>
      <w:r w:rsidR="000138DC">
        <w:t xml:space="preserve"> record will reflect </w:t>
      </w:r>
      <w:r w:rsidR="007567F2">
        <w:t xml:space="preserve">the </w:t>
      </w:r>
      <w:r w:rsidR="000138DC">
        <w:t>progress achieved by the Student to date</w:t>
      </w:r>
      <w:ins w:id="3308" w:author="Nick Nicholas" w:date="2017-11-20T16:30:00Z">
        <w:r w:rsidR="00C0100F">
          <w:t>, through the Attainment records that they have gathered</w:t>
        </w:r>
      </w:ins>
    </w:p>
    <w:p w14:paraId="023E8E04" w14:textId="13B48AAE" w:rsidR="009F3ACA" w:rsidRDefault="009F3ACA" w:rsidP="009F3ACA">
      <w:pPr>
        <w:pStyle w:val="a3"/>
        <w:numPr>
          <w:ilvl w:val="1"/>
          <w:numId w:val="24"/>
        </w:numPr>
      </w:pPr>
      <w:r>
        <w:t xml:space="preserve">Progress includes the </w:t>
      </w:r>
      <w:r w:rsidR="00E717F9">
        <w:t>L</w:t>
      </w:r>
      <w:r>
        <w:t xml:space="preserve">earning </w:t>
      </w:r>
      <w:r w:rsidR="00E717F9">
        <w:t>S</w:t>
      </w:r>
      <w:r>
        <w:t xml:space="preserve">tandards that </w:t>
      </w:r>
      <w:r w:rsidR="00E717F9">
        <w:t>the</w:t>
      </w:r>
      <w:r w:rsidR="00C418A8">
        <w:t xml:space="preserve"> Student has demonstrated compe</w:t>
      </w:r>
      <w:r w:rsidR="00E717F9">
        <w:t>tence in</w:t>
      </w:r>
    </w:p>
    <w:p w14:paraId="60268415" w14:textId="62F3DDD0" w:rsidR="001F1477" w:rsidRDefault="001F1477" w:rsidP="009F3ACA">
      <w:pPr>
        <w:pStyle w:val="a3"/>
        <w:numPr>
          <w:ilvl w:val="1"/>
          <w:numId w:val="24"/>
        </w:numPr>
      </w:pPr>
      <w:r>
        <w:t xml:space="preserve">Progress includes the </w:t>
      </w:r>
      <w:r w:rsidR="00090678">
        <w:t xml:space="preserve">credits gathered towards completion of the </w:t>
      </w:r>
      <w:del w:id="3309" w:author="Linda Marshall" w:date="2017-11-16T11:44:00Z">
        <w:r w:rsidR="00090678" w:rsidDel="00957CFA">
          <w:delText>Qualification</w:delText>
        </w:r>
      </w:del>
      <w:ins w:id="3310" w:author="Linda Marshall" w:date="2017-11-16T11:44:00Z">
        <w:r w:rsidR="00957CFA">
          <w:t>Credential</w:t>
        </w:r>
      </w:ins>
    </w:p>
    <w:p w14:paraId="0A8F07F0" w14:textId="4E1BCFED" w:rsidR="00973334" w:rsidRDefault="00B84FA0" w:rsidP="00973334">
      <w:pPr>
        <w:pStyle w:val="a3"/>
        <w:numPr>
          <w:ilvl w:val="1"/>
          <w:numId w:val="24"/>
        </w:numPr>
      </w:pPr>
      <w:r>
        <w:t>C</w:t>
      </w:r>
      <w:r w:rsidR="00973334">
        <w:t xml:space="preserve">umulative progress </w:t>
      </w:r>
      <w:r>
        <w:t xml:space="preserve">towards the </w:t>
      </w:r>
      <w:del w:id="3311" w:author="Linda Marshall" w:date="2017-11-16T11:44:00Z">
        <w:r w:rsidDel="00957CFA">
          <w:delText>Qualification</w:delText>
        </w:r>
      </w:del>
      <w:ins w:id="3312" w:author="Linda Marshall" w:date="2017-11-16T11:44:00Z">
        <w:r w:rsidR="00957CFA">
          <w:t>Credential</w:t>
        </w:r>
      </w:ins>
      <w:r>
        <w:t xml:space="preserve"> </w:t>
      </w:r>
      <w:r w:rsidR="00973334">
        <w:t>need</w:t>
      </w:r>
      <w:r>
        <w:t>s</w:t>
      </w:r>
      <w:r w:rsidR="00973334">
        <w:t xml:space="preserve"> to be established, so as not to disrupt the student’s progress towards achieving it</w:t>
      </w:r>
    </w:p>
    <w:p w14:paraId="1C1D2CC6" w14:textId="7E061F42" w:rsidR="002665AE" w:rsidRDefault="002665AE" w:rsidP="002665AE">
      <w:pPr>
        <w:pStyle w:val="a3"/>
        <w:numPr>
          <w:ilvl w:val="0"/>
          <w:numId w:val="24"/>
        </w:numPr>
      </w:pPr>
      <w:r>
        <w:t xml:space="preserve">The </w:t>
      </w:r>
      <w:r w:rsidR="006B44A5">
        <w:t>Student</w:t>
      </w:r>
      <w:del w:id="3313" w:author="Linda Marshall" w:date="2017-11-16T11:44:00Z">
        <w:r w:rsidR="006B44A5" w:rsidDel="00957CFA">
          <w:delText>Qualification</w:delText>
        </w:r>
      </w:del>
      <w:ins w:id="3314" w:author="Linda Marshall" w:date="2017-11-16T11:44:00Z">
        <w:r w:rsidR="00957CFA">
          <w:t>Credential</w:t>
        </w:r>
      </w:ins>
      <w:r w:rsidR="006B44A5">
        <w:t xml:space="preserve">Enrolment, </w:t>
      </w:r>
      <w:del w:id="3315" w:author="Linda Marshall" w:date="2017-11-16T11:40:00Z">
        <w:r w:rsidDel="002474FD">
          <w:delText>StudentQualificationAchievement</w:delText>
        </w:r>
      </w:del>
      <w:ins w:id="3316" w:author="Linda Marshall" w:date="2017-11-16T11:40:00Z">
        <w:r w:rsidR="002474FD">
          <w:t>StudentAttainmentAchievement</w:t>
        </w:r>
      </w:ins>
      <w:r>
        <w:t xml:space="preserve"> record</w:t>
      </w:r>
      <w:r w:rsidR="006F3368">
        <w:t>, Learning Standards</w:t>
      </w:r>
      <w:r w:rsidR="00181E62">
        <w:t>, WellnessCharacteristics, IndividualLearningPlans</w:t>
      </w:r>
      <w:r>
        <w:t xml:space="preserve"> </w:t>
      </w:r>
      <w:r w:rsidR="00181E62">
        <w:t>are</w:t>
      </w:r>
      <w:r>
        <w:t xml:space="preserve"> forwarded </w:t>
      </w:r>
      <w:r w:rsidR="00FA6FD8">
        <w:t>as part of student transcript</w:t>
      </w:r>
      <w:r>
        <w:t xml:space="preserve"> </w:t>
      </w:r>
    </w:p>
    <w:p w14:paraId="467A41AE" w14:textId="77777777" w:rsidR="00073C2C" w:rsidRPr="00AC13A6" w:rsidRDefault="00073C2C" w:rsidP="00073C2C">
      <w:pPr>
        <w:rPr>
          <w:lang w:val="en-US"/>
          <w:rPrChange w:id="3317" w:author="Nick Nicholas" w:date="2017-11-16T12:15:00Z">
            <w:rPr/>
          </w:rPrChange>
        </w:rPr>
      </w:pPr>
    </w:p>
    <w:p w14:paraId="6D8C8BB3" w14:textId="77777777" w:rsidR="00073C2C" w:rsidRPr="00AC13A6" w:rsidRDefault="00073C2C" w:rsidP="00073C2C">
      <w:pPr>
        <w:rPr>
          <w:lang w:val="en-US"/>
          <w:rPrChange w:id="3318" w:author="Nick Nicholas" w:date="2017-11-16T12:15:00Z">
            <w:rPr/>
          </w:rPrChange>
        </w:rPr>
      </w:pPr>
    </w:p>
    <w:p w14:paraId="52E44D79" w14:textId="60705CD8" w:rsidR="004E3FA1" w:rsidRPr="00FD6FCE" w:rsidRDefault="004E3FA1" w:rsidP="00476D14">
      <w:pPr>
        <w:pStyle w:val="3"/>
      </w:pPr>
      <w:bookmarkStart w:id="3319" w:name="_Toc498607931"/>
      <w:r>
        <w:t>Student transfer</w:t>
      </w:r>
      <w:r w:rsidR="00504D6E">
        <w:t xml:space="preserve">, </w:t>
      </w:r>
      <w:r w:rsidR="003B3C1A">
        <w:t>Transcript</w:t>
      </w:r>
      <w:r w:rsidR="00504D6E">
        <w:t xml:space="preserve"> used for Recognition of Prior Learning</w:t>
      </w:r>
      <w:r w:rsidRPr="00FD6FCE">
        <w:t>:</w:t>
      </w:r>
      <w:bookmarkEnd w:id="3319"/>
    </w:p>
    <w:p w14:paraId="1B7D0715" w14:textId="77777777" w:rsidR="004E3FA1" w:rsidRDefault="004E3FA1" w:rsidP="004E3FA1">
      <w:r>
        <w:t>Input:</w:t>
      </w:r>
    </w:p>
    <w:p w14:paraId="2685683A" w14:textId="77777777" w:rsidR="004E3FA1" w:rsidRDefault="004E3FA1" w:rsidP="004E3FA1">
      <w:pPr>
        <w:pStyle w:val="a3"/>
        <w:numPr>
          <w:ilvl w:val="0"/>
          <w:numId w:val="24"/>
        </w:numPr>
      </w:pPr>
      <w:r>
        <w:t>Student</w:t>
      </w:r>
    </w:p>
    <w:p w14:paraId="66FC4A5E" w14:textId="780C3B17" w:rsidR="004E3FA1" w:rsidRDefault="004E3FA1" w:rsidP="004E3FA1">
      <w:pPr>
        <w:pStyle w:val="a3"/>
        <w:numPr>
          <w:ilvl w:val="0"/>
          <w:numId w:val="24"/>
        </w:numPr>
      </w:pPr>
      <w:del w:id="3320" w:author="Linda Marshall" w:date="2017-11-16T11:44:00Z">
        <w:r w:rsidDel="00957CFA">
          <w:delText>Qualification</w:delText>
        </w:r>
      </w:del>
      <w:ins w:id="3321" w:author="Linda Marshall" w:date="2017-11-16T11:44:00Z">
        <w:r w:rsidR="00957CFA">
          <w:t>Credential</w:t>
        </w:r>
      </w:ins>
    </w:p>
    <w:p w14:paraId="77BDD50E" w14:textId="6E1B7B30" w:rsidR="004E3FA1" w:rsidRDefault="004E3FA1" w:rsidP="004E3FA1">
      <w:pPr>
        <w:pStyle w:val="a3"/>
        <w:numPr>
          <w:ilvl w:val="0"/>
          <w:numId w:val="24"/>
        </w:numPr>
      </w:pPr>
      <w:r>
        <w:t>Student</w:t>
      </w:r>
      <w:del w:id="3322" w:author="Linda Marshall" w:date="2017-11-16T11:44:00Z">
        <w:r w:rsidDel="00957CFA">
          <w:delText>Qualification</w:delText>
        </w:r>
      </w:del>
      <w:ins w:id="3323" w:author="Linda Marshall" w:date="2017-11-16T11:44:00Z">
        <w:r w:rsidR="00957CFA">
          <w:t>Credential</w:t>
        </w:r>
      </w:ins>
      <w:r>
        <w:t>Enrolment</w:t>
      </w:r>
    </w:p>
    <w:p w14:paraId="48A38348" w14:textId="396808E2" w:rsidR="004E3FA1" w:rsidRDefault="004E3FA1" w:rsidP="004E3FA1">
      <w:pPr>
        <w:pStyle w:val="a3"/>
        <w:numPr>
          <w:ilvl w:val="0"/>
          <w:numId w:val="24"/>
        </w:numPr>
        <w:rPr>
          <w:ins w:id="3324" w:author="Nick Nicholas" w:date="2017-11-20T16:31:00Z"/>
        </w:rPr>
      </w:pPr>
      <w:del w:id="3325" w:author="Linda Marshall" w:date="2017-11-16T11:40:00Z">
        <w:r w:rsidDel="002474FD">
          <w:delText>StudentQualificationAchievement</w:delText>
        </w:r>
      </w:del>
      <w:ins w:id="3326" w:author="Linda Marshall" w:date="2017-11-16T11:40:00Z">
        <w:r w:rsidR="002474FD">
          <w:t>StudentAttainmentAchievement</w:t>
        </w:r>
      </w:ins>
    </w:p>
    <w:p w14:paraId="3AB20849" w14:textId="5AF4B74D" w:rsidR="00C0100F" w:rsidRDefault="00C0100F" w:rsidP="004E3FA1">
      <w:pPr>
        <w:pStyle w:val="a3"/>
        <w:numPr>
          <w:ilvl w:val="0"/>
          <w:numId w:val="24"/>
        </w:numPr>
      </w:pPr>
      <w:ins w:id="3327" w:author="Nick Nicholas" w:date="2017-11-20T16:31:00Z">
        <w:r>
          <w:t>Attainment</w:t>
        </w:r>
      </w:ins>
    </w:p>
    <w:p w14:paraId="43F02B1C" w14:textId="77777777" w:rsidR="004E3FA1" w:rsidRDefault="004E3FA1" w:rsidP="004E3FA1">
      <w:pPr>
        <w:pStyle w:val="a3"/>
        <w:numPr>
          <w:ilvl w:val="0"/>
          <w:numId w:val="24"/>
        </w:numPr>
      </w:pPr>
      <w:r>
        <w:t>Learning Standard</w:t>
      </w:r>
    </w:p>
    <w:p w14:paraId="6FB2B5B9" w14:textId="77777777" w:rsidR="004E3FA1" w:rsidRDefault="004E3FA1" w:rsidP="004E3FA1">
      <w:pPr>
        <w:pStyle w:val="a3"/>
        <w:numPr>
          <w:ilvl w:val="0"/>
          <w:numId w:val="24"/>
        </w:numPr>
      </w:pPr>
      <w:r>
        <w:t>WellnessCharacteristic</w:t>
      </w:r>
    </w:p>
    <w:p w14:paraId="35F27145" w14:textId="77777777" w:rsidR="004E3FA1" w:rsidRDefault="004E3FA1" w:rsidP="004E3FA1">
      <w:pPr>
        <w:pStyle w:val="a3"/>
        <w:numPr>
          <w:ilvl w:val="0"/>
          <w:numId w:val="24"/>
        </w:numPr>
      </w:pPr>
      <w:r>
        <w:t xml:space="preserve">IndividualLearningPlan </w:t>
      </w:r>
    </w:p>
    <w:p w14:paraId="30F02FAC" w14:textId="77777777" w:rsidR="004E3FA1" w:rsidRDefault="004E3FA1" w:rsidP="004E3FA1">
      <w:r>
        <w:t>Steps:</w:t>
      </w:r>
    </w:p>
    <w:p w14:paraId="09619787" w14:textId="77777777" w:rsidR="004E3FA1" w:rsidRDefault="004E3FA1" w:rsidP="004E3FA1">
      <w:pPr>
        <w:pStyle w:val="a3"/>
        <w:numPr>
          <w:ilvl w:val="0"/>
          <w:numId w:val="24"/>
        </w:numPr>
      </w:pPr>
      <w:r>
        <w:t>Optional: Degree of detail required for student transcript negotiated between sending and receiving school</w:t>
      </w:r>
    </w:p>
    <w:p w14:paraId="7FFED8CD" w14:textId="77777777" w:rsidR="004E3FA1" w:rsidRDefault="004E3FA1" w:rsidP="004E3FA1">
      <w:pPr>
        <w:pStyle w:val="a3"/>
        <w:numPr>
          <w:ilvl w:val="1"/>
          <w:numId w:val="24"/>
        </w:numPr>
      </w:pPr>
      <w:r>
        <w:lastRenderedPageBreak/>
        <w:t>An SMS will likely only need to process summary data</w:t>
      </w:r>
    </w:p>
    <w:p w14:paraId="6ED02A9A" w14:textId="53121875" w:rsidR="004E3FA1" w:rsidRDefault="004E3FA1" w:rsidP="004E3FA1">
      <w:pPr>
        <w:pStyle w:val="a3"/>
        <w:numPr>
          <w:ilvl w:val="1"/>
          <w:numId w:val="24"/>
        </w:numPr>
      </w:pPr>
      <w:r>
        <w:t xml:space="preserve">An LMS may need to process </w:t>
      </w:r>
      <w:r w:rsidRPr="008E51AC">
        <w:rPr>
          <w:rFonts w:hint="eastAsia"/>
        </w:rPr>
        <w:t>granular assessment data</w:t>
      </w:r>
      <w:r>
        <w:t xml:space="preserve"> of the cumulative progress of the student against the </w:t>
      </w:r>
      <w:del w:id="3328" w:author="Linda Marshall" w:date="2017-11-16T11:44:00Z">
        <w:r w:rsidDel="00957CFA">
          <w:delText>Qualification</w:delText>
        </w:r>
      </w:del>
      <w:ins w:id="3329" w:author="Linda Marshall" w:date="2017-11-16T11:44:00Z">
        <w:r w:rsidR="00957CFA">
          <w:t>Credential</w:t>
        </w:r>
      </w:ins>
      <w:r>
        <w:t>, though it may not end up storing it in the long term</w:t>
      </w:r>
    </w:p>
    <w:p w14:paraId="42FF5925" w14:textId="740C4E0A" w:rsidR="004E3FA1" w:rsidRDefault="004E3FA1" w:rsidP="004E3FA1">
      <w:pPr>
        <w:pStyle w:val="a3"/>
        <w:numPr>
          <w:ilvl w:val="1"/>
          <w:numId w:val="24"/>
        </w:numPr>
      </w:pPr>
      <w:r>
        <w:t xml:space="preserve">Schools will vary in how much prior learning they are able </w:t>
      </w:r>
      <w:del w:id="3330" w:author="Nick Nicholas" w:date="2017-10-31T18:01:00Z">
        <w:r w:rsidDel="002451C1">
          <w:delText>to recogn</w:delText>
        </w:r>
      </w:del>
      <w:ins w:id="3331" w:author="Nick Nicholas" w:date="2017-11-20T16:31:00Z">
        <w:r w:rsidR="00C0100F">
          <w:t>to r</w:t>
        </w:r>
      </w:ins>
      <w:ins w:id="3332" w:author="Nick Nicholas" w:date="2017-10-31T18:01:00Z">
        <w:r w:rsidR="002451C1">
          <w:t>ecogn</w:t>
        </w:r>
      </w:ins>
      <w:r>
        <w:t xml:space="preserve">ise, and how much progress towards a </w:t>
      </w:r>
      <w:del w:id="3333" w:author="Linda Marshall" w:date="2017-11-16T11:44:00Z">
        <w:r w:rsidDel="00957CFA">
          <w:delText>Qualification</w:delText>
        </w:r>
      </w:del>
      <w:ins w:id="3334" w:author="Linda Marshall" w:date="2017-11-16T11:44:00Z">
        <w:r w:rsidR="00957CFA">
          <w:t>Credential</w:t>
        </w:r>
      </w:ins>
      <w:r>
        <w:t xml:space="preserve"> they wish to track. In some transfers, only the achievement of the </w:t>
      </w:r>
      <w:del w:id="3335" w:author="Linda Marshall" w:date="2017-11-16T11:44:00Z">
        <w:r w:rsidDel="00957CFA">
          <w:delText>Qualification</w:delText>
        </w:r>
      </w:del>
      <w:ins w:id="3336" w:author="Linda Marshall" w:date="2017-11-16T11:44:00Z">
        <w:r w:rsidR="00957CFA">
          <w:t>Credential</w:t>
        </w:r>
      </w:ins>
      <w:r>
        <w:t xml:space="preserve"> matters. </w:t>
      </w:r>
    </w:p>
    <w:p w14:paraId="590BBC61" w14:textId="0543C932" w:rsidR="004E3FA1" w:rsidRDefault="004E3FA1" w:rsidP="004E3FA1">
      <w:pPr>
        <w:pStyle w:val="a3"/>
        <w:numPr>
          <w:ilvl w:val="1"/>
          <w:numId w:val="24"/>
        </w:numPr>
      </w:pPr>
      <w:r>
        <w:t xml:space="preserve">Details of the </w:t>
      </w:r>
      <w:del w:id="3337" w:author="Linda Marshall" w:date="2017-11-16T11:44:00Z">
        <w:r w:rsidDel="00957CFA">
          <w:delText>Qualification</w:delText>
        </w:r>
      </w:del>
      <w:ins w:id="3338" w:author="Linda Marshall" w:date="2017-11-16T11:44:00Z">
        <w:r w:rsidR="00957CFA">
          <w:t>Credential</w:t>
        </w:r>
      </w:ins>
      <w:r>
        <w:t xml:space="preserve"> itself are not likely to be needed in the transfer.</w:t>
      </w:r>
    </w:p>
    <w:p w14:paraId="3246AA35" w14:textId="6756029B" w:rsidR="004E3FA1" w:rsidRDefault="004E3FA1" w:rsidP="004E3FA1">
      <w:pPr>
        <w:pStyle w:val="a3"/>
        <w:numPr>
          <w:ilvl w:val="0"/>
          <w:numId w:val="24"/>
        </w:numPr>
      </w:pPr>
      <w:r>
        <w:t xml:space="preserve">Student has Enrolled in a </w:t>
      </w:r>
      <w:del w:id="3339" w:author="Linda Marshall" w:date="2017-11-16T11:44:00Z">
        <w:r w:rsidDel="00957CFA">
          <w:delText>Qualification</w:delText>
        </w:r>
      </w:del>
      <w:ins w:id="3340" w:author="Linda Marshall" w:date="2017-11-16T11:44:00Z">
        <w:r w:rsidR="00957CFA">
          <w:t>Credential</w:t>
        </w:r>
      </w:ins>
      <w:r>
        <w:t>, and has successfully achieved it</w:t>
      </w:r>
    </w:p>
    <w:p w14:paraId="5BFC8C58" w14:textId="0105361F" w:rsidR="004E3FA1" w:rsidRDefault="004E3FA1" w:rsidP="004E3FA1">
      <w:pPr>
        <w:pStyle w:val="a3"/>
        <w:numPr>
          <w:ilvl w:val="1"/>
          <w:numId w:val="24"/>
        </w:numPr>
      </w:pPr>
      <w:r>
        <w:t xml:space="preserve">Alt: Student has Enrolled in a </w:t>
      </w:r>
      <w:del w:id="3341" w:author="Linda Marshall" w:date="2017-11-16T11:44:00Z">
        <w:r w:rsidDel="00957CFA">
          <w:delText>Qualification</w:delText>
        </w:r>
      </w:del>
      <w:ins w:id="3342" w:author="Linda Marshall" w:date="2017-11-16T11:44:00Z">
        <w:r w:rsidR="00957CFA">
          <w:t>Credential</w:t>
        </w:r>
      </w:ins>
      <w:r>
        <w:t>, and is on the way to achieving it</w:t>
      </w:r>
    </w:p>
    <w:p w14:paraId="02A0E4B0" w14:textId="77777777" w:rsidR="004E3FA1" w:rsidRDefault="004E3FA1" w:rsidP="004E3FA1">
      <w:pPr>
        <w:pStyle w:val="a3"/>
        <w:numPr>
          <w:ilvl w:val="0"/>
          <w:numId w:val="24"/>
        </w:numPr>
      </w:pPr>
      <w:r>
        <w:t>Relevant WellnessCharacteristic information is generated for the receiving school, subject to privacy, in order to prepare the receiving school for the student’s educational needs.</w:t>
      </w:r>
    </w:p>
    <w:p w14:paraId="7171E9CF" w14:textId="77777777" w:rsidR="004E3FA1" w:rsidRDefault="004E3FA1" w:rsidP="004E3FA1">
      <w:pPr>
        <w:pStyle w:val="a3"/>
        <w:numPr>
          <w:ilvl w:val="0"/>
          <w:numId w:val="24"/>
        </w:numPr>
      </w:pPr>
      <w:r>
        <w:t>Relevant IndividualLearningPlan information is generated for the receiving school, subject to privacy, in order to prepare the receiving school for the student’s educational needs.</w:t>
      </w:r>
    </w:p>
    <w:p w14:paraId="3A239B0B" w14:textId="6729A2DD" w:rsidR="004E3FA1" w:rsidRDefault="004E3FA1" w:rsidP="004E3FA1">
      <w:pPr>
        <w:pStyle w:val="a3"/>
        <w:numPr>
          <w:ilvl w:val="0"/>
          <w:numId w:val="24"/>
        </w:numPr>
      </w:pPr>
      <w:r>
        <w:t xml:space="preserve">A </w:t>
      </w:r>
      <w:del w:id="3343" w:author="Linda Marshall" w:date="2017-11-16T11:40:00Z">
        <w:r w:rsidDel="002474FD">
          <w:delText>StudentQualificationAchievement</w:delText>
        </w:r>
      </w:del>
      <w:ins w:id="3344" w:author="Linda Marshall" w:date="2017-11-16T11:40:00Z">
        <w:r w:rsidR="002474FD">
          <w:t>StudentAttainmentAchievement</w:t>
        </w:r>
      </w:ins>
      <w:r>
        <w:t xml:space="preserve"> record is generated for the Student</w:t>
      </w:r>
    </w:p>
    <w:p w14:paraId="02FFD4AF" w14:textId="1F5D3C86" w:rsidR="004E3FA1" w:rsidRDefault="004E3FA1" w:rsidP="004E3FA1">
      <w:pPr>
        <w:pStyle w:val="a3"/>
        <w:numPr>
          <w:ilvl w:val="1"/>
          <w:numId w:val="24"/>
        </w:numPr>
        <w:rPr>
          <w:ins w:id="3345" w:author="Nick Nicholas" w:date="2017-11-20T16:31:00Z"/>
        </w:rPr>
      </w:pPr>
      <w:r>
        <w:t xml:space="preserve">If the student is still on the way to achieving the </w:t>
      </w:r>
      <w:del w:id="3346" w:author="Linda Marshall" w:date="2017-11-16T11:44:00Z">
        <w:r w:rsidDel="00957CFA">
          <w:delText>Qualification</w:delText>
        </w:r>
      </w:del>
      <w:ins w:id="3347" w:author="Linda Marshall" w:date="2017-11-16T11:44:00Z">
        <w:r w:rsidR="00957CFA">
          <w:t>Credential</w:t>
        </w:r>
      </w:ins>
      <w:r>
        <w:t xml:space="preserve">, the </w:t>
      </w:r>
      <w:del w:id="3348" w:author="Linda Marshall" w:date="2017-11-16T11:40:00Z">
        <w:r w:rsidDel="002474FD">
          <w:delText>StudentQualificationAchievement</w:delText>
        </w:r>
      </w:del>
      <w:ins w:id="3349" w:author="Linda Marshall" w:date="2017-11-16T11:40:00Z">
        <w:r w:rsidR="002474FD">
          <w:t>StudentAttainmentAchievement</w:t>
        </w:r>
      </w:ins>
      <w:r>
        <w:t xml:space="preserve"> record will reflect the progress achieved by the Student to date</w:t>
      </w:r>
    </w:p>
    <w:p w14:paraId="55F24E16" w14:textId="4BAA74DD" w:rsidR="00C53DF0" w:rsidRDefault="00C53DF0" w:rsidP="004E3FA1">
      <w:pPr>
        <w:pStyle w:val="a3"/>
        <w:numPr>
          <w:ilvl w:val="1"/>
          <w:numId w:val="24"/>
        </w:numPr>
      </w:pPr>
      <w:ins w:id="3350" w:author="Nick Nicholas" w:date="2017-11-20T16:31:00Z">
        <w:r>
          <w:t>Progress is recorded through individual Attainment records</w:t>
        </w:r>
      </w:ins>
    </w:p>
    <w:p w14:paraId="2B8EEF54" w14:textId="77777777" w:rsidR="004E3FA1" w:rsidRDefault="004E3FA1" w:rsidP="004E3FA1">
      <w:pPr>
        <w:pStyle w:val="a3"/>
        <w:numPr>
          <w:ilvl w:val="1"/>
          <w:numId w:val="24"/>
        </w:numPr>
      </w:pPr>
      <w:r>
        <w:t>Progress includes the Learning Standards that the Student has demonstrated competence in</w:t>
      </w:r>
    </w:p>
    <w:p w14:paraId="25803460" w14:textId="629785FD" w:rsidR="004E3FA1" w:rsidRDefault="004E3FA1" w:rsidP="004E3FA1">
      <w:pPr>
        <w:pStyle w:val="a3"/>
        <w:numPr>
          <w:ilvl w:val="1"/>
          <w:numId w:val="24"/>
        </w:numPr>
      </w:pPr>
      <w:r>
        <w:t xml:space="preserve">Progress </w:t>
      </w:r>
      <w:r w:rsidR="00774F4C">
        <w:t>does not need to include</w:t>
      </w:r>
      <w:r>
        <w:t xml:space="preserve"> the</w:t>
      </w:r>
      <w:r w:rsidR="00774F4C">
        <w:t xml:space="preserve"> specific </w:t>
      </w:r>
      <w:r>
        <w:t xml:space="preserve">credits gathered towards completion of the </w:t>
      </w:r>
      <w:del w:id="3351" w:author="Linda Marshall" w:date="2017-11-16T11:44:00Z">
        <w:r w:rsidDel="00957CFA">
          <w:delText>Qualification</w:delText>
        </w:r>
      </w:del>
      <w:ins w:id="3352" w:author="Linda Marshall" w:date="2017-11-16T11:44:00Z">
        <w:r w:rsidR="00957CFA">
          <w:t>Credential</w:t>
        </w:r>
      </w:ins>
      <w:r w:rsidR="00774F4C">
        <w:t>, or their breakdown by study; but it does need to capture whether progress in each study was satisfactory or not.</w:t>
      </w:r>
    </w:p>
    <w:p w14:paraId="5D985C7C" w14:textId="2B61A1EA" w:rsidR="004E3FA1" w:rsidRDefault="004E3FA1" w:rsidP="004E3FA1">
      <w:pPr>
        <w:pStyle w:val="a3"/>
        <w:numPr>
          <w:ilvl w:val="1"/>
          <w:numId w:val="24"/>
        </w:numPr>
      </w:pPr>
      <w:r>
        <w:t xml:space="preserve">If the </w:t>
      </w:r>
      <w:del w:id="3353" w:author="Linda Marshall" w:date="2017-11-16T11:44:00Z">
        <w:r w:rsidDel="00957CFA">
          <w:delText>Qualification</w:delText>
        </w:r>
      </w:del>
      <w:ins w:id="3354" w:author="Linda Marshall" w:date="2017-11-16T11:44:00Z">
        <w:r w:rsidR="00957CFA">
          <w:t>Credential</w:t>
        </w:r>
      </w:ins>
      <w:r>
        <w:t xml:space="preserve"> is </w:t>
      </w:r>
      <w:r w:rsidR="00504D6E" w:rsidRPr="00476D14">
        <w:rPr>
          <w:i/>
        </w:rPr>
        <w:t>not</w:t>
      </w:r>
      <w:r w:rsidR="00504D6E">
        <w:t xml:space="preserve"> </w:t>
      </w:r>
      <w:r>
        <w:t>known in both sending and receiving school, the cumulative progress will need to be broken down and contextualised (e.g. through links to detailed Learning Standard records), so that it can be converted for recognition of prior learning</w:t>
      </w:r>
    </w:p>
    <w:p w14:paraId="7B68B6DA" w14:textId="7B544852" w:rsidR="00465F83" w:rsidRDefault="00465F83" w:rsidP="004E3FA1">
      <w:pPr>
        <w:pStyle w:val="a3"/>
        <w:numPr>
          <w:ilvl w:val="1"/>
          <w:numId w:val="24"/>
        </w:numPr>
      </w:pPr>
      <w:r>
        <w:t xml:space="preserve">The specifics of the </w:t>
      </w:r>
      <w:del w:id="3355" w:author="Linda Marshall" w:date="2017-11-16T11:44:00Z">
        <w:r w:rsidDel="00957CFA">
          <w:delText>qualification</w:delText>
        </w:r>
      </w:del>
      <w:ins w:id="3356" w:author="Linda Marshall" w:date="2017-11-16T11:44:00Z">
        <w:r w:rsidR="00957CFA">
          <w:t>Credential</w:t>
        </w:r>
      </w:ins>
      <w:r w:rsidR="006111E2">
        <w:t xml:space="preserve">, and the organization of study by the </w:t>
      </w:r>
      <w:del w:id="3357" w:author="Linda Marshall" w:date="2017-11-16T11:44:00Z">
        <w:r w:rsidR="006111E2" w:rsidDel="00957CFA">
          <w:delText>qualification</w:delText>
        </w:r>
      </w:del>
      <w:ins w:id="3358" w:author="Linda Marshall" w:date="2017-11-16T11:44:00Z">
        <w:r w:rsidR="00957CFA">
          <w:t>Credential</w:t>
        </w:r>
      </w:ins>
      <w:r w:rsidR="006111E2">
        <w:t xml:space="preserve"> they were in pursuit of,</w:t>
      </w:r>
      <w:r>
        <w:t xml:space="preserve"> may not be relevant to the student transfer</w:t>
      </w:r>
    </w:p>
    <w:p w14:paraId="3920F842" w14:textId="6DBD324F" w:rsidR="004E3FA1" w:rsidRDefault="004E3FA1" w:rsidP="004E3FA1">
      <w:pPr>
        <w:pStyle w:val="a3"/>
        <w:numPr>
          <w:ilvl w:val="0"/>
          <w:numId w:val="24"/>
        </w:numPr>
      </w:pPr>
      <w:r>
        <w:t xml:space="preserve">The </w:t>
      </w:r>
      <w:ins w:id="3359" w:author="Nick Nicholas" w:date="2017-11-20T16:40:00Z">
        <w:r w:rsidR="0083069D">
          <w:t xml:space="preserve">Attainment records, </w:t>
        </w:r>
      </w:ins>
      <w:del w:id="3360" w:author="Linda Marshall" w:date="2017-11-16T11:40:00Z">
        <w:r w:rsidDel="002474FD">
          <w:delText>StudentQualificationAchievement</w:delText>
        </w:r>
      </w:del>
      <w:ins w:id="3361" w:author="Linda Marshall" w:date="2017-11-16T11:40:00Z">
        <w:r w:rsidR="002474FD">
          <w:t>StudentAttainmentAchievement</w:t>
        </w:r>
      </w:ins>
      <w:r>
        <w:t xml:space="preserve"> record, Learning Standards, WellnessCharacteristics, IndividualLearningPlans are forwarded as part of student transcript </w:t>
      </w:r>
    </w:p>
    <w:p w14:paraId="4A850DD6" w14:textId="73457D63" w:rsidR="006111E2" w:rsidRDefault="006111E2" w:rsidP="00476D14">
      <w:pPr>
        <w:pStyle w:val="a3"/>
        <w:numPr>
          <w:ilvl w:val="1"/>
          <w:numId w:val="24"/>
        </w:numPr>
      </w:pPr>
      <w:r>
        <w:t xml:space="preserve">The </w:t>
      </w:r>
      <w:del w:id="3362" w:author="Linda Marshall" w:date="2017-11-16T11:40:00Z">
        <w:r w:rsidDel="002474FD">
          <w:delText>StudentQualificationAchievement</w:delText>
        </w:r>
      </w:del>
      <w:ins w:id="3363" w:author="Linda Marshall" w:date="2017-11-16T11:40:00Z">
        <w:r w:rsidR="002474FD">
          <w:t>StudentAttainmentAchievement</w:t>
        </w:r>
      </w:ins>
      <w:r>
        <w:t xml:space="preserve"> object may be presented with no details of the </w:t>
      </w:r>
      <w:del w:id="3364" w:author="Linda Marshall" w:date="2017-11-16T11:44:00Z">
        <w:r w:rsidDel="00957CFA">
          <w:delText>qualification</w:delText>
        </w:r>
      </w:del>
      <w:ins w:id="3365" w:author="Linda Marshall" w:date="2017-11-16T11:44:00Z">
        <w:r w:rsidR="00957CFA">
          <w:t>Credential</w:t>
        </w:r>
      </w:ins>
      <w:r>
        <w:t xml:space="preserve"> at all, as a bare student transcript object</w:t>
      </w:r>
    </w:p>
    <w:p w14:paraId="40E0D571" w14:textId="77777777" w:rsidR="004E3FA1" w:rsidRPr="00AC13A6" w:rsidRDefault="004E3FA1" w:rsidP="004E3FA1">
      <w:pPr>
        <w:rPr>
          <w:lang w:val="en-US"/>
          <w:rPrChange w:id="3366" w:author="Nick Nicholas" w:date="2017-11-16T12:15:00Z">
            <w:rPr/>
          </w:rPrChange>
        </w:rPr>
      </w:pPr>
    </w:p>
    <w:p w14:paraId="0C69253F" w14:textId="77777777" w:rsidR="004E3FA1" w:rsidRPr="00AC13A6" w:rsidRDefault="004E3FA1" w:rsidP="004E3FA1">
      <w:pPr>
        <w:rPr>
          <w:lang w:val="en-US"/>
          <w:rPrChange w:id="3367" w:author="Nick Nicholas" w:date="2017-11-16T12:15:00Z">
            <w:rPr/>
          </w:rPrChange>
        </w:rPr>
      </w:pPr>
    </w:p>
    <w:p w14:paraId="43D83515" w14:textId="00BF7209" w:rsidR="00073C2C" w:rsidRDefault="007A2375" w:rsidP="00476D14">
      <w:pPr>
        <w:pStyle w:val="1"/>
      </w:pPr>
      <w:bookmarkStart w:id="3368" w:name="_Toc498607932"/>
      <w:r>
        <w:t>Appendix</w:t>
      </w:r>
      <w:bookmarkEnd w:id="3368"/>
    </w:p>
    <w:p w14:paraId="58794590" w14:textId="77777777" w:rsidR="00073C2C" w:rsidRDefault="00073C2C" w:rsidP="00073C2C"/>
    <w:p w14:paraId="0DA66C3B" w14:textId="0DAB3552" w:rsidR="006E771A" w:rsidRDefault="006E771A" w:rsidP="00476D14">
      <w:pPr>
        <w:pStyle w:val="2"/>
      </w:pPr>
      <w:bookmarkStart w:id="3369" w:name="_Toc498607933"/>
      <w:r>
        <w:t xml:space="preserve">Appendix: </w:t>
      </w:r>
      <w:del w:id="3370" w:author="Linda Marshall" w:date="2017-11-16T11:44:00Z">
        <w:r w:rsidDel="00957CFA">
          <w:delText>Qualification</w:delText>
        </w:r>
      </w:del>
      <w:ins w:id="3371" w:author="Linda Marshall" w:date="2017-11-16T11:44:00Z">
        <w:r w:rsidR="00957CFA">
          <w:t>Credential</w:t>
        </w:r>
      </w:ins>
      <w:r>
        <w:t>Details Prototype</w:t>
      </w:r>
      <w:bookmarkEnd w:id="3369"/>
    </w:p>
    <w:p w14:paraId="4492BCB8" w14:textId="77777777" w:rsidR="006E771A" w:rsidRDefault="006E771A" w:rsidP="006E771A"/>
    <w:p w14:paraId="4C5EBBE7" w14:textId="1A49D070" w:rsidR="006E771A" w:rsidRPr="00AC13A6" w:rsidRDefault="006E771A" w:rsidP="006E771A">
      <w:pPr>
        <w:rPr>
          <w:i/>
          <w:lang w:val="en-US"/>
          <w:rPrChange w:id="3372" w:author="Nick Nicholas" w:date="2017-11-16T12:15:00Z">
            <w:rPr>
              <w:i/>
            </w:rPr>
          </w:rPrChange>
        </w:rPr>
      </w:pPr>
      <w:r w:rsidRPr="00AC13A6">
        <w:rPr>
          <w:i/>
          <w:lang w:val="en-US"/>
          <w:rPrChange w:id="3373" w:author="Nick Nicholas" w:date="2017-11-16T12:15:00Z">
            <w:rPr>
              <w:i/>
            </w:rPr>
          </w:rPrChange>
        </w:rPr>
        <w:t xml:space="preserve">The </w:t>
      </w:r>
      <w:del w:id="3374" w:author="Linda Marshall" w:date="2017-11-16T11:44:00Z">
        <w:r w:rsidRPr="00AC13A6" w:rsidDel="00957CFA">
          <w:rPr>
            <w:i/>
            <w:lang w:val="en-US"/>
            <w:rPrChange w:id="3375" w:author="Nick Nicholas" w:date="2017-11-16T12:15:00Z">
              <w:rPr>
                <w:i/>
              </w:rPr>
            </w:rPrChange>
          </w:rPr>
          <w:delText>Qualification</w:delText>
        </w:r>
      </w:del>
      <w:ins w:id="3376" w:author="Linda Marshall" w:date="2017-11-16T11:44:00Z">
        <w:r w:rsidR="00957CFA" w:rsidRPr="00AC13A6">
          <w:rPr>
            <w:i/>
            <w:lang w:val="en-US"/>
            <w:rPrChange w:id="3377" w:author="Nick Nicholas" w:date="2017-11-16T12:15:00Z">
              <w:rPr>
                <w:i/>
              </w:rPr>
            </w:rPrChange>
          </w:rPr>
          <w:t>Credential</w:t>
        </w:r>
      </w:ins>
      <w:r w:rsidRPr="00AC13A6">
        <w:rPr>
          <w:i/>
          <w:lang w:val="en-US"/>
          <w:rPrChange w:id="3378" w:author="Nick Nicholas" w:date="2017-11-16T12:15:00Z">
            <w:rPr>
              <w:i/>
            </w:rPr>
          </w:rPrChange>
        </w:rPr>
        <w:t xml:space="preserve">Details object ONLY illustrates the internal structure of </w:t>
      </w:r>
      <w:del w:id="3379" w:author="Linda Marshall" w:date="2017-11-16T11:44:00Z">
        <w:r w:rsidRPr="00AC13A6" w:rsidDel="00957CFA">
          <w:rPr>
            <w:i/>
            <w:lang w:val="en-US"/>
            <w:rPrChange w:id="3380" w:author="Nick Nicholas" w:date="2017-11-16T12:15:00Z">
              <w:rPr>
                <w:i/>
              </w:rPr>
            </w:rPrChange>
          </w:rPr>
          <w:delText>qualification</w:delText>
        </w:r>
      </w:del>
      <w:ins w:id="3381" w:author="Linda Marshall" w:date="2017-11-16T11:44:00Z">
        <w:r w:rsidR="00957CFA" w:rsidRPr="00AC13A6">
          <w:rPr>
            <w:i/>
            <w:lang w:val="en-US"/>
            <w:rPrChange w:id="3382" w:author="Nick Nicholas" w:date="2017-11-16T12:15:00Z">
              <w:rPr>
                <w:i/>
              </w:rPr>
            </w:rPrChange>
          </w:rPr>
          <w:t>Credential</w:t>
        </w:r>
      </w:ins>
      <w:r w:rsidRPr="00AC13A6">
        <w:rPr>
          <w:i/>
          <w:lang w:val="en-US"/>
          <w:rPrChange w:id="3383" w:author="Nick Nicholas" w:date="2017-11-16T12:15:00Z">
            <w:rPr>
              <w:i/>
            </w:rPr>
          </w:rPrChange>
        </w:rPr>
        <w:t xml:space="preserve"> prerequisites and credit assignment; it is unlikely to be needed for transmission, as tracking </w:t>
      </w:r>
      <w:del w:id="3384" w:author="Linda Marshall" w:date="2017-11-16T11:44:00Z">
        <w:r w:rsidRPr="00AC13A6" w:rsidDel="00957CFA">
          <w:rPr>
            <w:i/>
            <w:lang w:val="en-US"/>
            <w:rPrChange w:id="3385" w:author="Nick Nicholas" w:date="2017-11-16T12:15:00Z">
              <w:rPr>
                <w:i/>
              </w:rPr>
            </w:rPrChange>
          </w:rPr>
          <w:delText>qualification</w:delText>
        </w:r>
      </w:del>
      <w:ins w:id="3386" w:author="Linda Marshall" w:date="2017-11-16T11:44:00Z">
        <w:r w:rsidR="00957CFA" w:rsidRPr="00AC13A6">
          <w:rPr>
            <w:i/>
            <w:lang w:val="en-US"/>
            <w:rPrChange w:id="3387" w:author="Nick Nicholas" w:date="2017-11-16T12:15:00Z">
              <w:rPr>
                <w:i/>
              </w:rPr>
            </w:rPrChange>
          </w:rPr>
          <w:t>Credential</w:t>
        </w:r>
      </w:ins>
      <w:r w:rsidRPr="00AC13A6">
        <w:rPr>
          <w:i/>
          <w:lang w:val="en-US"/>
          <w:rPrChange w:id="3388" w:author="Nick Nicholas" w:date="2017-11-16T12:15:00Z">
            <w:rPr>
              <w:i/>
            </w:rPr>
          </w:rPrChange>
        </w:rPr>
        <w:t xml:space="preserve"> achievement against </w:t>
      </w:r>
      <w:del w:id="3389" w:author="Linda Marshall" w:date="2017-11-16T11:44:00Z">
        <w:r w:rsidRPr="00AC13A6" w:rsidDel="00957CFA">
          <w:rPr>
            <w:i/>
            <w:lang w:val="en-US"/>
            <w:rPrChange w:id="3390" w:author="Nick Nicholas" w:date="2017-11-16T12:15:00Z">
              <w:rPr>
                <w:i/>
              </w:rPr>
            </w:rPrChange>
          </w:rPr>
          <w:delText>qualification</w:delText>
        </w:r>
      </w:del>
      <w:ins w:id="3391" w:author="Linda Marshall" w:date="2017-11-16T11:44:00Z">
        <w:r w:rsidR="00957CFA" w:rsidRPr="00AC13A6">
          <w:rPr>
            <w:i/>
            <w:lang w:val="en-US"/>
            <w:rPrChange w:id="3392" w:author="Nick Nicholas" w:date="2017-11-16T12:15:00Z">
              <w:rPr>
                <w:i/>
              </w:rPr>
            </w:rPrChange>
          </w:rPr>
          <w:t>Credential</w:t>
        </w:r>
      </w:ins>
      <w:r w:rsidRPr="00AC13A6">
        <w:rPr>
          <w:i/>
          <w:lang w:val="en-US"/>
          <w:rPrChange w:id="3393" w:author="Nick Nicholas" w:date="2017-11-16T12:15:00Z">
            <w:rPr>
              <w:i/>
            </w:rPr>
          </w:rPrChange>
        </w:rPr>
        <w:t xml:space="preserve"> definitions will be done in internal systems, and will not require a data exchange format.</w:t>
      </w:r>
    </w:p>
    <w:p w14:paraId="695B7DAF" w14:textId="77777777" w:rsidR="006E771A" w:rsidRPr="00AC13A6" w:rsidRDefault="006E771A" w:rsidP="006E771A">
      <w:pPr>
        <w:rPr>
          <w:i/>
          <w:lang w:val="en-US"/>
          <w:rPrChange w:id="3394" w:author="Nick Nicholas" w:date="2017-11-16T12:15:00Z">
            <w:rPr>
              <w:i/>
            </w:rPr>
          </w:rPrChange>
        </w:rPr>
      </w:pPr>
    </w:p>
    <w:p w14:paraId="75F18A92" w14:textId="64345F18" w:rsidR="006E771A" w:rsidRPr="00AC13A6" w:rsidRDefault="006E771A" w:rsidP="006E771A">
      <w:pPr>
        <w:rPr>
          <w:i/>
          <w:lang w:val="en-US"/>
          <w:rPrChange w:id="3395" w:author="Nick Nicholas" w:date="2017-11-16T12:15:00Z">
            <w:rPr>
              <w:i/>
            </w:rPr>
          </w:rPrChange>
        </w:rPr>
      </w:pPr>
      <w:r w:rsidRPr="00AC13A6">
        <w:rPr>
          <w:i/>
          <w:lang w:val="en-US"/>
          <w:rPrChange w:id="3396" w:author="Nick Nicholas" w:date="2017-11-16T12:15:00Z">
            <w:rPr>
              <w:i/>
            </w:rPr>
          </w:rPrChange>
        </w:rPr>
        <w:t xml:space="preserve">The </w:t>
      </w:r>
      <w:del w:id="3397" w:author="Linda Marshall" w:date="2017-11-16T11:44:00Z">
        <w:r w:rsidRPr="00AC13A6" w:rsidDel="00957CFA">
          <w:rPr>
            <w:i/>
            <w:lang w:val="en-US"/>
            <w:rPrChange w:id="3398" w:author="Nick Nicholas" w:date="2017-11-16T12:15:00Z">
              <w:rPr>
                <w:i/>
              </w:rPr>
            </w:rPrChange>
          </w:rPr>
          <w:delText>Qualification</w:delText>
        </w:r>
      </w:del>
      <w:ins w:id="3399" w:author="Linda Marshall" w:date="2017-11-16T11:44:00Z">
        <w:r w:rsidR="00957CFA" w:rsidRPr="00AC13A6">
          <w:rPr>
            <w:i/>
            <w:lang w:val="en-US"/>
            <w:rPrChange w:id="3400" w:author="Nick Nicholas" w:date="2017-11-16T12:15:00Z">
              <w:rPr>
                <w:i/>
              </w:rPr>
            </w:rPrChange>
          </w:rPr>
          <w:t>Credential</w:t>
        </w:r>
      </w:ins>
      <w:r w:rsidRPr="00AC13A6">
        <w:rPr>
          <w:i/>
          <w:lang w:val="en-US"/>
          <w:rPrChange w:id="3401" w:author="Nick Nicholas" w:date="2017-11-16T12:15:00Z">
            <w:rPr>
              <w:i/>
            </w:rPr>
          </w:rPrChange>
        </w:rPr>
        <w:t xml:space="preserve">Details object tracks the dependence of </w:t>
      </w:r>
      <w:del w:id="3402" w:author="Linda Marshall" w:date="2017-11-16T11:44:00Z">
        <w:r w:rsidRPr="00AC13A6" w:rsidDel="00957CFA">
          <w:rPr>
            <w:i/>
            <w:lang w:val="en-US"/>
            <w:rPrChange w:id="3403" w:author="Nick Nicholas" w:date="2017-11-16T12:15:00Z">
              <w:rPr>
                <w:i/>
              </w:rPr>
            </w:rPrChange>
          </w:rPr>
          <w:delText>Qualification</w:delText>
        </w:r>
      </w:del>
      <w:ins w:id="3404" w:author="Linda Marshall" w:date="2017-11-16T11:44:00Z">
        <w:r w:rsidR="00957CFA" w:rsidRPr="00AC13A6">
          <w:rPr>
            <w:i/>
            <w:lang w:val="en-US"/>
            <w:rPrChange w:id="3405" w:author="Nick Nicholas" w:date="2017-11-16T12:15:00Z">
              <w:rPr>
                <w:i/>
              </w:rPr>
            </w:rPrChange>
          </w:rPr>
          <w:t>Credential</w:t>
        </w:r>
      </w:ins>
      <w:r w:rsidRPr="00AC13A6">
        <w:rPr>
          <w:i/>
          <w:lang w:val="en-US"/>
          <w:rPrChange w:id="3406" w:author="Nick Nicholas" w:date="2017-11-16T12:15:00Z">
            <w:rPr>
              <w:i/>
            </w:rPr>
          </w:rPrChange>
        </w:rPr>
        <w:t xml:space="preserve">s on prerequisites, and the </w:t>
      </w:r>
      <w:ins w:id="3407" w:author="Nick Nicholas" w:date="2017-11-16T14:13:00Z">
        <w:r w:rsidR="00E67A3E">
          <w:rPr>
            <w:i/>
            <w:lang w:val="en-US"/>
          </w:rPr>
          <w:t xml:space="preserve">required attainment tasks for the credential: </w:t>
        </w:r>
      </w:ins>
      <w:r w:rsidRPr="00AC13A6">
        <w:rPr>
          <w:i/>
          <w:lang w:val="en-US"/>
          <w:rPrChange w:id="3408" w:author="Nick Nicholas" w:date="2017-11-16T12:15:00Z">
            <w:rPr>
              <w:i/>
            </w:rPr>
          </w:rPrChange>
        </w:rPr>
        <w:t xml:space="preserve">assessments, courses, course units = classes (taken outside of a course), and RPL </w:t>
      </w:r>
      <w:del w:id="3409" w:author="Linda Marshall" w:date="2017-11-16T11:44:00Z">
        <w:r w:rsidRPr="00AC13A6" w:rsidDel="00957CFA">
          <w:rPr>
            <w:i/>
            <w:lang w:val="en-US"/>
            <w:rPrChange w:id="3410" w:author="Nick Nicholas" w:date="2017-11-16T12:15:00Z">
              <w:rPr>
                <w:i/>
              </w:rPr>
            </w:rPrChange>
          </w:rPr>
          <w:delText>qualification</w:delText>
        </w:r>
      </w:del>
      <w:ins w:id="3411" w:author="Linda Marshall" w:date="2017-11-16T11:44:00Z">
        <w:r w:rsidR="00957CFA" w:rsidRPr="00AC13A6">
          <w:rPr>
            <w:i/>
            <w:lang w:val="en-US"/>
            <w:rPrChange w:id="3412" w:author="Nick Nicholas" w:date="2017-11-16T12:15:00Z">
              <w:rPr>
                <w:i/>
              </w:rPr>
            </w:rPrChange>
          </w:rPr>
          <w:t>Credential</w:t>
        </w:r>
      </w:ins>
      <w:r w:rsidRPr="00AC13A6">
        <w:rPr>
          <w:i/>
          <w:lang w:val="en-US"/>
          <w:rPrChange w:id="3413" w:author="Nick Nicholas" w:date="2017-11-16T12:15:00Z">
            <w:rPr>
              <w:i/>
            </w:rPr>
          </w:rPrChange>
        </w:rPr>
        <w:t xml:space="preserve">s that can be undertaken in order to achieve the </w:t>
      </w:r>
      <w:del w:id="3414" w:author="Linda Marshall" w:date="2017-11-16T11:44:00Z">
        <w:r w:rsidRPr="00AC13A6" w:rsidDel="00957CFA">
          <w:rPr>
            <w:i/>
            <w:lang w:val="en-US"/>
            <w:rPrChange w:id="3415" w:author="Nick Nicholas" w:date="2017-11-16T12:15:00Z">
              <w:rPr>
                <w:i/>
              </w:rPr>
            </w:rPrChange>
          </w:rPr>
          <w:delText>Qualification</w:delText>
        </w:r>
      </w:del>
      <w:ins w:id="3416" w:author="Linda Marshall" w:date="2017-11-16T11:44:00Z">
        <w:r w:rsidR="00957CFA" w:rsidRPr="00AC13A6">
          <w:rPr>
            <w:i/>
            <w:lang w:val="en-US"/>
            <w:rPrChange w:id="3417" w:author="Nick Nicholas" w:date="2017-11-16T12:15:00Z">
              <w:rPr>
                <w:i/>
              </w:rPr>
            </w:rPrChange>
          </w:rPr>
          <w:t>Credential</w:t>
        </w:r>
      </w:ins>
      <w:del w:id="3418" w:author="Nick Nicholas" w:date="2017-11-16T14:14:00Z">
        <w:r w:rsidRPr="00AC13A6" w:rsidDel="009963D3">
          <w:rPr>
            <w:i/>
            <w:lang w:val="en-US"/>
            <w:rPrChange w:id="3419" w:author="Nick Nicholas" w:date="2017-11-16T12:15:00Z">
              <w:rPr>
                <w:i/>
              </w:rPr>
            </w:rPrChange>
          </w:rPr>
          <w:delText xml:space="preserve">, </w:delText>
        </w:r>
      </w:del>
      <w:ins w:id="3420" w:author="Nick Nicholas" w:date="2017-11-16T14:14:00Z">
        <w:r w:rsidR="009963D3">
          <w:rPr>
            <w:i/>
            <w:lang w:val="en-US"/>
          </w:rPr>
          <w:t>. It also tracks</w:t>
        </w:r>
        <w:r w:rsidR="009963D3" w:rsidRPr="00AC13A6">
          <w:rPr>
            <w:i/>
            <w:lang w:val="en-US"/>
            <w:rPrChange w:id="3421" w:author="Nick Nicholas" w:date="2017-11-16T12:15:00Z">
              <w:rPr>
                <w:i/>
              </w:rPr>
            </w:rPrChange>
          </w:rPr>
          <w:t xml:space="preserve"> </w:t>
        </w:r>
      </w:ins>
      <w:del w:id="3422" w:author="Nick Nicholas" w:date="2017-11-16T14:14:00Z">
        <w:r w:rsidRPr="00AC13A6" w:rsidDel="009963D3">
          <w:rPr>
            <w:i/>
            <w:lang w:val="en-US"/>
            <w:rPrChange w:id="3423" w:author="Nick Nicholas" w:date="2017-11-16T12:15:00Z">
              <w:rPr>
                <w:i/>
              </w:rPr>
            </w:rPrChange>
          </w:rPr>
          <w:delText xml:space="preserve">as well as </w:delText>
        </w:r>
      </w:del>
      <w:r w:rsidRPr="00AC13A6">
        <w:rPr>
          <w:i/>
          <w:lang w:val="en-US"/>
          <w:rPrChange w:id="3424" w:author="Nick Nicholas" w:date="2017-11-16T12:15:00Z">
            <w:rPr>
              <w:i/>
            </w:rPr>
          </w:rPrChange>
        </w:rPr>
        <w:t xml:space="preserve">the maximum possible credit(s) for each. The </w:t>
      </w:r>
      <w:del w:id="3425" w:author="Linda Marshall" w:date="2017-11-16T11:40:00Z">
        <w:r w:rsidRPr="00AC13A6" w:rsidDel="002474FD">
          <w:rPr>
            <w:i/>
            <w:lang w:val="en-US"/>
            <w:rPrChange w:id="3426" w:author="Nick Nicholas" w:date="2017-11-16T12:15:00Z">
              <w:rPr>
                <w:i/>
              </w:rPr>
            </w:rPrChange>
          </w:rPr>
          <w:delText>StudentQualificationAchievement</w:delText>
        </w:r>
      </w:del>
      <w:ins w:id="3427" w:author="Linda Marshall" w:date="2017-11-16T11:40:00Z">
        <w:r w:rsidR="002474FD" w:rsidRPr="00AC13A6">
          <w:rPr>
            <w:i/>
            <w:lang w:val="en-US"/>
            <w:rPrChange w:id="3428" w:author="Nick Nicholas" w:date="2017-11-16T12:15:00Z">
              <w:rPr>
                <w:i/>
              </w:rPr>
            </w:rPrChange>
          </w:rPr>
          <w:t>StudentAttainmentAchievement</w:t>
        </w:r>
      </w:ins>
      <w:r w:rsidRPr="00AC13A6">
        <w:rPr>
          <w:i/>
          <w:lang w:val="en-US"/>
          <w:rPrChange w:id="3429" w:author="Nick Nicholas" w:date="2017-11-16T12:15:00Z">
            <w:rPr>
              <w:i/>
            </w:rPr>
          </w:rPrChange>
        </w:rPr>
        <w:t xml:space="preserve"> reproduces these links</w:t>
      </w:r>
      <w:ins w:id="3430" w:author="Nick Nicholas" w:date="2017-11-16T14:14:00Z">
        <w:r w:rsidR="009963D3">
          <w:rPr>
            <w:i/>
            <w:lang w:val="en-US"/>
          </w:rPr>
          <w:t>,</w:t>
        </w:r>
      </w:ins>
      <w:r w:rsidRPr="00AC13A6">
        <w:rPr>
          <w:i/>
          <w:lang w:val="en-US"/>
          <w:rPrChange w:id="3431" w:author="Nick Nicholas" w:date="2017-11-16T12:15:00Z">
            <w:rPr>
              <w:i/>
            </w:rPr>
          </w:rPrChange>
        </w:rPr>
        <w:t xml:space="preserve"> by repeating the information for each assessment, course, class and prior </w:t>
      </w:r>
      <w:del w:id="3432" w:author="Linda Marshall" w:date="2017-11-16T11:44:00Z">
        <w:r w:rsidRPr="00AC13A6" w:rsidDel="00957CFA">
          <w:rPr>
            <w:i/>
            <w:lang w:val="en-US"/>
            <w:rPrChange w:id="3433" w:author="Nick Nicholas" w:date="2017-11-16T12:15:00Z">
              <w:rPr>
                <w:i/>
              </w:rPr>
            </w:rPrChange>
          </w:rPr>
          <w:delText>qualification</w:delText>
        </w:r>
      </w:del>
      <w:ins w:id="3434" w:author="Linda Marshall" w:date="2017-11-16T11:44:00Z">
        <w:r w:rsidR="00957CFA" w:rsidRPr="00AC13A6">
          <w:rPr>
            <w:i/>
            <w:lang w:val="en-US"/>
            <w:rPrChange w:id="3435" w:author="Nick Nicholas" w:date="2017-11-16T12:15:00Z">
              <w:rPr>
                <w:i/>
              </w:rPr>
            </w:rPrChange>
          </w:rPr>
          <w:t>Credential</w:t>
        </w:r>
      </w:ins>
      <w:r w:rsidRPr="00AC13A6">
        <w:rPr>
          <w:i/>
          <w:lang w:val="en-US"/>
          <w:rPrChange w:id="3436" w:author="Nick Nicholas" w:date="2017-11-16T12:15:00Z">
            <w:rPr>
              <w:i/>
            </w:rPr>
          </w:rPrChange>
        </w:rPr>
        <w:t>, along with the maximum possible credits; it then provides the credits that the student actually achieves.</w:t>
      </w:r>
      <w:ins w:id="3437" w:author="Nick Nicholas" w:date="2017-11-16T14:14:00Z">
        <w:r w:rsidR="009963D3">
          <w:rPr>
            <w:i/>
            <w:lang w:val="en-US"/>
          </w:rPr>
          <w:t xml:space="preserve"> (That is, it lists the attainment tasks for the Credential, as well as the attainments of the students </w:t>
        </w:r>
        <w:r w:rsidR="00580546">
          <w:rPr>
            <w:i/>
            <w:lang w:val="en-US"/>
          </w:rPr>
          <w:t>against those attainment tasks.)</w:t>
        </w:r>
      </w:ins>
    </w:p>
    <w:p w14:paraId="4E5E07BD" w14:textId="77777777" w:rsidR="006E771A" w:rsidRPr="00AC13A6" w:rsidRDefault="006E771A" w:rsidP="006E771A">
      <w:pPr>
        <w:rPr>
          <w:i/>
          <w:lang w:val="en-US"/>
          <w:rPrChange w:id="3438" w:author="Nick Nicholas" w:date="2017-11-16T12:15:00Z">
            <w:rPr>
              <w:i/>
            </w:rPr>
          </w:rPrChange>
        </w:rPr>
      </w:pPr>
    </w:p>
    <w:p w14:paraId="085BAB84" w14:textId="74A49BD5" w:rsidR="006E771A" w:rsidRPr="00AC13A6" w:rsidRDefault="006E771A" w:rsidP="006E771A">
      <w:pPr>
        <w:rPr>
          <w:i/>
          <w:lang w:val="en-US"/>
          <w:rPrChange w:id="3439" w:author="Nick Nicholas" w:date="2017-11-16T12:15:00Z">
            <w:rPr>
              <w:i/>
            </w:rPr>
          </w:rPrChange>
        </w:rPr>
      </w:pPr>
      <w:r w:rsidRPr="00AC13A6">
        <w:rPr>
          <w:i/>
          <w:lang w:val="en-US"/>
          <w:rPrChange w:id="3440" w:author="Nick Nicholas" w:date="2017-11-16T12:15:00Z">
            <w:rPr>
              <w:i/>
            </w:rPr>
          </w:rPrChange>
        </w:rPr>
        <w:t xml:space="preserve">The </w:t>
      </w:r>
      <w:del w:id="3441" w:author="Linda Marshall" w:date="2017-11-16T11:44:00Z">
        <w:r w:rsidRPr="00AC13A6" w:rsidDel="00957CFA">
          <w:rPr>
            <w:i/>
            <w:lang w:val="en-US"/>
            <w:rPrChange w:id="3442" w:author="Nick Nicholas" w:date="2017-11-16T12:15:00Z">
              <w:rPr>
                <w:i/>
              </w:rPr>
            </w:rPrChange>
          </w:rPr>
          <w:delText>Qualification</w:delText>
        </w:r>
      </w:del>
      <w:ins w:id="3443" w:author="Linda Marshall" w:date="2017-11-16T11:44:00Z">
        <w:r w:rsidR="00957CFA" w:rsidRPr="00AC13A6">
          <w:rPr>
            <w:i/>
            <w:lang w:val="en-US"/>
            <w:rPrChange w:id="3444" w:author="Nick Nicholas" w:date="2017-11-16T12:15:00Z">
              <w:rPr>
                <w:i/>
              </w:rPr>
            </w:rPrChange>
          </w:rPr>
          <w:t>Credential</w:t>
        </w:r>
      </w:ins>
      <w:r w:rsidRPr="00AC13A6">
        <w:rPr>
          <w:i/>
          <w:lang w:val="en-US"/>
          <w:rPrChange w:id="3445" w:author="Nick Nicholas" w:date="2017-11-16T12:15:00Z">
            <w:rPr>
              <w:i/>
            </w:rPr>
          </w:rPrChange>
        </w:rPr>
        <w:t xml:space="preserve">Details object tracks the competencies that may be achieved during a </w:t>
      </w:r>
      <w:del w:id="3446" w:author="Linda Marshall" w:date="2017-11-16T11:44:00Z">
        <w:r w:rsidRPr="00AC13A6" w:rsidDel="00957CFA">
          <w:rPr>
            <w:i/>
            <w:lang w:val="en-US"/>
            <w:rPrChange w:id="3447" w:author="Nick Nicholas" w:date="2017-11-16T12:15:00Z">
              <w:rPr>
                <w:i/>
              </w:rPr>
            </w:rPrChange>
          </w:rPr>
          <w:delText>Qualification</w:delText>
        </w:r>
      </w:del>
      <w:ins w:id="3448" w:author="Linda Marshall" w:date="2017-11-16T11:44:00Z">
        <w:r w:rsidR="00957CFA" w:rsidRPr="00AC13A6">
          <w:rPr>
            <w:i/>
            <w:lang w:val="en-US"/>
            <w:rPrChange w:id="3449" w:author="Nick Nicholas" w:date="2017-11-16T12:15:00Z">
              <w:rPr>
                <w:i/>
              </w:rPr>
            </w:rPrChange>
          </w:rPr>
          <w:t>Credential</w:t>
        </w:r>
      </w:ins>
      <w:r w:rsidRPr="00AC13A6">
        <w:rPr>
          <w:i/>
          <w:lang w:val="en-US"/>
          <w:rPrChange w:id="3450" w:author="Nick Nicholas" w:date="2017-11-16T12:15:00Z">
            <w:rPr>
              <w:i/>
            </w:rPr>
          </w:rPrChange>
        </w:rPr>
        <w:t>, and apportions an optional breakdown of credits against each.</w:t>
      </w:r>
    </w:p>
    <w:p w14:paraId="3FCF8FDD" w14:textId="77777777" w:rsidR="006E771A" w:rsidRPr="00AC13A6" w:rsidRDefault="006E771A" w:rsidP="006E771A">
      <w:pPr>
        <w:rPr>
          <w:lang w:val="en-US"/>
          <w:rPrChange w:id="3451" w:author="Nick Nicholas" w:date="2017-11-16T12:15:00Z">
            <w:rPr/>
          </w:rPrChange>
        </w:rPr>
      </w:pPr>
    </w:p>
    <w:p w14:paraId="18CEF1DF" w14:textId="763B17D2" w:rsidR="006E771A" w:rsidRPr="00AC13A6" w:rsidRDefault="006E771A" w:rsidP="006E771A">
      <w:pPr>
        <w:rPr>
          <w:lang w:val="en-US"/>
          <w:rPrChange w:id="3452" w:author="Nick Nicholas" w:date="2017-11-16T12:15:00Z">
            <w:rPr/>
          </w:rPrChange>
        </w:rPr>
      </w:pPr>
      <w:r w:rsidRPr="00AC13A6">
        <w:rPr>
          <w:lang w:val="en-US"/>
          <w:rPrChange w:id="3453" w:author="Nick Nicholas" w:date="2017-11-16T12:15:00Z">
            <w:rPr/>
          </w:rPrChange>
        </w:rPr>
        <w:t>&lt;</w:t>
      </w:r>
      <w:del w:id="3454" w:author="Linda Marshall" w:date="2017-11-16T11:44:00Z">
        <w:r w:rsidRPr="00AC13A6" w:rsidDel="00957CFA">
          <w:rPr>
            <w:lang w:val="en-US"/>
            <w:rPrChange w:id="3455" w:author="Nick Nicholas" w:date="2017-11-16T12:15:00Z">
              <w:rPr/>
            </w:rPrChange>
          </w:rPr>
          <w:delText>qualification</w:delText>
        </w:r>
      </w:del>
      <w:ins w:id="3456" w:author="Linda Marshall" w:date="2017-11-16T11:44:00Z">
        <w:r w:rsidR="00957CFA" w:rsidRPr="00AC13A6">
          <w:rPr>
            <w:lang w:val="en-US"/>
            <w:rPrChange w:id="3457" w:author="Nick Nicholas" w:date="2017-11-16T12:15:00Z">
              <w:rPr/>
            </w:rPrChange>
          </w:rPr>
          <w:t>Credential</w:t>
        </w:r>
      </w:ins>
      <w:r w:rsidRPr="00AC13A6">
        <w:rPr>
          <w:lang w:val="en-US"/>
          <w:rPrChange w:id="3458" w:author="Nick Nicholas" w:date="2017-11-16T12:15:00Z">
            <w:rPr/>
          </w:rPrChange>
        </w:rPr>
        <w:t>Details&gt;</w:t>
      </w:r>
    </w:p>
    <w:p w14:paraId="5621B0A8" w14:textId="77777777" w:rsidR="006E771A" w:rsidRPr="00AC13A6" w:rsidRDefault="006E771A" w:rsidP="006E771A">
      <w:pPr>
        <w:rPr>
          <w:lang w:val="en-US"/>
          <w:rPrChange w:id="3459" w:author="Nick Nicholas" w:date="2017-11-16T12:15:00Z">
            <w:rPr/>
          </w:rPrChange>
        </w:rPr>
      </w:pPr>
      <w:r w:rsidRPr="00AC13A6">
        <w:rPr>
          <w:lang w:val="en-US"/>
          <w:rPrChange w:id="3460" w:author="Nick Nicholas" w:date="2017-11-16T12:15:00Z">
            <w:rPr/>
          </w:rPrChange>
        </w:rPr>
        <w:t xml:space="preserve">  &lt;name&gt;VCE&lt;/name&gt;</w:t>
      </w:r>
    </w:p>
    <w:p w14:paraId="65830328" w14:textId="77777777" w:rsidR="006E771A" w:rsidRPr="00AC13A6" w:rsidRDefault="006E771A" w:rsidP="006E771A">
      <w:pPr>
        <w:rPr>
          <w:lang w:val="en-US"/>
          <w:rPrChange w:id="3461" w:author="Nick Nicholas" w:date="2017-11-16T12:15:00Z">
            <w:rPr/>
          </w:rPrChange>
        </w:rPr>
      </w:pPr>
      <w:r w:rsidRPr="00AC13A6">
        <w:rPr>
          <w:lang w:val="en-US"/>
          <w:rPrChange w:id="3462" w:author="Nick Nicholas" w:date="2017-11-16T12:15:00Z">
            <w:rPr/>
          </w:rPrChange>
        </w:rPr>
        <w:t xml:space="preserve">  &lt;authority&gt;VCAA&lt;/authority&gt;</w:t>
      </w:r>
    </w:p>
    <w:p w14:paraId="6E1D0579" w14:textId="77777777" w:rsidR="006E771A" w:rsidRPr="00AC13A6" w:rsidRDefault="006E771A" w:rsidP="006E771A">
      <w:pPr>
        <w:rPr>
          <w:lang w:val="en-US"/>
          <w:rPrChange w:id="3463" w:author="Nick Nicholas" w:date="2017-11-16T12:15:00Z">
            <w:rPr/>
          </w:rPrChange>
        </w:rPr>
      </w:pPr>
      <w:r w:rsidRPr="00AC13A6">
        <w:rPr>
          <w:lang w:val="en-US"/>
          <w:rPrChange w:id="3464" w:author="Nick Nicholas" w:date="2017-11-16T12:15:00Z">
            <w:rPr/>
          </w:rPrChange>
        </w:rPr>
        <w:t xml:space="preserve">  &lt;creditsTotal&gt;</w:t>
      </w:r>
    </w:p>
    <w:p w14:paraId="6A67DB08" w14:textId="77777777" w:rsidR="006E771A" w:rsidRPr="00AC13A6" w:rsidRDefault="006E771A" w:rsidP="006E771A">
      <w:pPr>
        <w:rPr>
          <w:lang w:val="en-US"/>
          <w:rPrChange w:id="3465" w:author="Nick Nicholas" w:date="2017-11-16T12:15:00Z">
            <w:rPr/>
          </w:rPrChange>
        </w:rPr>
      </w:pPr>
      <w:r w:rsidRPr="00AC13A6">
        <w:rPr>
          <w:lang w:val="en-US"/>
          <w:rPrChange w:id="3466" w:author="Nick Nicholas" w:date="2017-11-16T12:15:00Z">
            <w:rPr/>
          </w:rPrChange>
        </w:rPr>
        <w:t xml:space="preserve">          &lt;unit&gt;unit type&lt;/unit&gt;</w:t>
      </w:r>
    </w:p>
    <w:p w14:paraId="2D4AA749" w14:textId="77777777" w:rsidR="006E771A" w:rsidRPr="00AC13A6" w:rsidRDefault="006E771A" w:rsidP="006E771A">
      <w:pPr>
        <w:rPr>
          <w:lang w:val="en-US"/>
          <w:rPrChange w:id="3467" w:author="Nick Nicholas" w:date="2017-11-16T12:15:00Z">
            <w:rPr/>
          </w:rPrChange>
        </w:rPr>
      </w:pPr>
      <w:r w:rsidRPr="00AC13A6">
        <w:rPr>
          <w:lang w:val="en-US"/>
          <w:rPrChange w:id="3468" w:author="Nick Nicholas" w:date="2017-11-16T12:15:00Z">
            <w:rPr/>
          </w:rPrChange>
        </w:rPr>
        <w:t xml:space="preserve">          &lt;value&gt;100&lt;/value&gt;</w:t>
      </w:r>
    </w:p>
    <w:p w14:paraId="24006C25" w14:textId="77777777" w:rsidR="006E771A" w:rsidRPr="00AC13A6" w:rsidRDefault="006E771A" w:rsidP="006E771A">
      <w:pPr>
        <w:rPr>
          <w:lang w:val="en-US"/>
          <w:rPrChange w:id="3469" w:author="Nick Nicholas" w:date="2017-11-16T12:15:00Z">
            <w:rPr/>
          </w:rPrChange>
        </w:rPr>
      </w:pPr>
      <w:r w:rsidRPr="00AC13A6">
        <w:rPr>
          <w:lang w:val="en-US"/>
          <w:rPrChange w:id="3470" w:author="Nick Nicholas" w:date="2017-11-16T12:15:00Z">
            <w:rPr/>
          </w:rPrChange>
        </w:rPr>
        <w:t xml:space="preserve">  &lt;/creditsTotal&gt;</w:t>
      </w:r>
    </w:p>
    <w:p w14:paraId="3F418C00" w14:textId="77777777" w:rsidR="006E771A" w:rsidRPr="00AC13A6" w:rsidRDefault="006E771A" w:rsidP="006E771A">
      <w:pPr>
        <w:rPr>
          <w:lang w:val="en-US"/>
          <w:rPrChange w:id="3471" w:author="Nick Nicholas" w:date="2017-11-16T12:15:00Z">
            <w:rPr/>
          </w:rPrChange>
        </w:rPr>
      </w:pPr>
      <w:r w:rsidRPr="00AC13A6">
        <w:rPr>
          <w:lang w:val="en-US"/>
          <w:rPrChange w:id="3472" w:author="Nick Nicholas" w:date="2017-11-16T12:15:00Z">
            <w:rPr/>
          </w:rPrChange>
        </w:rPr>
        <w:t xml:space="preserve">  &lt;creditsPassing&gt;</w:t>
      </w:r>
    </w:p>
    <w:p w14:paraId="50A4BD8E" w14:textId="77777777" w:rsidR="006E771A" w:rsidRPr="00AC13A6" w:rsidRDefault="006E771A" w:rsidP="006E771A">
      <w:pPr>
        <w:rPr>
          <w:lang w:val="en-US"/>
          <w:rPrChange w:id="3473" w:author="Nick Nicholas" w:date="2017-11-16T12:15:00Z">
            <w:rPr/>
          </w:rPrChange>
        </w:rPr>
      </w:pPr>
      <w:r w:rsidRPr="00AC13A6">
        <w:rPr>
          <w:lang w:val="en-US"/>
          <w:rPrChange w:id="3474" w:author="Nick Nicholas" w:date="2017-11-16T12:15:00Z">
            <w:rPr/>
          </w:rPrChange>
        </w:rPr>
        <w:t xml:space="preserve">          &lt;unit&gt;unit type&lt;/unit&gt;</w:t>
      </w:r>
    </w:p>
    <w:p w14:paraId="5B08DD75" w14:textId="77777777" w:rsidR="006E771A" w:rsidRPr="00AC13A6" w:rsidRDefault="006E771A" w:rsidP="006E771A">
      <w:pPr>
        <w:rPr>
          <w:lang w:val="en-US"/>
          <w:rPrChange w:id="3475" w:author="Nick Nicholas" w:date="2017-11-16T12:15:00Z">
            <w:rPr/>
          </w:rPrChange>
        </w:rPr>
      </w:pPr>
      <w:r w:rsidRPr="00AC13A6">
        <w:rPr>
          <w:lang w:val="en-US"/>
          <w:rPrChange w:id="3476" w:author="Nick Nicholas" w:date="2017-11-16T12:15:00Z">
            <w:rPr/>
          </w:rPrChange>
        </w:rPr>
        <w:t xml:space="preserve">          &lt;value&gt;50&lt;/value&gt;</w:t>
      </w:r>
    </w:p>
    <w:p w14:paraId="7E24A86B" w14:textId="77777777" w:rsidR="006E771A" w:rsidRPr="00AC13A6" w:rsidRDefault="006E771A" w:rsidP="006E771A">
      <w:pPr>
        <w:rPr>
          <w:lang w:val="en-US"/>
          <w:rPrChange w:id="3477" w:author="Nick Nicholas" w:date="2017-11-16T12:15:00Z">
            <w:rPr/>
          </w:rPrChange>
        </w:rPr>
      </w:pPr>
      <w:r w:rsidRPr="00AC13A6">
        <w:rPr>
          <w:lang w:val="en-US"/>
          <w:rPrChange w:id="3478" w:author="Nick Nicholas" w:date="2017-11-16T12:15:00Z">
            <w:rPr/>
          </w:rPrChange>
        </w:rPr>
        <w:t xml:space="preserve">  &lt;/creditsPassing&gt;</w:t>
      </w:r>
    </w:p>
    <w:p w14:paraId="5F5E05AF" w14:textId="77777777" w:rsidR="006E771A" w:rsidRPr="00AC13A6" w:rsidRDefault="006E771A" w:rsidP="006E771A">
      <w:pPr>
        <w:rPr>
          <w:lang w:val="en-US"/>
          <w:rPrChange w:id="3479" w:author="Nick Nicholas" w:date="2017-11-16T12:15:00Z">
            <w:rPr/>
          </w:rPrChange>
        </w:rPr>
      </w:pPr>
      <w:r w:rsidRPr="00AC13A6">
        <w:rPr>
          <w:lang w:val="en-US"/>
          <w:rPrChange w:id="3480" w:author="Nick Nicholas" w:date="2017-11-16T12:15:00Z">
            <w:rPr/>
          </w:rPrChange>
        </w:rPr>
        <w:t xml:space="preserve">    &lt;prerequisiteInfoList&gt;</w:t>
      </w:r>
    </w:p>
    <w:p w14:paraId="350CEB4F" w14:textId="77777777" w:rsidR="006E771A" w:rsidRPr="00AC13A6" w:rsidRDefault="006E771A" w:rsidP="006E771A">
      <w:pPr>
        <w:rPr>
          <w:lang w:val="en-US"/>
          <w:rPrChange w:id="3481" w:author="Nick Nicholas" w:date="2017-11-16T12:15:00Z">
            <w:rPr/>
          </w:rPrChange>
        </w:rPr>
      </w:pPr>
      <w:r w:rsidRPr="00AC13A6">
        <w:rPr>
          <w:lang w:val="en-US"/>
          <w:rPrChange w:id="3482" w:author="Nick Nicholas" w:date="2017-11-16T12:15:00Z">
            <w:rPr/>
          </w:rPrChange>
        </w:rPr>
        <w:t xml:space="preserve">      &lt;prerequisiteInfo&gt;</w:t>
      </w:r>
    </w:p>
    <w:p w14:paraId="4BABFC48" w14:textId="4E0B3AD6" w:rsidR="006E771A" w:rsidRPr="00AC13A6" w:rsidRDefault="006E771A" w:rsidP="006E771A">
      <w:pPr>
        <w:rPr>
          <w:lang w:val="en-US"/>
          <w:rPrChange w:id="3483" w:author="Nick Nicholas" w:date="2017-11-16T12:15:00Z">
            <w:rPr/>
          </w:rPrChange>
        </w:rPr>
      </w:pPr>
      <w:r w:rsidRPr="00AC13A6">
        <w:rPr>
          <w:lang w:val="en-US"/>
          <w:rPrChange w:id="3484" w:author="Nick Nicholas" w:date="2017-11-16T12:15:00Z">
            <w:rPr/>
          </w:rPrChange>
        </w:rPr>
        <w:t xml:space="preserve">        &lt;prerequisite SIF_RefType=”</w:t>
      </w:r>
      <w:del w:id="3485" w:author="Linda Marshall" w:date="2017-11-16T11:44:00Z">
        <w:r w:rsidRPr="00AC13A6" w:rsidDel="00957CFA">
          <w:rPr>
            <w:lang w:val="en-US"/>
            <w:rPrChange w:id="3486" w:author="Nick Nicholas" w:date="2017-11-16T12:15:00Z">
              <w:rPr/>
            </w:rPrChange>
          </w:rPr>
          <w:delText>qualification</w:delText>
        </w:r>
      </w:del>
      <w:ins w:id="3487" w:author="Linda Marshall" w:date="2017-11-16T11:44:00Z">
        <w:r w:rsidR="00957CFA" w:rsidRPr="00AC13A6">
          <w:rPr>
            <w:lang w:val="en-US"/>
            <w:rPrChange w:id="3488" w:author="Nick Nicholas" w:date="2017-11-16T12:15:00Z">
              <w:rPr/>
            </w:rPrChange>
          </w:rPr>
          <w:t>Credential</w:t>
        </w:r>
      </w:ins>
      <w:r w:rsidRPr="00AC13A6">
        <w:rPr>
          <w:lang w:val="en-US"/>
          <w:rPrChange w:id="3489" w:author="Nick Nicholas" w:date="2017-11-16T12:15:00Z">
            <w:rPr/>
          </w:rPrChange>
        </w:rPr>
        <w:t>”&gt;f0000000-00000&lt;/prerequisite&gt;</w:t>
      </w:r>
    </w:p>
    <w:p w14:paraId="1FFA340B" w14:textId="77777777" w:rsidR="006E771A" w:rsidRPr="00AC13A6" w:rsidRDefault="006E771A" w:rsidP="006E771A">
      <w:pPr>
        <w:rPr>
          <w:lang w:val="en-US"/>
          <w:rPrChange w:id="3490" w:author="Nick Nicholas" w:date="2017-11-16T12:15:00Z">
            <w:rPr/>
          </w:rPrChange>
        </w:rPr>
      </w:pPr>
      <w:r w:rsidRPr="00AC13A6">
        <w:rPr>
          <w:lang w:val="en-US"/>
          <w:rPrChange w:id="3491" w:author="Nick Nicholas" w:date="2017-11-16T12:15:00Z">
            <w:rPr/>
          </w:rPrChange>
        </w:rPr>
        <w:t xml:space="preserve">          &lt;name&gt;School Year 10 completion&lt;/name&gt;</w:t>
      </w:r>
    </w:p>
    <w:p w14:paraId="5CAB5453" w14:textId="77777777" w:rsidR="006E771A" w:rsidRPr="00AC13A6" w:rsidRDefault="006E771A" w:rsidP="006E771A">
      <w:pPr>
        <w:rPr>
          <w:lang w:val="en-US"/>
          <w:rPrChange w:id="3492" w:author="Nick Nicholas" w:date="2017-11-16T12:15:00Z">
            <w:rPr/>
          </w:rPrChange>
        </w:rPr>
      </w:pPr>
      <w:r w:rsidRPr="00AC13A6">
        <w:rPr>
          <w:lang w:val="en-US"/>
          <w:rPrChange w:id="3493" w:author="Nick Nicholas" w:date="2017-11-16T12:15:00Z">
            <w:rPr/>
          </w:rPrChange>
        </w:rPr>
        <w:t xml:space="preserve">        &lt;credit&gt;</w:t>
      </w:r>
    </w:p>
    <w:p w14:paraId="33CED530" w14:textId="77777777" w:rsidR="006E771A" w:rsidRPr="00AC13A6" w:rsidRDefault="006E771A" w:rsidP="006E771A">
      <w:pPr>
        <w:rPr>
          <w:lang w:val="en-US"/>
          <w:rPrChange w:id="3494" w:author="Nick Nicholas" w:date="2017-11-16T12:15:00Z">
            <w:rPr/>
          </w:rPrChange>
        </w:rPr>
      </w:pPr>
      <w:r w:rsidRPr="00AC13A6">
        <w:rPr>
          <w:lang w:val="en-US"/>
          <w:rPrChange w:id="3495" w:author="Nick Nicholas" w:date="2017-11-16T12:15:00Z">
            <w:rPr/>
          </w:rPrChange>
        </w:rPr>
        <w:t xml:space="preserve">          &lt;unit&gt;unit type&lt;/unit&gt;</w:t>
      </w:r>
    </w:p>
    <w:p w14:paraId="20D54E88" w14:textId="77777777" w:rsidR="006E771A" w:rsidRPr="00AC13A6" w:rsidRDefault="006E771A" w:rsidP="006E771A">
      <w:pPr>
        <w:rPr>
          <w:lang w:val="en-US"/>
          <w:rPrChange w:id="3496" w:author="Nick Nicholas" w:date="2017-11-16T12:15:00Z">
            <w:rPr/>
          </w:rPrChange>
        </w:rPr>
      </w:pPr>
      <w:r w:rsidRPr="00AC13A6">
        <w:rPr>
          <w:lang w:val="en-US"/>
          <w:rPrChange w:id="3497" w:author="Nick Nicholas" w:date="2017-11-16T12:15:00Z">
            <w:rPr/>
          </w:rPrChange>
        </w:rPr>
        <w:t xml:space="preserve">          &lt;value&gt;10&lt;/value&gt;</w:t>
      </w:r>
    </w:p>
    <w:p w14:paraId="323284CF" w14:textId="77777777" w:rsidR="006E771A" w:rsidRPr="00AC13A6" w:rsidRDefault="006E771A" w:rsidP="006E771A">
      <w:pPr>
        <w:rPr>
          <w:lang w:val="en-US"/>
          <w:rPrChange w:id="3498" w:author="Nick Nicholas" w:date="2017-11-16T12:15:00Z">
            <w:rPr/>
          </w:rPrChange>
        </w:rPr>
      </w:pPr>
      <w:r w:rsidRPr="00AC13A6">
        <w:rPr>
          <w:lang w:val="en-US"/>
          <w:rPrChange w:id="3499" w:author="Nick Nicholas" w:date="2017-11-16T12:15:00Z">
            <w:rPr/>
          </w:rPrChange>
        </w:rPr>
        <w:t xml:space="preserve">        &lt;/credit&gt;</w:t>
      </w:r>
    </w:p>
    <w:p w14:paraId="571DC507" w14:textId="77777777" w:rsidR="006E771A" w:rsidRPr="00AC13A6" w:rsidRDefault="006E771A" w:rsidP="006E771A">
      <w:pPr>
        <w:rPr>
          <w:lang w:val="en-US"/>
          <w:rPrChange w:id="3500" w:author="Nick Nicholas" w:date="2017-11-16T12:15:00Z">
            <w:rPr/>
          </w:rPrChange>
        </w:rPr>
      </w:pPr>
      <w:r w:rsidRPr="00AC13A6">
        <w:rPr>
          <w:lang w:val="en-US"/>
          <w:rPrChange w:id="3501" w:author="Nick Nicholas" w:date="2017-11-16T12:15:00Z">
            <w:rPr/>
          </w:rPrChange>
        </w:rPr>
        <w:t xml:space="preserve">      &lt;/prerequisiteInfo&gt;</w:t>
      </w:r>
    </w:p>
    <w:p w14:paraId="2C1C707D" w14:textId="77777777" w:rsidR="006E771A" w:rsidRPr="00AC13A6" w:rsidRDefault="006E771A" w:rsidP="006E771A">
      <w:pPr>
        <w:rPr>
          <w:lang w:val="en-US"/>
          <w:rPrChange w:id="3502" w:author="Nick Nicholas" w:date="2017-11-16T12:15:00Z">
            <w:rPr/>
          </w:rPrChange>
        </w:rPr>
      </w:pPr>
      <w:r w:rsidRPr="00AC13A6">
        <w:rPr>
          <w:lang w:val="en-US"/>
          <w:rPrChange w:id="3503" w:author="Nick Nicholas" w:date="2017-11-16T12:15:00Z">
            <w:rPr/>
          </w:rPrChange>
        </w:rPr>
        <w:t xml:space="preserve">    &lt;/prerequisiteInfoList&gt;</w:t>
      </w:r>
    </w:p>
    <w:p w14:paraId="5A14482C" w14:textId="77777777" w:rsidR="006E771A" w:rsidRPr="00AC13A6" w:rsidRDefault="006E771A" w:rsidP="006E771A">
      <w:pPr>
        <w:rPr>
          <w:lang w:val="en-US"/>
          <w:rPrChange w:id="3504" w:author="Nick Nicholas" w:date="2017-11-16T12:15:00Z">
            <w:rPr/>
          </w:rPrChange>
        </w:rPr>
      </w:pPr>
      <w:r w:rsidRPr="00AC13A6">
        <w:rPr>
          <w:lang w:val="en-US"/>
          <w:rPrChange w:id="3505" w:author="Nick Nicholas" w:date="2017-11-16T12:15:00Z">
            <w:rPr/>
          </w:rPrChange>
        </w:rPr>
        <w:t xml:space="preserve">    &lt;classInfoList&gt;</w:t>
      </w:r>
    </w:p>
    <w:p w14:paraId="572194E1" w14:textId="77777777" w:rsidR="006E771A" w:rsidRPr="00AC13A6" w:rsidRDefault="006E771A" w:rsidP="006E771A">
      <w:pPr>
        <w:rPr>
          <w:lang w:val="en-US"/>
          <w:rPrChange w:id="3506" w:author="Nick Nicholas" w:date="2017-11-16T12:15:00Z">
            <w:rPr/>
          </w:rPrChange>
        </w:rPr>
      </w:pPr>
      <w:r w:rsidRPr="00AC13A6">
        <w:rPr>
          <w:lang w:val="en-US"/>
          <w:rPrChange w:id="3507" w:author="Nick Nicholas" w:date="2017-11-16T12:15:00Z">
            <w:rPr/>
          </w:rPrChange>
        </w:rPr>
        <w:t xml:space="preserve">      &lt;classInfo&gt;</w:t>
      </w:r>
    </w:p>
    <w:p w14:paraId="3E594DDC" w14:textId="77777777" w:rsidR="006E771A" w:rsidRPr="00AC13A6" w:rsidRDefault="006E771A" w:rsidP="006E771A">
      <w:pPr>
        <w:rPr>
          <w:lang w:val="en-US"/>
          <w:rPrChange w:id="3508" w:author="Nick Nicholas" w:date="2017-11-16T12:15:00Z">
            <w:rPr/>
          </w:rPrChange>
        </w:rPr>
      </w:pPr>
      <w:r w:rsidRPr="00AC13A6">
        <w:rPr>
          <w:lang w:val="en-US"/>
          <w:rPrChange w:id="3509" w:author="Nick Nicholas" w:date="2017-11-16T12:15:00Z">
            <w:rPr/>
          </w:rPrChange>
        </w:rPr>
        <w:t xml:space="preserve">       &lt;class SIF_RefType=”???SectionInfo”&gt;f0000000-00000&lt;/class&gt;</w:t>
      </w:r>
    </w:p>
    <w:p w14:paraId="030CCDC3" w14:textId="128259E6" w:rsidR="006E771A" w:rsidRPr="0022317A" w:rsidRDefault="006E771A" w:rsidP="006E771A">
      <w:pPr>
        <w:rPr>
          <w:lang w:val="en-US"/>
          <w:rPrChange w:id="3510" w:author="Nick Nicholas" w:date="2017-10-31T18:01:00Z">
            <w:rPr/>
          </w:rPrChange>
        </w:rPr>
      </w:pPr>
      <w:r w:rsidRPr="0022317A">
        <w:rPr>
          <w:lang w:val="en-US"/>
          <w:rPrChange w:id="3511" w:author="Nick Nicholas" w:date="2017-10-31T18:01:00Z">
            <w:rPr/>
          </w:rPrChange>
        </w:rPr>
        <w:t xml:space="preserve">      </w:t>
      </w:r>
      <w:del w:id="3512" w:author="Nick Nicholas" w:date="2017-10-31T18:01:00Z">
        <w:r w:rsidRPr="0022317A" w:rsidDel="002451C1">
          <w:rPr>
            <w:lang w:val="en-US"/>
            <w:rPrChange w:id="3513" w:author="Nick Nicholas" w:date="2017-10-31T18:01:00Z">
              <w:rPr/>
            </w:rPrChange>
          </w:rPr>
          <w:delText xml:space="preserve"> &lt;!</w:delText>
        </w:r>
      </w:del>
      <w:ins w:id="3514" w:author="Nick Nicholas" w:date="2017-10-31T18:01:00Z">
        <w:r w:rsidR="002451C1" w:rsidRPr="0022317A">
          <w:rPr>
            <w:lang w:val="en-US"/>
            <w:rPrChange w:id="3515" w:author="Nick Nicholas" w:date="2017-10-31T18:01:00Z">
              <w:rPr/>
            </w:rPrChange>
          </w:rPr>
          <w:t>—</w:t>
        </w:r>
      </w:ins>
      <w:r w:rsidRPr="0022317A">
        <w:rPr>
          <w:lang w:val="en-US"/>
          <w:rPrChange w:id="3516" w:author="Nick Nicholas" w:date="2017-10-31T18:01:00Z">
            <w:rPr/>
          </w:rPrChange>
        </w:rPr>
        <w:t>-- need to model classes distinct from courses, teachinggroups, timetablesubejcts: they are not specific to a school and are not instances --&gt;</w:t>
      </w:r>
    </w:p>
    <w:p w14:paraId="1D3E6757" w14:textId="77777777" w:rsidR="006E771A" w:rsidRPr="00AC13A6" w:rsidRDefault="006E771A" w:rsidP="006E771A">
      <w:pPr>
        <w:rPr>
          <w:lang w:val="en-US"/>
          <w:rPrChange w:id="3517" w:author="Nick Nicholas" w:date="2017-11-16T12:15:00Z">
            <w:rPr/>
          </w:rPrChange>
        </w:rPr>
      </w:pPr>
      <w:r w:rsidRPr="0022317A">
        <w:rPr>
          <w:lang w:val="en-US"/>
          <w:rPrChange w:id="3518" w:author="Nick Nicholas" w:date="2017-10-31T18:01:00Z">
            <w:rPr/>
          </w:rPrChange>
        </w:rPr>
        <w:t xml:space="preserve">        </w:t>
      </w:r>
      <w:r w:rsidRPr="00AC13A6">
        <w:rPr>
          <w:lang w:val="en-US"/>
          <w:rPrChange w:id="3519" w:author="Nick Nicholas" w:date="2017-11-16T12:15:00Z">
            <w:rPr/>
          </w:rPrChange>
        </w:rPr>
        <w:t>&lt;name&gt;English&lt;/name&gt;</w:t>
      </w:r>
    </w:p>
    <w:p w14:paraId="7E0F429B" w14:textId="77777777" w:rsidR="006E771A" w:rsidRPr="00AC13A6" w:rsidRDefault="006E771A" w:rsidP="006E771A">
      <w:pPr>
        <w:rPr>
          <w:lang w:val="en-US"/>
          <w:rPrChange w:id="3520" w:author="Nick Nicholas" w:date="2017-11-16T12:15:00Z">
            <w:rPr/>
          </w:rPrChange>
        </w:rPr>
      </w:pPr>
      <w:r w:rsidRPr="00AC13A6">
        <w:rPr>
          <w:lang w:val="en-US"/>
          <w:rPrChange w:id="3521" w:author="Nick Nicholas" w:date="2017-11-16T12:15:00Z">
            <w:rPr/>
          </w:rPrChange>
        </w:rPr>
        <w:t xml:space="preserve">        &lt;yearLevel&gt;&lt;code&gt;12&lt;/code&gt;&lt;/yearLevel&gt;</w:t>
      </w:r>
    </w:p>
    <w:p w14:paraId="2A7B2886" w14:textId="77777777" w:rsidR="006E771A" w:rsidRPr="00AC13A6" w:rsidRDefault="006E771A" w:rsidP="006E771A">
      <w:pPr>
        <w:rPr>
          <w:lang w:val="en-US"/>
          <w:rPrChange w:id="3522" w:author="Nick Nicholas" w:date="2017-11-16T12:15:00Z">
            <w:rPr/>
          </w:rPrChange>
        </w:rPr>
      </w:pPr>
      <w:r w:rsidRPr="00AC13A6">
        <w:rPr>
          <w:lang w:val="en-US"/>
          <w:rPrChange w:id="3523" w:author="Nick Nicholas" w:date="2017-11-16T12:15:00Z">
            <w:rPr/>
          </w:rPrChange>
        </w:rPr>
        <w:t xml:space="preserve">        &lt;credit&gt;</w:t>
      </w:r>
    </w:p>
    <w:p w14:paraId="51CE6C07" w14:textId="77777777" w:rsidR="006E771A" w:rsidRPr="00AC13A6" w:rsidRDefault="006E771A" w:rsidP="006E771A">
      <w:pPr>
        <w:rPr>
          <w:lang w:val="en-US"/>
          <w:rPrChange w:id="3524" w:author="Nick Nicholas" w:date="2017-11-16T12:15:00Z">
            <w:rPr/>
          </w:rPrChange>
        </w:rPr>
      </w:pPr>
      <w:r w:rsidRPr="00AC13A6">
        <w:rPr>
          <w:lang w:val="en-US"/>
          <w:rPrChange w:id="3525" w:author="Nick Nicholas" w:date="2017-11-16T12:15:00Z">
            <w:rPr/>
          </w:rPrChange>
        </w:rPr>
        <w:t xml:space="preserve">          &lt;unit&gt;unit type&lt;/unit&gt;</w:t>
      </w:r>
    </w:p>
    <w:p w14:paraId="77133017" w14:textId="77777777" w:rsidR="006E771A" w:rsidRPr="00AC13A6" w:rsidRDefault="006E771A" w:rsidP="006E771A">
      <w:pPr>
        <w:rPr>
          <w:lang w:val="en-US"/>
          <w:rPrChange w:id="3526" w:author="Nick Nicholas" w:date="2017-11-16T12:15:00Z">
            <w:rPr/>
          </w:rPrChange>
        </w:rPr>
      </w:pPr>
      <w:r w:rsidRPr="00AC13A6">
        <w:rPr>
          <w:lang w:val="en-US"/>
          <w:rPrChange w:id="3527" w:author="Nick Nicholas" w:date="2017-11-16T12:15:00Z">
            <w:rPr/>
          </w:rPrChange>
        </w:rPr>
        <w:t xml:space="preserve">          &lt;value&gt;10&lt;/value&gt;</w:t>
      </w:r>
    </w:p>
    <w:p w14:paraId="3628E39C" w14:textId="77777777" w:rsidR="006E771A" w:rsidRPr="00AC13A6" w:rsidRDefault="006E771A" w:rsidP="006E771A">
      <w:pPr>
        <w:rPr>
          <w:lang w:val="en-US"/>
          <w:rPrChange w:id="3528" w:author="Nick Nicholas" w:date="2017-11-16T12:15:00Z">
            <w:rPr/>
          </w:rPrChange>
        </w:rPr>
      </w:pPr>
      <w:r w:rsidRPr="00AC13A6">
        <w:rPr>
          <w:lang w:val="en-US"/>
          <w:rPrChange w:id="3529" w:author="Nick Nicholas" w:date="2017-11-16T12:15:00Z">
            <w:rPr/>
          </w:rPrChange>
        </w:rPr>
        <w:t xml:space="preserve">        &lt;/credit&gt;</w:t>
      </w:r>
    </w:p>
    <w:p w14:paraId="59B097E2" w14:textId="77777777" w:rsidR="006E771A" w:rsidRPr="00AC13A6" w:rsidRDefault="006E771A" w:rsidP="006E771A">
      <w:pPr>
        <w:rPr>
          <w:lang w:val="en-US"/>
          <w:rPrChange w:id="3530" w:author="Nick Nicholas" w:date="2017-11-16T12:15:00Z">
            <w:rPr/>
          </w:rPrChange>
        </w:rPr>
      </w:pPr>
      <w:r w:rsidRPr="00AC13A6">
        <w:rPr>
          <w:lang w:val="en-US"/>
          <w:rPrChange w:id="3531" w:author="Nick Nicholas" w:date="2017-11-16T12:15:00Z">
            <w:rPr/>
          </w:rPrChange>
        </w:rPr>
        <w:t xml:space="preserve">       &lt;learningStandardList&gt;</w:t>
      </w:r>
    </w:p>
    <w:p w14:paraId="66BFAC7D" w14:textId="77777777" w:rsidR="006E771A" w:rsidRPr="00AC13A6" w:rsidRDefault="006E771A" w:rsidP="006E771A">
      <w:pPr>
        <w:rPr>
          <w:lang w:val="en-US"/>
          <w:rPrChange w:id="3532" w:author="Nick Nicholas" w:date="2017-11-16T12:15:00Z">
            <w:rPr/>
          </w:rPrChange>
        </w:rPr>
      </w:pPr>
      <w:r w:rsidRPr="00AC13A6">
        <w:rPr>
          <w:lang w:val="en-US"/>
          <w:rPrChange w:id="3533" w:author="Nick Nicholas" w:date="2017-11-16T12:15:00Z">
            <w:rPr/>
          </w:rPrChange>
        </w:rPr>
        <w:t xml:space="preserve">        &lt;learningStandard&gt;</w:t>
      </w:r>
    </w:p>
    <w:p w14:paraId="62492D1F" w14:textId="77777777" w:rsidR="006E771A" w:rsidRPr="00AC13A6" w:rsidRDefault="006E771A" w:rsidP="006E771A">
      <w:pPr>
        <w:rPr>
          <w:lang w:val="en-US"/>
          <w:rPrChange w:id="3534" w:author="Nick Nicholas" w:date="2017-11-16T12:15:00Z">
            <w:rPr/>
          </w:rPrChange>
        </w:rPr>
      </w:pPr>
      <w:r w:rsidRPr="00AC13A6">
        <w:rPr>
          <w:lang w:val="en-US"/>
          <w:rPrChange w:id="3535" w:author="Nick Nicholas" w:date="2017-11-16T12:15:00Z">
            <w:rPr/>
          </w:rPrChange>
        </w:rPr>
        <w:t xml:space="preserve">          &lt;url&gt;http://australiancurriculum.edu.au/ACE432&lt;/url&gt;</w:t>
      </w:r>
    </w:p>
    <w:p w14:paraId="2C54E5D0" w14:textId="77777777" w:rsidR="006E771A" w:rsidRPr="00AC13A6" w:rsidRDefault="006E771A" w:rsidP="006E771A">
      <w:pPr>
        <w:rPr>
          <w:lang w:val="en-US"/>
          <w:rPrChange w:id="3536" w:author="Nick Nicholas" w:date="2017-11-16T12:15:00Z">
            <w:rPr/>
          </w:rPrChange>
        </w:rPr>
      </w:pPr>
      <w:r w:rsidRPr="00AC13A6">
        <w:rPr>
          <w:lang w:val="en-US"/>
          <w:rPrChange w:id="3537" w:author="Nick Nicholas" w:date="2017-11-16T12:15:00Z">
            <w:rPr/>
          </w:rPrChange>
        </w:rPr>
        <w:t xml:space="preserve">           &lt;credit&gt;</w:t>
      </w:r>
    </w:p>
    <w:p w14:paraId="50013773" w14:textId="77777777" w:rsidR="006E771A" w:rsidRPr="00AC13A6" w:rsidRDefault="006E771A" w:rsidP="006E771A">
      <w:pPr>
        <w:rPr>
          <w:lang w:val="en-US"/>
          <w:rPrChange w:id="3538" w:author="Nick Nicholas" w:date="2017-11-16T12:15:00Z">
            <w:rPr/>
          </w:rPrChange>
        </w:rPr>
      </w:pPr>
      <w:r w:rsidRPr="00AC13A6">
        <w:rPr>
          <w:lang w:val="en-US"/>
          <w:rPrChange w:id="3539" w:author="Nick Nicholas" w:date="2017-11-16T12:15:00Z">
            <w:rPr/>
          </w:rPrChange>
        </w:rPr>
        <w:t xml:space="preserve">            &lt;unit&gt;unit type&lt;/unit&gt;</w:t>
      </w:r>
    </w:p>
    <w:p w14:paraId="59B91D47" w14:textId="77777777" w:rsidR="006E771A" w:rsidRPr="00AC13A6" w:rsidRDefault="006E771A" w:rsidP="006E771A">
      <w:pPr>
        <w:rPr>
          <w:lang w:val="en-US"/>
          <w:rPrChange w:id="3540" w:author="Nick Nicholas" w:date="2017-11-16T12:15:00Z">
            <w:rPr/>
          </w:rPrChange>
        </w:rPr>
      </w:pPr>
      <w:r w:rsidRPr="00AC13A6">
        <w:rPr>
          <w:lang w:val="en-US"/>
          <w:rPrChange w:id="3541" w:author="Nick Nicholas" w:date="2017-11-16T12:15:00Z">
            <w:rPr/>
          </w:rPrChange>
        </w:rPr>
        <w:t xml:space="preserve">            &lt;value&gt;5&lt;/value&gt;</w:t>
      </w:r>
    </w:p>
    <w:p w14:paraId="2DA51937" w14:textId="77777777" w:rsidR="006E771A" w:rsidRPr="00AC13A6" w:rsidRDefault="006E771A" w:rsidP="006E771A">
      <w:pPr>
        <w:rPr>
          <w:lang w:val="en-US"/>
          <w:rPrChange w:id="3542" w:author="Nick Nicholas" w:date="2017-11-16T12:15:00Z">
            <w:rPr/>
          </w:rPrChange>
        </w:rPr>
      </w:pPr>
      <w:r w:rsidRPr="00AC13A6">
        <w:rPr>
          <w:lang w:val="en-US"/>
          <w:rPrChange w:id="3543" w:author="Nick Nicholas" w:date="2017-11-16T12:15:00Z">
            <w:rPr/>
          </w:rPrChange>
        </w:rPr>
        <w:t xml:space="preserve">           &lt;/credit&gt;</w:t>
      </w:r>
    </w:p>
    <w:p w14:paraId="31C52674" w14:textId="77777777" w:rsidR="006E771A" w:rsidRPr="00AC13A6" w:rsidRDefault="006E771A" w:rsidP="006E771A">
      <w:pPr>
        <w:rPr>
          <w:lang w:val="en-US"/>
          <w:rPrChange w:id="3544" w:author="Nick Nicholas" w:date="2017-11-16T12:15:00Z">
            <w:rPr/>
          </w:rPrChange>
        </w:rPr>
      </w:pPr>
      <w:r w:rsidRPr="00AC13A6">
        <w:rPr>
          <w:lang w:val="en-US"/>
          <w:rPrChange w:id="3545" w:author="Nick Nicholas" w:date="2017-11-16T12:15:00Z">
            <w:rPr/>
          </w:rPrChange>
        </w:rPr>
        <w:t xml:space="preserve">        &lt;/learningStandard&gt;</w:t>
      </w:r>
    </w:p>
    <w:p w14:paraId="7360F0F3" w14:textId="77777777" w:rsidR="006E771A" w:rsidRPr="00AC13A6" w:rsidRDefault="006E771A" w:rsidP="006E771A">
      <w:pPr>
        <w:rPr>
          <w:lang w:val="en-US"/>
          <w:rPrChange w:id="3546" w:author="Nick Nicholas" w:date="2017-11-16T12:15:00Z">
            <w:rPr/>
          </w:rPrChange>
        </w:rPr>
      </w:pPr>
      <w:r w:rsidRPr="00AC13A6">
        <w:rPr>
          <w:lang w:val="en-US"/>
          <w:rPrChange w:id="3547" w:author="Nick Nicholas" w:date="2017-11-16T12:15:00Z">
            <w:rPr/>
          </w:rPrChange>
        </w:rPr>
        <w:t xml:space="preserve">       &lt;/learningStandardList&gt;</w:t>
      </w:r>
    </w:p>
    <w:p w14:paraId="69089F0C" w14:textId="77777777" w:rsidR="006E771A" w:rsidRPr="00AC13A6" w:rsidRDefault="006E771A" w:rsidP="006E771A">
      <w:pPr>
        <w:rPr>
          <w:lang w:val="en-US"/>
          <w:rPrChange w:id="3548" w:author="Nick Nicholas" w:date="2017-11-16T12:15:00Z">
            <w:rPr/>
          </w:rPrChange>
        </w:rPr>
      </w:pPr>
      <w:r w:rsidRPr="00AC13A6">
        <w:rPr>
          <w:lang w:val="en-US"/>
          <w:rPrChange w:id="3549" w:author="Nick Nicholas" w:date="2017-11-16T12:15:00Z">
            <w:rPr/>
          </w:rPrChange>
        </w:rPr>
        <w:t xml:space="preserve">      &lt;/classInfo&gt;</w:t>
      </w:r>
    </w:p>
    <w:p w14:paraId="0ACA8A78" w14:textId="77777777" w:rsidR="006E771A" w:rsidRPr="00AC13A6" w:rsidRDefault="006E771A" w:rsidP="006E771A">
      <w:pPr>
        <w:rPr>
          <w:lang w:val="en-US"/>
          <w:rPrChange w:id="3550" w:author="Nick Nicholas" w:date="2017-11-16T12:15:00Z">
            <w:rPr/>
          </w:rPrChange>
        </w:rPr>
      </w:pPr>
      <w:r w:rsidRPr="00AC13A6">
        <w:rPr>
          <w:lang w:val="en-US"/>
          <w:rPrChange w:id="3551" w:author="Nick Nicholas" w:date="2017-11-16T12:15:00Z">
            <w:rPr/>
          </w:rPrChange>
        </w:rPr>
        <w:t xml:space="preserve">    &lt;/classInfoList&gt;</w:t>
      </w:r>
    </w:p>
    <w:p w14:paraId="172EE1C8" w14:textId="77777777" w:rsidR="006E771A" w:rsidRPr="00AC13A6" w:rsidRDefault="006E771A" w:rsidP="006E771A">
      <w:pPr>
        <w:rPr>
          <w:lang w:val="en-US"/>
          <w:rPrChange w:id="3552" w:author="Nick Nicholas" w:date="2017-11-16T12:15:00Z">
            <w:rPr/>
          </w:rPrChange>
        </w:rPr>
      </w:pPr>
      <w:r w:rsidRPr="00AC13A6">
        <w:rPr>
          <w:lang w:val="en-US"/>
          <w:rPrChange w:id="3553" w:author="Nick Nicholas" w:date="2017-11-16T12:15:00Z">
            <w:rPr/>
          </w:rPrChange>
        </w:rPr>
        <w:t xml:space="preserve">    &lt;assessmentInfoList&gt;</w:t>
      </w:r>
    </w:p>
    <w:p w14:paraId="7C98745E" w14:textId="77777777" w:rsidR="006E771A" w:rsidRPr="00AC13A6" w:rsidRDefault="006E771A" w:rsidP="006E771A">
      <w:pPr>
        <w:rPr>
          <w:lang w:val="en-US"/>
          <w:rPrChange w:id="3554" w:author="Nick Nicholas" w:date="2017-11-16T12:15:00Z">
            <w:rPr/>
          </w:rPrChange>
        </w:rPr>
      </w:pPr>
      <w:r w:rsidRPr="00AC13A6">
        <w:rPr>
          <w:lang w:val="en-US"/>
          <w:rPrChange w:id="3555" w:author="Nick Nicholas" w:date="2017-11-16T12:15:00Z">
            <w:rPr/>
          </w:rPrChange>
        </w:rPr>
        <w:t xml:space="preserve">      &lt;assessmentInfo&gt;</w:t>
      </w:r>
    </w:p>
    <w:p w14:paraId="7FB53B9F" w14:textId="77777777" w:rsidR="006E771A" w:rsidRPr="00AC13A6" w:rsidRDefault="006E771A" w:rsidP="006E771A">
      <w:pPr>
        <w:rPr>
          <w:lang w:val="en-US"/>
          <w:rPrChange w:id="3556" w:author="Nick Nicholas" w:date="2017-11-16T12:15:00Z">
            <w:rPr/>
          </w:rPrChange>
        </w:rPr>
      </w:pPr>
      <w:r w:rsidRPr="00AC13A6">
        <w:rPr>
          <w:lang w:val="en-US"/>
          <w:rPrChange w:id="3557" w:author="Nick Nicholas" w:date="2017-11-16T12:15:00Z">
            <w:rPr/>
          </w:rPrChange>
        </w:rPr>
        <w:t xml:space="preserve">         &lt;assessment SIF_RefType=”???AssessmentInfo”&gt;f0000000-00000&lt;/assessment&gt;</w:t>
      </w:r>
    </w:p>
    <w:p w14:paraId="66BD3E2B" w14:textId="77777777" w:rsidR="006E771A" w:rsidRPr="00AC13A6" w:rsidRDefault="006E771A" w:rsidP="006E771A">
      <w:pPr>
        <w:rPr>
          <w:lang w:val="en-US"/>
          <w:rPrChange w:id="3558" w:author="Nick Nicholas" w:date="2017-11-16T12:15:00Z">
            <w:rPr/>
          </w:rPrChange>
        </w:rPr>
      </w:pPr>
      <w:r w:rsidRPr="00AC13A6">
        <w:rPr>
          <w:lang w:val="en-US"/>
          <w:rPrChange w:id="3559" w:author="Nick Nicholas" w:date="2017-11-16T12:15:00Z">
            <w:rPr/>
          </w:rPrChange>
        </w:rPr>
        <w:t xml:space="preserve">         &lt;name&gt;IB Exam&lt;/name&gt;</w:t>
      </w:r>
    </w:p>
    <w:p w14:paraId="0506D7C2" w14:textId="77777777" w:rsidR="006E771A" w:rsidRPr="00AC13A6" w:rsidRDefault="006E771A" w:rsidP="006E771A">
      <w:pPr>
        <w:rPr>
          <w:lang w:val="en-US"/>
          <w:rPrChange w:id="3560" w:author="Nick Nicholas" w:date="2017-11-16T12:15:00Z">
            <w:rPr/>
          </w:rPrChange>
        </w:rPr>
      </w:pPr>
      <w:r w:rsidRPr="00AC13A6">
        <w:rPr>
          <w:lang w:val="en-US"/>
          <w:rPrChange w:id="3561" w:author="Nick Nicholas" w:date="2017-11-16T12:15:00Z">
            <w:rPr/>
          </w:rPrChange>
        </w:rPr>
        <w:t xml:space="preserve">        &lt;credit&gt;</w:t>
      </w:r>
    </w:p>
    <w:p w14:paraId="728FE2AC" w14:textId="77777777" w:rsidR="006E771A" w:rsidRPr="00AC13A6" w:rsidRDefault="006E771A" w:rsidP="006E771A">
      <w:pPr>
        <w:rPr>
          <w:lang w:val="en-US"/>
          <w:rPrChange w:id="3562" w:author="Nick Nicholas" w:date="2017-11-16T12:15:00Z">
            <w:rPr/>
          </w:rPrChange>
        </w:rPr>
      </w:pPr>
      <w:r w:rsidRPr="00AC13A6">
        <w:rPr>
          <w:lang w:val="en-US"/>
          <w:rPrChange w:id="3563" w:author="Nick Nicholas" w:date="2017-11-16T12:15:00Z">
            <w:rPr/>
          </w:rPrChange>
        </w:rPr>
        <w:t xml:space="preserve">          &lt;unit&gt;unit type&lt;/unit&gt;</w:t>
      </w:r>
    </w:p>
    <w:p w14:paraId="14F7DF57" w14:textId="77777777" w:rsidR="006E771A" w:rsidRPr="00AC13A6" w:rsidRDefault="006E771A" w:rsidP="006E771A">
      <w:pPr>
        <w:rPr>
          <w:lang w:val="en-US"/>
          <w:rPrChange w:id="3564" w:author="Nick Nicholas" w:date="2017-11-16T12:15:00Z">
            <w:rPr/>
          </w:rPrChange>
        </w:rPr>
      </w:pPr>
      <w:r w:rsidRPr="00AC13A6">
        <w:rPr>
          <w:lang w:val="en-US"/>
          <w:rPrChange w:id="3565" w:author="Nick Nicholas" w:date="2017-11-16T12:15:00Z">
            <w:rPr/>
          </w:rPrChange>
        </w:rPr>
        <w:t xml:space="preserve">          &lt;value&gt;30&lt;/value&gt;</w:t>
      </w:r>
    </w:p>
    <w:p w14:paraId="043FD404" w14:textId="77777777" w:rsidR="006E771A" w:rsidRPr="00AC13A6" w:rsidRDefault="006E771A" w:rsidP="006E771A">
      <w:pPr>
        <w:rPr>
          <w:lang w:val="en-US"/>
          <w:rPrChange w:id="3566" w:author="Nick Nicholas" w:date="2017-11-16T12:15:00Z">
            <w:rPr/>
          </w:rPrChange>
        </w:rPr>
      </w:pPr>
      <w:r w:rsidRPr="00AC13A6">
        <w:rPr>
          <w:lang w:val="en-US"/>
          <w:rPrChange w:id="3567" w:author="Nick Nicholas" w:date="2017-11-16T12:15:00Z">
            <w:rPr/>
          </w:rPrChange>
        </w:rPr>
        <w:t xml:space="preserve">        &lt;/credit&gt;</w:t>
      </w:r>
    </w:p>
    <w:p w14:paraId="1FB554E7" w14:textId="77777777" w:rsidR="006E771A" w:rsidRPr="00AC13A6" w:rsidRDefault="006E771A" w:rsidP="006E771A">
      <w:pPr>
        <w:rPr>
          <w:lang w:val="en-US"/>
          <w:rPrChange w:id="3568" w:author="Nick Nicholas" w:date="2017-11-16T12:15:00Z">
            <w:rPr/>
          </w:rPrChange>
        </w:rPr>
      </w:pPr>
      <w:r w:rsidRPr="00AC13A6">
        <w:rPr>
          <w:lang w:val="en-US"/>
          <w:rPrChange w:id="3569" w:author="Nick Nicholas" w:date="2017-11-16T12:15:00Z">
            <w:rPr/>
          </w:rPrChange>
        </w:rPr>
        <w:t xml:space="preserve">       &lt;learningStandardList&gt;</w:t>
      </w:r>
    </w:p>
    <w:p w14:paraId="0A86E548" w14:textId="77777777" w:rsidR="006E771A" w:rsidRPr="00AC13A6" w:rsidRDefault="006E771A" w:rsidP="006E771A">
      <w:pPr>
        <w:rPr>
          <w:lang w:val="en-US"/>
          <w:rPrChange w:id="3570" w:author="Nick Nicholas" w:date="2017-11-16T12:15:00Z">
            <w:rPr/>
          </w:rPrChange>
        </w:rPr>
      </w:pPr>
      <w:r w:rsidRPr="00AC13A6">
        <w:rPr>
          <w:lang w:val="en-US"/>
          <w:rPrChange w:id="3571" w:author="Nick Nicholas" w:date="2017-11-16T12:15:00Z">
            <w:rPr/>
          </w:rPrChange>
        </w:rPr>
        <w:lastRenderedPageBreak/>
        <w:t xml:space="preserve">        &lt;learningStandard&gt;</w:t>
      </w:r>
    </w:p>
    <w:p w14:paraId="7416B9F1" w14:textId="77777777" w:rsidR="006E771A" w:rsidRPr="00AC13A6" w:rsidRDefault="006E771A" w:rsidP="006E771A">
      <w:pPr>
        <w:rPr>
          <w:lang w:val="en-US"/>
          <w:rPrChange w:id="3572" w:author="Nick Nicholas" w:date="2017-11-16T12:15:00Z">
            <w:rPr/>
          </w:rPrChange>
        </w:rPr>
      </w:pPr>
      <w:r w:rsidRPr="00AC13A6">
        <w:rPr>
          <w:lang w:val="en-US"/>
          <w:rPrChange w:id="3573" w:author="Nick Nicholas" w:date="2017-11-16T12:15:00Z">
            <w:rPr/>
          </w:rPrChange>
        </w:rPr>
        <w:t xml:space="preserve">          &lt;url&gt;http://australiancurriculum.edu.au/ACE432&lt;/url&gt;</w:t>
      </w:r>
    </w:p>
    <w:p w14:paraId="26E85AFF" w14:textId="77777777" w:rsidR="006E771A" w:rsidRPr="00AC13A6" w:rsidRDefault="006E771A" w:rsidP="006E771A">
      <w:pPr>
        <w:rPr>
          <w:lang w:val="en-US"/>
          <w:rPrChange w:id="3574" w:author="Nick Nicholas" w:date="2017-11-16T12:15:00Z">
            <w:rPr/>
          </w:rPrChange>
        </w:rPr>
      </w:pPr>
      <w:r w:rsidRPr="00AC13A6">
        <w:rPr>
          <w:lang w:val="en-US"/>
          <w:rPrChange w:id="3575" w:author="Nick Nicholas" w:date="2017-11-16T12:15:00Z">
            <w:rPr/>
          </w:rPrChange>
        </w:rPr>
        <w:t xml:space="preserve">           &lt;credit&gt;</w:t>
      </w:r>
    </w:p>
    <w:p w14:paraId="3AF7B9A3" w14:textId="77777777" w:rsidR="006E771A" w:rsidRPr="00AC13A6" w:rsidRDefault="006E771A" w:rsidP="006E771A">
      <w:pPr>
        <w:rPr>
          <w:lang w:val="en-US"/>
          <w:rPrChange w:id="3576" w:author="Nick Nicholas" w:date="2017-11-16T12:15:00Z">
            <w:rPr/>
          </w:rPrChange>
        </w:rPr>
      </w:pPr>
      <w:r w:rsidRPr="00AC13A6">
        <w:rPr>
          <w:lang w:val="en-US"/>
          <w:rPrChange w:id="3577" w:author="Nick Nicholas" w:date="2017-11-16T12:15:00Z">
            <w:rPr/>
          </w:rPrChange>
        </w:rPr>
        <w:t xml:space="preserve">            &lt;unit&gt;unit type&lt;/unit&gt;</w:t>
      </w:r>
    </w:p>
    <w:p w14:paraId="4C996341" w14:textId="77777777" w:rsidR="006E771A" w:rsidRPr="00AC13A6" w:rsidRDefault="006E771A" w:rsidP="006E771A">
      <w:pPr>
        <w:rPr>
          <w:lang w:val="en-US"/>
          <w:rPrChange w:id="3578" w:author="Nick Nicholas" w:date="2017-11-16T12:15:00Z">
            <w:rPr/>
          </w:rPrChange>
        </w:rPr>
      </w:pPr>
      <w:r w:rsidRPr="00AC13A6">
        <w:rPr>
          <w:lang w:val="en-US"/>
          <w:rPrChange w:id="3579" w:author="Nick Nicholas" w:date="2017-11-16T12:15:00Z">
            <w:rPr/>
          </w:rPrChange>
        </w:rPr>
        <w:t xml:space="preserve">            &lt;value&gt;5&lt;/value&gt;</w:t>
      </w:r>
    </w:p>
    <w:p w14:paraId="33818191" w14:textId="77777777" w:rsidR="006E771A" w:rsidRPr="00AC13A6" w:rsidRDefault="006E771A" w:rsidP="006E771A">
      <w:pPr>
        <w:rPr>
          <w:lang w:val="en-US"/>
          <w:rPrChange w:id="3580" w:author="Nick Nicholas" w:date="2017-11-16T12:15:00Z">
            <w:rPr/>
          </w:rPrChange>
        </w:rPr>
      </w:pPr>
      <w:r w:rsidRPr="00AC13A6">
        <w:rPr>
          <w:lang w:val="en-US"/>
          <w:rPrChange w:id="3581" w:author="Nick Nicholas" w:date="2017-11-16T12:15:00Z">
            <w:rPr/>
          </w:rPrChange>
        </w:rPr>
        <w:t xml:space="preserve">           &lt;/credit&gt;</w:t>
      </w:r>
    </w:p>
    <w:p w14:paraId="0A54600F" w14:textId="77777777" w:rsidR="006E771A" w:rsidRPr="00AC13A6" w:rsidRDefault="006E771A" w:rsidP="006E771A">
      <w:pPr>
        <w:rPr>
          <w:lang w:val="en-US"/>
          <w:rPrChange w:id="3582" w:author="Nick Nicholas" w:date="2017-11-16T12:15:00Z">
            <w:rPr/>
          </w:rPrChange>
        </w:rPr>
      </w:pPr>
      <w:r w:rsidRPr="00AC13A6">
        <w:rPr>
          <w:lang w:val="en-US"/>
          <w:rPrChange w:id="3583" w:author="Nick Nicholas" w:date="2017-11-16T12:15:00Z">
            <w:rPr/>
          </w:rPrChange>
        </w:rPr>
        <w:t xml:space="preserve">        &lt;/learningStandard&gt;</w:t>
      </w:r>
    </w:p>
    <w:p w14:paraId="61F5E4C2" w14:textId="77777777" w:rsidR="006E771A" w:rsidRPr="00AC13A6" w:rsidRDefault="006E771A" w:rsidP="006E771A">
      <w:pPr>
        <w:rPr>
          <w:lang w:val="en-US"/>
          <w:rPrChange w:id="3584" w:author="Nick Nicholas" w:date="2017-11-16T12:15:00Z">
            <w:rPr/>
          </w:rPrChange>
        </w:rPr>
      </w:pPr>
      <w:r w:rsidRPr="00AC13A6">
        <w:rPr>
          <w:lang w:val="en-US"/>
          <w:rPrChange w:id="3585" w:author="Nick Nicholas" w:date="2017-11-16T12:15:00Z">
            <w:rPr/>
          </w:rPrChange>
        </w:rPr>
        <w:t xml:space="preserve">       &lt;/learningStandardList&gt;</w:t>
      </w:r>
    </w:p>
    <w:p w14:paraId="3155C0FE" w14:textId="77777777" w:rsidR="006E771A" w:rsidRPr="00AC13A6" w:rsidRDefault="006E771A" w:rsidP="006E771A">
      <w:pPr>
        <w:rPr>
          <w:lang w:val="en-US"/>
          <w:rPrChange w:id="3586" w:author="Nick Nicholas" w:date="2017-11-16T12:15:00Z">
            <w:rPr/>
          </w:rPrChange>
        </w:rPr>
      </w:pPr>
      <w:r w:rsidRPr="00AC13A6">
        <w:rPr>
          <w:lang w:val="en-US"/>
          <w:rPrChange w:id="3587" w:author="Nick Nicholas" w:date="2017-11-16T12:15:00Z">
            <w:rPr/>
          </w:rPrChange>
        </w:rPr>
        <w:t xml:space="preserve">      &lt;/assessmentInfo&gt;</w:t>
      </w:r>
    </w:p>
    <w:p w14:paraId="41D993EF" w14:textId="77777777" w:rsidR="006E771A" w:rsidRPr="00AC13A6" w:rsidRDefault="006E771A" w:rsidP="006E771A">
      <w:pPr>
        <w:rPr>
          <w:lang w:val="en-US"/>
          <w:rPrChange w:id="3588" w:author="Nick Nicholas" w:date="2017-11-16T12:15:00Z">
            <w:rPr/>
          </w:rPrChange>
        </w:rPr>
      </w:pPr>
      <w:r w:rsidRPr="00AC13A6">
        <w:rPr>
          <w:lang w:val="en-US"/>
          <w:rPrChange w:id="3589" w:author="Nick Nicholas" w:date="2017-11-16T12:15:00Z">
            <w:rPr/>
          </w:rPrChange>
        </w:rPr>
        <w:t xml:space="preserve">    &lt;/assessmentInfoList&gt;</w:t>
      </w:r>
    </w:p>
    <w:p w14:paraId="530D127D" w14:textId="71BAAECC" w:rsidR="006E771A" w:rsidRPr="00AC13A6" w:rsidRDefault="006E771A" w:rsidP="006E771A">
      <w:pPr>
        <w:rPr>
          <w:lang w:val="en-US"/>
          <w:rPrChange w:id="3590" w:author="Nick Nicholas" w:date="2017-11-16T12:15:00Z">
            <w:rPr/>
          </w:rPrChange>
        </w:rPr>
      </w:pPr>
      <w:r w:rsidRPr="00AC13A6">
        <w:rPr>
          <w:lang w:val="en-US"/>
          <w:rPrChange w:id="3591" w:author="Nick Nicholas" w:date="2017-11-16T12:15:00Z">
            <w:rPr/>
          </w:rPrChange>
        </w:rPr>
        <w:t xml:space="preserve">    &lt;</w:t>
      </w:r>
      <w:del w:id="3592" w:author="Linda Marshall" w:date="2017-11-16T11:40:00Z">
        <w:r w:rsidRPr="00AC13A6" w:rsidDel="002474FD">
          <w:rPr>
            <w:lang w:val="en-US"/>
            <w:rPrChange w:id="3593" w:author="Nick Nicholas" w:date="2017-11-16T12:15:00Z">
              <w:rPr/>
            </w:rPrChange>
          </w:rPr>
          <w:delText>qualificationInfo</w:delText>
        </w:r>
      </w:del>
      <w:ins w:id="3594" w:author="Linda Marshall" w:date="2017-11-16T11:40:00Z">
        <w:r w:rsidR="002474FD" w:rsidRPr="00AC13A6">
          <w:rPr>
            <w:lang w:val="en-US"/>
            <w:rPrChange w:id="3595" w:author="Nick Nicholas" w:date="2017-11-16T12:15:00Z">
              <w:rPr/>
            </w:rPrChange>
          </w:rPr>
          <w:t>CredentialInfo</w:t>
        </w:r>
      </w:ins>
      <w:r w:rsidRPr="00AC13A6">
        <w:rPr>
          <w:lang w:val="en-US"/>
          <w:rPrChange w:id="3596" w:author="Nick Nicholas" w:date="2017-11-16T12:15:00Z">
            <w:rPr/>
          </w:rPrChange>
        </w:rPr>
        <w:t>List&gt;</w:t>
      </w:r>
    </w:p>
    <w:p w14:paraId="378B1702" w14:textId="21D0C8C3" w:rsidR="006E771A" w:rsidRPr="00AC13A6" w:rsidRDefault="006E771A" w:rsidP="006E771A">
      <w:pPr>
        <w:rPr>
          <w:lang w:val="en-US"/>
          <w:rPrChange w:id="3597" w:author="Nick Nicholas" w:date="2017-11-16T12:15:00Z">
            <w:rPr/>
          </w:rPrChange>
        </w:rPr>
      </w:pPr>
      <w:r w:rsidRPr="00AC13A6">
        <w:rPr>
          <w:lang w:val="en-US"/>
          <w:rPrChange w:id="3598" w:author="Nick Nicholas" w:date="2017-11-16T12:15:00Z">
            <w:rPr/>
          </w:rPrChange>
        </w:rPr>
        <w:t xml:space="preserve">      &lt;</w:t>
      </w:r>
      <w:del w:id="3599" w:author="Linda Marshall" w:date="2017-11-16T11:40:00Z">
        <w:r w:rsidRPr="00AC13A6" w:rsidDel="002474FD">
          <w:rPr>
            <w:lang w:val="en-US"/>
            <w:rPrChange w:id="3600" w:author="Nick Nicholas" w:date="2017-11-16T12:15:00Z">
              <w:rPr/>
            </w:rPrChange>
          </w:rPr>
          <w:delText>qualificationInfo</w:delText>
        </w:r>
      </w:del>
      <w:ins w:id="3601" w:author="Linda Marshall" w:date="2017-11-16T11:40:00Z">
        <w:r w:rsidR="002474FD" w:rsidRPr="00AC13A6">
          <w:rPr>
            <w:lang w:val="en-US"/>
            <w:rPrChange w:id="3602" w:author="Nick Nicholas" w:date="2017-11-16T12:15:00Z">
              <w:rPr/>
            </w:rPrChange>
          </w:rPr>
          <w:t>CredentialInfo</w:t>
        </w:r>
      </w:ins>
      <w:r w:rsidRPr="00AC13A6">
        <w:rPr>
          <w:lang w:val="en-US"/>
          <w:rPrChange w:id="3603" w:author="Nick Nicholas" w:date="2017-11-16T12:15:00Z">
            <w:rPr/>
          </w:rPrChange>
        </w:rPr>
        <w:t>&gt;</w:t>
      </w:r>
    </w:p>
    <w:p w14:paraId="6DFE7A25" w14:textId="59E0B737" w:rsidR="006E771A" w:rsidRPr="00AC13A6" w:rsidRDefault="006E771A" w:rsidP="006E771A">
      <w:pPr>
        <w:rPr>
          <w:lang w:val="en-US"/>
          <w:rPrChange w:id="3604" w:author="Nick Nicholas" w:date="2017-11-16T12:15:00Z">
            <w:rPr/>
          </w:rPrChange>
        </w:rPr>
      </w:pPr>
      <w:r w:rsidRPr="00AC13A6">
        <w:rPr>
          <w:lang w:val="en-US"/>
          <w:rPrChange w:id="3605" w:author="Nick Nicholas" w:date="2017-11-16T12:15:00Z">
            <w:rPr/>
          </w:rPrChange>
        </w:rPr>
        <w:t xml:space="preserve">        &lt;</w:t>
      </w:r>
      <w:del w:id="3606" w:author="Linda Marshall" w:date="2017-11-16T11:44:00Z">
        <w:r w:rsidRPr="00AC13A6" w:rsidDel="00957CFA">
          <w:rPr>
            <w:lang w:val="en-US"/>
            <w:rPrChange w:id="3607" w:author="Nick Nicholas" w:date="2017-11-16T12:15:00Z">
              <w:rPr/>
            </w:rPrChange>
          </w:rPr>
          <w:delText>qualification</w:delText>
        </w:r>
      </w:del>
      <w:ins w:id="3608" w:author="Linda Marshall" w:date="2017-11-16T11:44:00Z">
        <w:r w:rsidR="00957CFA" w:rsidRPr="00AC13A6">
          <w:rPr>
            <w:lang w:val="en-US"/>
            <w:rPrChange w:id="3609" w:author="Nick Nicholas" w:date="2017-11-16T12:15:00Z">
              <w:rPr/>
            </w:rPrChange>
          </w:rPr>
          <w:t>Credential</w:t>
        </w:r>
      </w:ins>
      <w:r w:rsidRPr="00AC13A6">
        <w:rPr>
          <w:lang w:val="en-US"/>
          <w:rPrChange w:id="3610" w:author="Nick Nicholas" w:date="2017-11-16T12:15:00Z">
            <w:rPr/>
          </w:rPrChange>
        </w:rPr>
        <w:t xml:space="preserve"> SIF_RefType=”</w:t>
      </w:r>
      <w:del w:id="3611" w:author="Linda Marshall" w:date="2017-11-16T11:44:00Z">
        <w:r w:rsidRPr="00AC13A6" w:rsidDel="00957CFA">
          <w:rPr>
            <w:lang w:val="en-US"/>
            <w:rPrChange w:id="3612" w:author="Nick Nicholas" w:date="2017-11-16T12:15:00Z">
              <w:rPr/>
            </w:rPrChange>
          </w:rPr>
          <w:delText>qualification</w:delText>
        </w:r>
      </w:del>
      <w:ins w:id="3613" w:author="Linda Marshall" w:date="2017-11-16T11:44:00Z">
        <w:r w:rsidR="00957CFA" w:rsidRPr="00AC13A6">
          <w:rPr>
            <w:lang w:val="en-US"/>
            <w:rPrChange w:id="3614" w:author="Nick Nicholas" w:date="2017-11-16T12:15:00Z">
              <w:rPr/>
            </w:rPrChange>
          </w:rPr>
          <w:t>Credential</w:t>
        </w:r>
      </w:ins>
      <w:r w:rsidRPr="00AC13A6">
        <w:rPr>
          <w:lang w:val="en-US"/>
          <w:rPrChange w:id="3615" w:author="Nick Nicholas" w:date="2017-11-16T12:15:00Z">
            <w:rPr/>
          </w:rPrChange>
        </w:rPr>
        <w:t>”&gt;f0000000-00000&lt;/</w:t>
      </w:r>
      <w:del w:id="3616" w:author="Linda Marshall" w:date="2017-11-16T11:44:00Z">
        <w:r w:rsidRPr="00AC13A6" w:rsidDel="00957CFA">
          <w:rPr>
            <w:lang w:val="en-US"/>
            <w:rPrChange w:id="3617" w:author="Nick Nicholas" w:date="2017-11-16T12:15:00Z">
              <w:rPr/>
            </w:rPrChange>
          </w:rPr>
          <w:delText>qualification</w:delText>
        </w:r>
      </w:del>
      <w:ins w:id="3618" w:author="Linda Marshall" w:date="2017-11-16T11:44:00Z">
        <w:r w:rsidR="00957CFA" w:rsidRPr="00AC13A6">
          <w:rPr>
            <w:lang w:val="en-US"/>
            <w:rPrChange w:id="3619" w:author="Nick Nicholas" w:date="2017-11-16T12:15:00Z">
              <w:rPr/>
            </w:rPrChange>
          </w:rPr>
          <w:t>Credential</w:t>
        </w:r>
      </w:ins>
      <w:r w:rsidRPr="00AC13A6">
        <w:rPr>
          <w:lang w:val="en-US"/>
          <w:rPrChange w:id="3620" w:author="Nick Nicholas" w:date="2017-11-16T12:15:00Z">
            <w:rPr/>
          </w:rPrChange>
        </w:rPr>
        <w:t>&gt;</w:t>
      </w:r>
    </w:p>
    <w:p w14:paraId="56A0D626" w14:textId="77777777" w:rsidR="006E771A" w:rsidRPr="00AC13A6" w:rsidRDefault="006E771A" w:rsidP="006E771A">
      <w:pPr>
        <w:rPr>
          <w:lang w:val="en-US"/>
          <w:rPrChange w:id="3621" w:author="Nick Nicholas" w:date="2017-11-16T12:15:00Z">
            <w:rPr/>
          </w:rPrChange>
        </w:rPr>
      </w:pPr>
      <w:r w:rsidRPr="00AC13A6">
        <w:rPr>
          <w:lang w:val="en-US"/>
          <w:rPrChange w:id="3622" w:author="Nick Nicholas" w:date="2017-11-16T12:15:00Z">
            <w:rPr/>
          </w:rPrChange>
        </w:rPr>
        <w:t xml:space="preserve">          &lt;name&gt;VET Qual IV&lt;/name&gt;</w:t>
      </w:r>
    </w:p>
    <w:p w14:paraId="7344619E" w14:textId="77777777" w:rsidR="006E771A" w:rsidRPr="00AC13A6" w:rsidRDefault="006E771A" w:rsidP="006E771A">
      <w:pPr>
        <w:rPr>
          <w:lang w:val="en-US"/>
          <w:rPrChange w:id="3623" w:author="Nick Nicholas" w:date="2017-11-16T12:15:00Z">
            <w:rPr/>
          </w:rPrChange>
        </w:rPr>
      </w:pPr>
      <w:r w:rsidRPr="00AC13A6">
        <w:rPr>
          <w:lang w:val="en-US"/>
          <w:rPrChange w:id="3624" w:author="Nick Nicholas" w:date="2017-11-16T12:15:00Z">
            <w:rPr/>
          </w:rPrChange>
        </w:rPr>
        <w:t xml:space="preserve">        &lt;credit&gt;</w:t>
      </w:r>
    </w:p>
    <w:p w14:paraId="2161E73B" w14:textId="77777777" w:rsidR="006E771A" w:rsidRPr="00AC13A6" w:rsidRDefault="006E771A" w:rsidP="006E771A">
      <w:pPr>
        <w:rPr>
          <w:lang w:val="en-US"/>
          <w:rPrChange w:id="3625" w:author="Nick Nicholas" w:date="2017-11-16T12:15:00Z">
            <w:rPr/>
          </w:rPrChange>
        </w:rPr>
      </w:pPr>
      <w:r w:rsidRPr="00AC13A6">
        <w:rPr>
          <w:lang w:val="en-US"/>
          <w:rPrChange w:id="3626" w:author="Nick Nicholas" w:date="2017-11-16T12:15:00Z">
            <w:rPr/>
          </w:rPrChange>
        </w:rPr>
        <w:t xml:space="preserve">          &lt;unit&gt;unit type&lt;/unit&gt;</w:t>
      </w:r>
    </w:p>
    <w:p w14:paraId="43F08D96" w14:textId="77777777" w:rsidR="006E771A" w:rsidRPr="00AC13A6" w:rsidRDefault="006E771A" w:rsidP="006E771A">
      <w:pPr>
        <w:rPr>
          <w:lang w:val="en-US"/>
          <w:rPrChange w:id="3627" w:author="Nick Nicholas" w:date="2017-11-16T12:15:00Z">
            <w:rPr/>
          </w:rPrChange>
        </w:rPr>
      </w:pPr>
      <w:r w:rsidRPr="00AC13A6">
        <w:rPr>
          <w:lang w:val="en-US"/>
          <w:rPrChange w:id="3628" w:author="Nick Nicholas" w:date="2017-11-16T12:15:00Z">
            <w:rPr/>
          </w:rPrChange>
        </w:rPr>
        <w:t xml:space="preserve">          &lt;value&gt;10&lt;/value&gt;</w:t>
      </w:r>
    </w:p>
    <w:p w14:paraId="7E749472" w14:textId="77777777" w:rsidR="006E771A" w:rsidRPr="00AC13A6" w:rsidRDefault="006E771A" w:rsidP="006E771A">
      <w:pPr>
        <w:rPr>
          <w:lang w:val="en-US"/>
          <w:rPrChange w:id="3629" w:author="Nick Nicholas" w:date="2017-11-16T12:15:00Z">
            <w:rPr/>
          </w:rPrChange>
        </w:rPr>
      </w:pPr>
      <w:r w:rsidRPr="00AC13A6">
        <w:rPr>
          <w:lang w:val="en-US"/>
          <w:rPrChange w:id="3630" w:author="Nick Nicholas" w:date="2017-11-16T12:15:00Z">
            <w:rPr/>
          </w:rPrChange>
        </w:rPr>
        <w:t xml:space="preserve">        &lt;/credit&gt;</w:t>
      </w:r>
    </w:p>
    <w:p w14:paraId="596FDB43" w14:textId="77777777" w:rsidR="006E771A" w:rsidRPr="00AC13A6" w:rsidRDefault="006E771A" w:rsidP="006E771A">
      <w:pPr>
        <w:rPr>
          <w:lang w:val="en-US"/>
          <w:rPrChange w:id="3631" w:author="Nick Nicholas" w:date="2017-11-16T12:15:00Z">
            <w:rPr/>
          </w:rPrChange>
        </w:rPr>
      </w:pPr>
      <w:r w:rsidRPr="00AC13A6">
        <w:rPr>
          <w:lang w:val="en-US"/>
          <w:rPrChange w:id="3632" w:author="Nick Nicholas" w:date="2017-11-16T12:15:00Z">
            <w:rPr/>
          </w:rPrChange>
        </w:rPr>
        <w:t xml:space="preserve">        &lt;learningStandardList&gt;</w:t>
      </w:r>
    </w:p>
    <w:p w14:paraId="333B914D" w14:textId="77777777" w:rsidR="006E771A" w:rsidRPr="00AC13A6" w:rsidRDefault="006E771A" w:rsidP="006E771A">
      <w:pPr>
        <w:rPr>
          <w:lang w:val="en-US"/>
          <w:rPrChange w:id="3633" w:author="Nick Nicholas" w:date="2017-11-16T12:15:00Z">
            <w:rPr/>
          </w:rPrChange>
        </w:rPr>
      </w:pPr>
      <w:r w:rsidRPr="00AC13A6">
        <w:rPr>
          <w:lang w:val="en-US"/>
          <w:rPrChange w:id="3634" w:author="Nick Nicholas" w:date="2017-11-16T12:15:00Z">
            <w:rPr/>
          </w:rPrChange>
        </w:rPr>
        <w:t xml:space="preserve">        &lt;learningStandard&gt;</w:t>
      </w:r>
    </w:p>
    <w:p w14:paraId="0F420966" w14:textId="77777777" w:rsidR="006E771A" w:rsidRPr="00AC13A6" w:rsidRDefault="006E771A" w:rsidP="006E771A">
      <w:pPr>
        <w:rPr>
          <w:lang w:val="en-US"/>
          <w:rPrChange w:id="3635" w:author="Nick Nicholas" w:date="2017-11-16T12:15:00Z">
            <w:rPr/>
          </w:rPrChange>
        </w:rPr>
      </w:pPr>
      <w:r w:rsidRPr="00AC13A6">
        <w:rPr>
          <w:lang w:val="en-US"/>
          <w:rPrChange w:id="3636" w:author="Nick Nicholas" w:date="2017-11-16T12:15:00Z">
            <w:rPr/>
          </w:rPrChange>
        </w:rPr>
        <w:t xml:space="preserve">          &lt;url&gt;http://australiancurriculum.edu.au/ACE432&lt;/url&gt;</w:t>
      </w:r>
    </w:p>
    <w:p w14:paraId="736F3A09" w14:textId="77777777" w:rsidR="006E771A" w:rsidRPr="00AC13A6" w:rsidRDefault="006E771A" w:rsidP="006E771A">
      <w:pPr>
        <w:rPr>
          <w:lang w:val="en-US"/>
          <w:rPrChange w:id="3637" w:author="Nick Nicholas" w:date="2017-11-16T12:15:00Z">
            <w:rPr/>
          </w:rPrChange>
        </w:rPr>
      </w:pPr>
      <w:r w:rsidRPr="00AC13A6">
        <w:rPr>
          <w:lang w:val="en-US"/>
          <w:rPrChange w:id="3638" w:author="Nick Nicholas" w:date="2017-11-16T12:15:00Z">
            <w:rPr/>
          </w:rPrChange>
        </w:rPr>
        <w:t xml:space="preserve">           &lt;credit&gt;</w:t>
      </w:r>
    </w:p>
    <w:p w14:paraId="0D125D04" w14:textId="77777777" w:rsidR="006E771A" w:rsidRPr="00AC13A6" w:rsidRDefault="006E771A" w:rsidP="006E771A">
      <w:pPr>
        <w:rPr>
          <w:lang w:val="en-US"/>
          <w:rPrChange w:id="3639" w:author="Nick Nicholas" w:date="2017-11-16T12:15:00Z">
            <w:rPr/>
          </w:rPrChange>
        </w:rPr>
      </w:pPr>
      <w:r w:rsidRPr="00AC13A6">
        <w:rPr>
          <w:lang w:val="en-US"/>
          <w:rPrChange w:id="3640" w:author="Nick Nicholas" w:date="2017-11-16T12:15:00Z">
            <w:rPr/>
          </w:rPrChange>
        </w:rPr>
        <w:t xml:space="preserve">            &lt;unit&gt;unit type&lt;/unit&gt;</w:t>
      </w:r>
    </w:p>
    <w:p w14:paraId="14870BBE" w14:textId="77777777" w:rsidR="006E771A" w:rsidRPr="00AC13A6" w:rsidRDefault="006E771A" w:rsidP="006E771A">
      <w:pPr>
        <w:rPr>
          <w:lang w:val="en-US"/>
          <w:rPrChange w:id="3641" w:author="Nick Nicholas" w:date="2017-11-16T12:15:00Z">
            <w:rPr/>
          </w:rPrChange>
        </w:rPr>
      </w:pPr>
      <w:r w:rsidRPr="00AC13A6">
        <w:rPr>
          <w:lang w:val="en-US"/>
          <w:rPrChange w:id="3642" w:author="Nick Nicholas" w:date="2017-11-16T12:15:00Z">
            <w:rPr/>
          </w:rPrChange>
        </w:rPr>
        <w:t xml:space="preserve">            &lt;value&gt;5&lt;/value&gt;</w:t>
      </w:r>
    </w:p>
    <w:p w14:paraId="1BDA2EB9" w14:textId="77777777" w:rsidR="006E771A" w:rsidRPr="00AC13A6" w:rsidRDefault="006E771A" w:rsidP="006E771A">
      <w:pPr>
        <w:rPr>
          <w:lang w:val="en-US"/>
          <w:rPrChange w:id="3643" w:author="Nick Nicholas" w:date="2017-11-16T12:15:00Z">
            <w:rPr/>
          </w:rPrChange>
        </w:rPr>
      </w:pPr>
      <w:r w:rsidRPr="00AC13A6">
        <w:rPr>
          <w:lang w:val="en-US"/>
          <w:rPrChange w:id="3644" w:author="Nick Nicholas" w:date="2017-11-16T12:15:00Z">
            <w:rPr/>
          </w:rPrChange>
        </w:rPr>
        <w:t xml:space="preserve">           &lt;/credit&gt;</w:t>
      </w:r>
    </w:p>
    <w:p w14:paraId="1C3F399D" w14:textId="77777777" w:rsidR="006E771A" w:rsidRPr="00AC13A6" w:rsidRDefault="006E771A" w:rsidP="006E771A">
      <w:pPr>
        <w:rPr>
          <w:lang w:val="en-US"/>
          <w:rPrChange w:id="3645" w:author="Nick Nicholas" w:date="2017-11-16T12:15:00Z">
            <w:rPr/>
          </w:rPrChange>
        </w:rPr>
      </w:pPr>
      <w:r w:rsidRPr="00AC13A6">
        <w:rPr>
          <w:lang w:val="en-US"/>
          <w:rPrChange w:id="3646" w:author="Nick Nicholas" w:date="2017-11-16T12:15:00Z">
            <w:rPr/>
          </w:rPrChange>
        </w:rPr>
        <w:t xml:space="preserve">        &lt;/learningStandard&gt;</w:t>
      </w:r>
    </w:p>
    <w:p w14:paraId="4091FDAC" w14:textId="77777777" w:rsidR="006E771A" w:rsidRPr="00AC13A6" w:rsidRDefault="006E771A" w:rsidP="006E771A">
      <w:pPr>
        <w:rPr>
          <w:lang w:val="en-US"/>
          <w:rPrChange w:id="3647" w:author="Nick Nicholas" w:date="2017-11-16T12:15:00Z">
            <w:rPr/>
          </w:rPrChange>
        </w:rPr>
      </w:pPr>
      <w:r w:rsidRPr="00AC13A6">
        <w:rPr>
          <w:lang w:val="en-US"/>
          <w:rPrChange w:id="3648" w:author="Nick Nicholas" w:date="2017-11-16T12:15:00Z">
            <w:rPr/>
          </w:rPrChange>
        </w:rPr>
        <w:t xml:space="preserve">       &lt;/learningStandardList&gt;</w:t>
      </w:r>
    </w:p>
    <w:p w14:paraId="3BBD8DD2" w14:textId="61B2B608" w:rsidR="006E771A" w:rsidRPr="00AC13A6" w:rsidRDefault="006E771A" w:rsidP="006E771A">
      <w:pPr>
        <w:rPr>
          <w:lang w:val="en-US"/>
          <w:rPrChange w:id="3649" w:author="Nick Nicholas" w:date="2017-11-16T12:15:00Z">
            <w:rPr/>
          </w:rPrChange>
        </w:rPr>
      </w:pPr>
      <w:r w:rsidRPr="00AC13A6">
        <w:rPr>
          <w:lang w:val="en-US"/>
          <w:rPrChange w:id="3650" w:author="Nick Nicholas" w:date="2017-11-16T12:15:00Z">
            <w:rPr/>
          </w:rPrChange>
        </w:rPr>
        <w:t xml:space="preserve">     &lt;/</w:t>
      </w:r>
      <w:del w:id="3651" w:author="Linda Marshall" w:date="2017-11-16T11:40:00Z">
        <w:r w:rsidRPr="00AC13A6" w:rsidDel="002474FD">
          <w:rPr>
            <w:lang w:val="en-US"/>
            <w:rPrChange w:id="3652" w:author="Nick Nicholas" w:date="2017-11-16T12:15:00Z">
              <w:rPr/>
            </w:rPrChange>
          </w:rPr>
          <w:delText>qualificationInfo</w:delText>
        </w:r>
      </w:del>
      <w:ins w:id="3653" w:author="Linda Marshall" w:date="2017-11-16T11:40:00Z">
        <w:r w:rsidR="002474FD" w:rsidRPr="00AC13A6">
          <w:rPr>
            <w:lang w:val="en-US"/>
            <w:rPrChange w:id="3654" w:author="Nick Nicholas" w:date="2017-11-16T12:15:00Z">
              <w:rPr/>
            </w:rPrChange>
          </w:rPr>
          <w:t>CredentialInfo</w:t>
        </w:r>
      </w:ins>
      <w:r w:rsidRPr="00AC13A6">
        <w:rPr>
          <w:lang w:val="en-US"/>
          <w:rPrChange w:id="3655" w:author="Nick Nicholas" w:date="2017-11-16T12:15:00Z">
            <w:rPr/>
          </w:rPrChange>
        </w:rPr>
        <w:t>&gt;</w:t>
      </w:r>
    </w:p>
    <w:p w14:paraId="71F67F10" w14:textId="1FFE3EE7" w:rsidR="006E771A" w:rsidRPr="00AC13A6" w:rsidRDefault="006E771A" w:rsidP="006E771A">
      <w:pPr>
        <w:rPr>
          <w:lang w:val="en-US"/>
          <w:rPrChange w:id="3656" w:author="Nick Nicholas" w:date="2017-11-16T12:15:00Z">
            <w:rPr/>
          </w:rPrChange>
        </w:rPr>
      </w:pPr>
      <w:r w:rsidRPr="00AC13A6">
        <w:rPr>
          <w:lang w:val="en-US"/>
          <w:rPrChange w:id="3657" w:author="Nick Nicholas" w:date="2017-11-16T12:15:00Z">
            <w:rPr/>
          </w:rPrChange>
        </w:rPr>
        <w:t xml:space="preserve">    &lt;/</w:t>
      </w:r>
      <w:del w:id="3658" w:author="Linda Marshall" w:date="2017-11-16T11:40:00Z">
        <w:r w:rsidRPr="00AC13A6" w:rsidDel="002474FD">
          <w:rPr>
            <w:lang w:val="en-US"/>
            <w:rPrChange w:id="3659" w:author="Nick Nicholas" w:date="2017-11-16T12:15:00Z">
              <w:rPr/>
            </w:rPrChange>
          </w:rPr>
          <w:delText>qualificationInfo</w:delText>
        </w:r>
      </w:del>
      <w:ins w:id="3660" w:author="Linda Marshall" w:date="2017-11-16T11:40:00Z">
        <w:r w:rsidR="002474FD" w:rsidRPr="00AC13A6">
          <w:rPr>
            <w:lang w:val="en-US"/>
            <w:rPrChange w:id="3661" w:author="Nick Nicholas" w:date="2017-11-16T12:15:00Z">
              <w:rPr/>
            </w:rPrChange>
          </w:rPr>
          <w:t>CredentialInfo</w:t>
        </w:r>
      </w:ins>
      <w:r w:rsidRPr="00AC13A6">
        <w:rPr>
          <w:lang w:val="en-US"/>
          <w:rPrChange w:id="3662" w:author="Nick Nicholas" w:date="2017-11-16T12:15:00Z">
            <w:rPr/>
          </w:rPrChange>
        </w:rPr>
        <w:t>List&gt;</w:t>
      </w:r>
    </w:p>
    <w:p w14:paraId="1875777C" w14:textId="77777777" w:rsidR="006E771A" w:rsidRPr="00AC13A6" w:rsidRDefault="006E771A" w:rsidP="006E771A">
      <w:pPr>
        <w:rPr>
          <w:lang w:val="en-US"/>
          <w:rPrChange w:id="3663" w:author="Nick Nicholas" w:date="2017-11-16T12:15:00Z">
            <w:rPr/>
          </w:rPrChange>
        </w:rPr>
      </w:pPr>
      <w:r w:rsidRPr="00AC13A6">
        <w:rPr>
          <w:lang w:val="en-US"/>
          <w:rPrChange w:id="3664" w:author="Nick Nicholas" w:date="2017-11-16T12:15:00Z">
            <w:rPr/>
          </w:rPrChange>
        </w:rPr>
        <w:t xml:space="preserve">    &lt;courseInfoList&gt;</w:t>
      </w:r>
    </w:p>
    <w:p w14:paraId="6D758E76" w14:textId="77777777" w:rsidR="006E771A" w:rsidRPr="00AC13A6" w:rsidRDefault="006E771A" w:rsidP="006E771A">
      <w:pPr>
        <w:rPr>
          <w:lang w:val="en-US"/>
          <w:rPrChange w:id="3665" w:author="Nick Nicholas" w:date="2017-11-16T12:15:00Z">
            <w:rPr/>
          </w:rPrChange>
        </w:rPr>
      </w:pPr>
      <w:r w:rsidRPr="00AC13A6">
        <w:rPr>
          <w:lang w:val="en-US"/>
          <w:rPrChange w:id="3666" w:author="Nick Nicholas" w:date="2017-11-16T12:15:00Z">
            <w:rPr/>
          </w:rPrChange>
        </w:rPr>
        <w:t xml:space="preserve">      &lt;courseInfo&gt;</w:t>
      </w:r>
    </w:p>
    <w:p w14:paraId="51E72A78" w14:textId="77777777" w:rsidR="006E771A" w:rsidRPr="00AC13A6" w:rsidRDefault="006E771A" w:rsidP="006E771A">
      <w:pPr>
        <w:rPr>
          <w:lang w:val="en-US"/>
          <w:rPrChange w:id="3667" w:author="Nick Nicholas" w:date="2017-11-16T12:15:00Z">
            <w:rPr/>
          </w:rPrChange>
        </w:rPr>
      </w:pPr>
      <w:r w:rsidRPr="00AC13A6">
        <w:rPr>
          <w:lang w:val="en-US"/>
          <w:rPrChange w:id="3668" w:author="Nick Nicholas" w:date="2017-11-16T12:15:00Z">
            <w:rPr/>
          </w:rPrChange>
        </w:rPr>
        <w:t xml:space="preserve">        &lt;course SIF_RefType</w:t>
      </w:r>
      <w:proofErr w:type="gramStart"/>
      <w:r w:rsidRPr="00AC13A6">
        <w:rPr>
          <w:lang w:val="en-US"/>
          <w:rPrChange w:id="3669" w:author="Nick Nicholas" w:date="2017-11-16T12:15:00Z">
            <w:rPr/>
          </w:rPrChange>
        </w:rPr>
        <w:t>=”courseInfo</w:t>
      </w:r>
      <w:proofErr w:type="gramEnd"/>
      <w:r w:rsidRPr="00AC13A6">
        <w:rPr>
          <w:lang w:val="en-US"/>
          <w:rPrChange w:id="3670" w:author="Nick Nicholas" w:date="2017-11-16T12:15:00Z">
            <w:rPr/>
          </w:rPrChange>
        </w:rPr>
        <w:t>”&gt;f0000000-00000&lt;/course&gt;</w:t>
      </w:r>
    </w:p>
    <w:p w14:paraId="2C552320" w14:textId="77777777" w:rsidR="006E771A" w:rsidRPr="00AC13A6" w:rsidRDefault="006E771A" w:rsidP="006E771A">
      <w:pPr>
        <w:rPr>
          <w:lang w:val="en-US"/>
          <w:rPrChange w:id="3671" w:author="Nick Nicholas" w:date="2017-11-16T12:15:00Z">
            <w:rPr/>
          </w:rPrChange>
        </w:rPr>
      </w:pPr>
      <w:r w:rsidRPr="00AC13A6">
        <w:rPr>
          <w:lang w:val="en-US"/>
          <w:rPrChange w:id="3672" w:author="Nick Nicholas" w:date="2017-11-16T12:15:00Z">
            <w:rPr/>
          </w:rPrChange>
        </w:rPr>
        <w:t xml:space="preserve">          &lt;name&gt;Victorian Certification of Education&lt;/name&gt;</w:t>
      </w:r>
    </w:p>
    <w:p w14:paraId="59313AD2" w14:textId="77777777" w:rsidR="006E771A" w:rsidRPr="00AC13A6" w:rsidRDefault="006E771A" w:rsidP="006E771A">
      <w:pPr>
        <w:rPr>
          <w:lang w:val="en-US"/>
          <w:rPrChange w:id="3673" w:author="Nick Nicholas" w:date="2017-11-16T12:15:00Z">
            <w:rPr/>
          </w:rPrChange>
        </w:rPr>
      </w:pPr>
      <w:r w:rsidRPr="00AC13A6">
        <w:rPr>
          <w:lang w:val="en-US"/>
          <w:rPrChange w:id="3674" w:author="Nick Nicholas" w:date="2017-11-16T12:15:00Z">
            <w:rPr/>
          </w:rPrChange>
        </w:rPr>
        <w:t xml:space="preserve">        &lt;credit&gt;</w:t>
      </w:r>
    </w:p>
    <w:p w14:paraId="50AA6CF8" w14:textId="77777777" w:rsidR="006E771A" w:rsidRPr="00AC13A6" w:rsidRDefault="006E771A" w:rsidP="006E771A">
      <w:pPr>
        <w:rPr>
          <w:lang w:val="en-US"/>
          <w:rPrChange w:id="3675" w:author="Nick Nicholas" w:date="2017-11-16T12:15:00Z">
            <w:rPr/>
          </w:rPrChange>
        </w:rPr>
      </w:pPr>
      <w:r w:rsidRPr="00AC13A6">
        <w:rPr>
          <w:lang w:val="en-US"/>
          <w:rPrChange w:id="3676" w:author="Nick Nicholas" w:date="2017-11-16T12:15:00Z">
            <w:rPr/>
          </w:rPrChange>
        </w:rPr>
        <w:t xml:space="preserve">          &lt;unit&gt;unit type&lt;/unit&gt;</w:t>
      </w:r>
    </w:p>
    <w:p w14:paraId="35234867" w14:textId="77777777" w:rsidR="006E771A" w:rsidRPr="00AC13A6" w:rsidRDefault="006E771A" w:rsidP="006E771A">
      <w:pPr>
        <w:rPr>
          <w:lang w:val="en-US"/>
          <w:rPrChange w:id="3677" w:author="Nick Nicholas" w:date="2017-11-16T12:15:00Z">
            <w:rPr/>
          </w:rPrChange>
        </w:rPr>
      </w:pPr>
      <w:r w:rsidRPr="00AC13A6">
        <w:rPr>
          <w:lang w:val="en-US"/>
          <w:rPrChange w:id="3678" w:author="Nick Nicholas" w:date="2017-11-16T12:15:00Z">
            <w:rPr/>
          </w:rPrChange>
        </w:rPr>
        <w:t xml:space="preserve">          &lt;value&gt;10&lt;/value&gt;</w:t>
      </w:r>
    </w:p>
    <w:p w14:paraId="259D56E2" w14:textId="77777777" w:rsidR="006E771A" w:rsidRPr="00AC13A6" w:rsidRDefault="006E771A" w:rsidP="006E771A">
      <w:pPr>
        <w:rPr>
          <w:lang w:val="en-US"/>
          <w:rPrChange w:id="3679" w:author="Nick Nicholas" w:date="2017-11-16T12:15:00Z">
            <w:rPr/>
          </w:rPrChange>
        </w:rPr>
      </w:pPr>
      <w:r w:rsidRPr="00AC13A6">
        <w:rPr>
          <w:lang w:val="en-US"/>
          <w:rPrChange w:id="3680" w:author="Nick Nicholas" w:date="2017-11-16T12:15:00Z">
            <w:rPr/>
          </w:rPrChange>
        </w:rPr>
        <w:t xml:space="preserve">        &lt;/credit&gt;</w:t>
      </w:r>
    </w:p>
    <w:p w14:paraId="201AF02C" w14:textId="77777777" w:rsidR="006E771A" w:rsidRPr="00AC13A6" w:rsidRDefault="006E771A" w:rsidP="006E771A">
      <w:pPr>
        <w:rPr>
          <w:lang w:val="en-US"/>
          <w:rPrChange w:id="3681" w:author="Nick Nicholas" w:date="2017-11-16T12:15:00Z">
            <w:rPr/>
          </w:rPrChange>
        </w:rPr>
      </w:pPr>
      <w:r w:rsidRPr="00AC13A6">
        <w:rPr>
          <w:lang w:val="en-US"/>
          <w:rPrChange w:id="3682" w:author="Nick Nicholas" w:date="2017-11-16T12:15:00Z">
            <w:rPr/>
          </w:rPrChange>
        </w:rPr>
        <w:t xml:space="preserve">        &lt;learningStandardList&gt;</w:t>
      </w:r>
    </w:p>
    <w:p w14:paraId="447C9A2E" w14:textId="77777777" w:rsidR="006E771A" w:rsidRPr="00AC13A6" w:rsidRDefault="006E771A" w:rsidP="006E771A">
      <w:pPr>
        <w:rPr>
          <w:lang w:val="en-US"/>
          <w:rPrChange w:id="3683" w:author="Nick Nicholas" w:date="2017-11-16T12:15:00Z">
            <w:rPr/>
          </w:rPrChange>
        </w:rPr>
      </w:pPr>
      <w:r w:rsidRPr="00AC13A6">
        <w:rPr>
          <w:lang w:val="en-US"/>
          <w:rPrChange w:id="3684" w:author="Nick Nicholas" w:date="2017-11-16T12:15:00Z">
            <w:rPr/>
          </w:rPrChange>
        </w:rPr>
        <w:t xml:space="preserve">        &lt;learningStandard&gt;</w:t>
      </w:r>
    </w:p>
    <w:p w14:paraId="7B33BA83" w14:textId="77777777" w:rsidR="006E771A" w:rsidRPr="00AC13A6" w:rsidRDefault="006E771A" w:rsidP="006E771A">
      <w:pPr>
        <w:rPr>
          <w:lang w:val="en-US"/>
          <w:rPrChange w:id="3685" w:author="Nick Nicholas" w:date="2017-11-16T12:15:00Z">
            <w:rPr/>
          </w:rPrChange>
        </w:rPr>
      </w:pPr>
      <w:r w:rsidRPr="00AC13A6">
        <w:rPr>
          <w:lang w:val="en-US"/>
          <w:rPrChange w:id="3686" w:author="Nick Nicholas" w:date="2017-11-16T12:15:00Z">
            <w:rPr/>
          </w:rPrChange>
        </w:rPr>
        <w:t xml:space="preserve">          &lt;url&gt;http://australiancurriculum.edu.au/ACE432&lt;/url&gt;</w:t>
      </w:r>
    </w:p>
    <w:p w14:paraId="0A8731B3" w14:textId="77777777" w:rsidR="006E771A" w:rsidRPr="00AC13A6" w:rsidRDefault="006E771A" w:rsidP="006E771A">
      <w:pPr>
        <w:rPr>
          <w:lang w:val="en-US"/>
          <w:rPrChange w:id="3687" w:author="Nick Nicholas" w:date="2017-11-16T12:15:00Z">
            <w:rPr/>
          </w:rPrChange>
        </w:rPr>
      </w:pPr>
      <w:r w:rsidRPr="00AC13A6">
        <w:rPr>
          <w:lang w:val="en-US"/>
          <w:rPrChange w:id="3688" w:author="Nick Nicholas" w:date="2017-11-16T12:15:00Z">
            <w:rPr/>
          </w:rPrChange>
        </w:rPr>
        <w:t xml:space="preserve">           &lt;credit&gt;</w:t>
      </w:r>
    </w:p>
    <w:p w14:paraId="7F8A481C" w14:textId="77777777" w:rsidR="006E771A" w:rsidRPr="00AC13A6" w:rsidRDefault="006E771A" w:rsidP="006E771A">
      <w:pPr>
        <w:rPr>
          <w:lang w:val="en-US"/>
          <w:rPrChange w:id="3689" w:author="Nick Nicholas" w:date="2017-11-16T12:15:00Z">
            <w:rPr/>
          </w:rPrChange>
        </w:rPr>
      </w:pPr>
      <w:r w:rsidRPr="00AC13A6">
        <w:rPr>
          <w:lang w:val="en-US"/>
          <w:rPrChange w:id="3690" w:author="Nick Nicholas" w:date="2017-11-16T12:15:00Z">
            <w:rPr/>
          </w:rPrChange>
        </w:rPr>
        <w:t xml:space="preserve">            &lt;unit&gt;unit type&lt;/unit&gt;</w:t>
      </w:r>
    </w:p>
    <w:p w14:paraId="76FD6131" w14:textId="77777777" w:rsidR="006E771A" w:rsidRPr="00AC13A6" w:rsidRDefault="006E771A" w:rsidP="006E771A">
      <w:pPr>
        <w:rPr>
          <w:lang w:val="en-US"/>
          <w:rPrChange w:id="3691" w:author="Nick Nicholas" w:date="2017-11-16T12:15:00Z">
            <w:rPr/>
          </w:rPrChange>
        </w:rPr>
      </w:pPr>
      <w:r w:rsidRPr="00AC13A6">
        <w:rPr>
          <w:lang w:val="en-US"/>
          <w:rPrChange w:id="3692" w:author="Nick Nicholas" w:date="2017-11-16T12:15:00Z">
            <w:rPr/>
          </w:rPrChange>
        </w:rPr>
        <w:t xml:space="preserve">            &lt;value&gt;5&lt;/value&gt;</w:t>
      </w:r>
    </w:p>
    <w:p w14:paraId="71867AED" w14:textId="77777777" w:rsidR="006E771A" w:rsidRPr="00AC13A6" w:rsidRDefault="006E771A" w:rsidP="006E771A">
      <w:pPr>
        <w:rPr>
          <w:lang w:val="en-US"/>
          <w:rPrChange w:id="3693" w:author="Nick Nicholas" w:date="2017-11-16T12:15:00Z">
            <w:rPr/>
          </w:rPrChange>
        </w:rPr>
      </w:pPr>
      <w:r w:rsidRPr="00AC13A6">
        <w:rPr>
          <w:lang w:val="en-US"/>
          <w:rPrChange w:id="3694" w:author="Nick Nicholas" w:date="2017-11-16T12:15:00Z">
            <w:rPr/>
          </w:rPrChange>
        </w:rPr>
        <w:t xml:space="preserve">           &lt;/credit&gt;</w:t>
      </w:r>
    </w:p>
    <w:p w14:paraId="4F26C61D" w14:textId="77777777" w:rsidR="006E771A" w:rsidRPr="00AC13A6" w:rsidRDefault="006E771A" w:rsidP="006E771A">
      <w:pPr>
        <w:rPr>
          <w:lang w:val="en-US"/>
          <w:rPrChange w:id="3695" w:author="Nick Nicholas" w:date="2017-11-16T12:15:00Z">
            <w:rPr/>
          </w:rPrChange>
        </w:rPr>
      </w:pPr>
      <w:r w:rsidRPr="00AC13A6">
        <w:rPr>
          <w:lang w:val="en-US"/>
          <w:rPrChange w:id="3696" w:author="Nick Nicholas" w:date="2017-11-16T12:15:00Z">
            <w:rPr/>
          </w:rPrChange>
        </w:rPr>
        <w:t xml:space="preserve">        &lt;/learningStandard&gt;</w:t>
      </w:r>
    </w:p>
    <w:p w14:paraId="1D8B35A8" w14:textId="77777777" w:rsidR="006E771A" w:rsidRPr="00AC13A6" w:rsidRDefault="006E771A" w:rsidP="006E771A">
      <w:pPr>
        <w:rPr>
          <w:lang w:val="en-US"/>
          <w:rPrChange w:id="3697" w:author="Nick Nicholas" w:date="2017-11-16T12:15:00Z">
            <w:rPr/>
          </w:rPrChange>
        </w:rPr>
      </w:pPr>
      <w:r w:rsidRPr="00AC13A6">
        <w:rPr>
          <w:lang w:val="en-US"/>
          <w:rPrChange w:id="3698" w:author="Nick Nicholas" w:date="2017-11-16T12:15:00Z">
            <w:rPr/>
          </w:rPrChange>
        </w:rPr>
        <w:t xml:space="preserve">       &lt;/learningStandardList&gt;</w:t>
      </w:r>
    </w:p>
    <w:p w14:paraId="00962FD3" w14:textId="77777777" w:rsidR="006E771A" w:rsidRDefault="006E771A" w:rsidP="006E771A">
      <w:r w:rsidRPr="00AC13A6">
        <w:rPr>
          <w:lang w:val="en-US"/>
          <w:rPrChange w:id="3699" w:author="Nick Nicholas" w:date="2017-11-16T12:15:00Z">
            <w:rPr/>
          </w:rPrChange>
        </w:rPr>
        <w:t xml:space="preserve">     </w:t>
      </w:r>
      <w:r>
        <w:t>&lt;/courseInfo&gt;</w:t>
      </w:r>
    </w:p>
    <w:p w14:paraId="1CB55133" w14:textId="77777777" w:rsidR="006E771A" w:rsidRDefault="006E771A" w:rsidP="006E771A">
      <w:r>
        <w:t xml:space="preserve">    &lt;/courseInfoList&gt;</w:t>
      </w:r>
    </w:p>
    <w:p w14:paraId="72F8D70F" w14:textId="09CD1051" w:rsidR="006E771A" w:rsidRDefault="006E771A" w:rsidP="006E771A">
      <w:r>
        <w:t>&lt;/</w:t>
      </w:r>
      <w:del w:id="3700" w:author="Linda Marshall" w:date="2017-11-16T11:44:00Z">
        <w:r w:rsidDel="00957CFA">
          <w:delText>qualification</w:delText>
        </w:r>
      </w:del>
      <w:ins w:id="3701" w:author="Linda Marshall" w:date="2017-11-16T11:44:00Z">
        <w:r w:rsidR="00957CFA">
          <w:t>Credential</w:t>
        </w:r>
      </w:ins>
      <w:r>
        <w:t>Details&gt;</w:t>
      </w:r>
    </w:p>
    <w:p w14:paraId="75F7DBF3" w14:textId="77777777" w:rsidR="00FD6FCE" w:rsidRDefault="00FD6FCE" w:rsidP="00852ADC"/>
    <w:p w14:paraId="5515D6FF" w14:textId="2B9E886C" w:rsidR="007A2375" w:rsidRDefault="007A2375" w:rsidP="00476D14">
      <w:pPr>
        <w:pStyle w:val="2"/>
      </w:pPr>
      <w:bookmarkStart w:id="3702" w:name="_Toc498607934"/>
      <w:r>
        <w:t>PESC prior art</w:t>
      </w:r>
      <w:bookmarkEnd w:id="3702"/>
    </w:p>
    <w:p w14:paraId="41E5E567" w14:textId="77777777" w:rsidR="007A2375" w:rsidRDefault="007A2375" w:rsidP="00852ADC"/>
    <w:p w14:paraId="5604BFA6" w14:textId="77777777" w:rsidR="007A2375" w:rsidRPr="00AC13A6" w:rsidRDefault="007A2375" w:rsidP="007A2375">
      <w:pPr>
        <w:rPr>
          <w:lang w:val="en-US"/>
          <w:rPrChange w:id="3703" w:author="Nick Nicholas" w:date="2017-11-16T12:15:00Z">
            <w:rPr/>
          </w:rPrChange>
        </w:rPr>
      </w:pPr>
      <w:r w:rsidRPr="00AC13A6">
        <w:rPr>
          <w:lang w:val="en-US"/>
          <w:rPrChange w:id="3704" w:author="Nick Nicholas" w:date="2017-11-16T12:15:00Z">
            <w:rPr/>
          </w:rPrChange>
        </w:rPr>
        <w:t xml:space="preserve">Consult also: </w:t>
      </w:r>
      <w:r>
        <w:fldChar w:fldCharType="begin"/>
      </w:r>
      <w:r w:rsidRPr="00AC13A6">
        <w:rPr>
          <w:lang w:val="en-US"/>
          <w:rPrChange w:id="3705" w:author="Nick Nicholas" w:date="2017-11-16T12:15:00Z">
            <w:rPr/>
          </w:rPrChange>
        </w:rPr>
        <w:instrText xml:space="preserve"> HYPERLINK "http://www.pesc.org" </w:instrText>
      </w:r>
      <w:r>
        <w:fldChar w:fldCharType="separate"/>
      </w:r>
      <w:r w:rsidRPr="00AC13A6">
        <w:rPr>
          <w:rStyle w:val="-"/>
          <w:lang w:val="en-US"/>
          <w:rPrChange w:id="3706" w:author="Nick Nicholas" w:date="2017-11-16T12:15:00Z">
            <w:rPr>
              <w:rStyle w:val="-"/>
            </w:rPr>
          </w:rPrChange>
        </w:rPr>
        <w:t>http://www.pesc.org</w:t>
      </w:r>
      <w:r>
        <w:rPr>
          <w:rStyle w:val="-"/>
        </w:rPr>
        <w:fldChar w:fldCharType="end"/>
      </w:r>
    </w:p>
    <w:p w14:paraId="0F392AC9" w14:textId="77777777" w:rsidR="007A2375" w:rsidRPr="00AC13A6" w:rsidRDefault="007A2375" w:rsidP="007A2375">
      <w:pPr>
        <w:rPr>
          <w:lang w:val="en-US"/>
          <w:rPrChange w:id="3707" w:author="Nick Nicholas" w:date="2017-11-16T12:15:00Z">
            <w:rPr/>
          </w:rPrChange>
        </w:rPr>
      </w:pPr>
    </w:p>
    <w:p w14:paraId="1F2B1A0B" w14:textId="77777777" w:rsidR="007A2375" w:rsidRPr="00AC13A6" w:rsidRDefault="007A2375" w:rsidP="007A2375">
      <w:pPr>
        <w:rPr>
          <w:lang w:val="en-US"/>
          <w:rPrChange w:id="3708" w:author="Nick Nicholas" w:date="2017-11-16T12:15:00Z">
            <w:rPr/>
          </w:rPrChange>
        </w:rPr>
      </w:pPr>
      <w:r w:rsidRPr="00AC13A6">
        <w:rPr>
          <w:lang w:val="en-US"/>
          <w:rPrChange w:id="3709" w:author="Nick Nicholas" w:date="2017-11-16T12:15:00Z">
            <w:rPr/>
          </w:rPrChange>
        </w:rPr>
        <w:t>PESC runthrough</w:t>
      </w:r>
    </w:p>
    <w:p w14:paraId="5392D43D" w14:textId="77777777" w:rsidR="007A2375" w:rsidRPr="00AC13A6" w:rsidRDefault="007A2375" w:rsidP="007A2375">
      <w:pPr>
        <w:rPr>
          <w:lang w:val="en-US"/>
          <w:rPrChange w:id="3710" w:author="Nick Nicholas" w:date="2017-11-16T12:15:00Z">
            <w:rPr/>
          </w:rPrChange>
        </w:rPr>
      </w:pPr>
    </w:p>
    <w:p w14:paraId="42E5037F" w14:textId="77777777" w:rsidR="007A2375" w:rsidRPr="00AC13A6" w:rsidRDefault="007A2375" w:rsidP="007A2375">
      <w:pPr>
        <w:rPr>
          <w:lang w:val="en-US"/>
          <w:rPrChange w:id="3711" w:author="Nick Nicholas" w:date="2017-11-16T12:15:00Z">
            <w:rPr/>
          </w:rPrChange>
        </w:rPr>
      </w:pPr>
      <w:r w:rsidRPr="00AC13A6">
        <w:rPr>
          <w:lang w:val="en-US"/>
          <w:rPrChange w:id="3712" w:author="Nick Nicholas" w:date="2017-11-16T12:15:00Z">
            <w:rPr/>
          </w:rPrChange>
        </w:rPr>
        <w:t>Pesc website is dumb: everything distributed as zip files, zip files contain all versions of xsd for the past 20 years, some implementation guides</w:t>
      </w:r>
    </w:p>
    <w:p w14:paraId="66C40915" w14:textId="77777777" w:rsidR="007A2375" w:rsidRPr="00AC13A6" w:rsidRDefault="007A2375" w:rsidP="007A2375">
      <w:pPr>
        <w:rPr>
          <w:lang w:val="en-US"/>
          <w:rPrChange w:id="3713" w:author="Nick Nicholas" w:date="2017-11-16T12:15:00Z">
            <w:rPr/>
          </w:rPrChange>
        </w:rPr>
      </w:pPr>
    </w:p>
    <w:p w14:paraId="099D64B1" w14:textId="77777777" w:rsidR="007A2375" w:rsidRPr="00AC13A6" w:rsidRDefault="007A2375" w:rsidP="007A2375">
      <w:pPr>
        <w:rPr>
          <w:lang w:val="en-US"/>
          <w:rPrChange w:id="3714" w:author="Nick Nicholas" w:date="2017-11-16T12:15:00Z">
            <w:rPr/>
          </w:rPrChange>
        </w:rPr>
      </w:pPr>
      <w:r w:rsidRPr="00AC13A6">
        <w:rPr>
          <w:lang w:val="en-US"/>
          <w:rPrChange w:id="3715" w:author="Nick Nicholas" w:date="2017-11-16T12:15:00Z">
            <w:rPr/>
          </w:rPrChange>
        </w:rPr>
        <w:t>Common Credential: Academic Credential and Experiential Learning</w:t>
      </w:r>
    </w:p>
    <w:p w14:paraId="762C89A7" w14:textId="77777777" w:rsidR="007A2375" w:rsidRDefault="007A2375" w:rsidP="007A2375">
      <w:pPr>
        <w:pStyle w:val="a3"/>
        <w:numPr>
          <w:ilvl w:val="0"/>
          <w:numId w:val="24"/>
        </w:numPr>
      </w:pPr>
      <w:r>
        <w:t>Container for courses, discursive, allows co-curricular achievements and student reflections</w:t>
      </w:r>
    </w:p>
    <w:p w14:paraId="25A9C414" w14:textId="77777777" w:rsidR="007A2375" w:rsidRDefault="007A2375" w:rsidP="007A2375">
      <w:pPr>
        <w:pStyle w:val="a3"/>
        <w:numPr>
          <w:ilvl w:val="0"/>
          <w:numId w:val="24"/>
        </w:numPr>
      </w:pPr>
      <w:r>
        <w:t>AwardEndorse: department, contact of who endorsed this award</w:t>
      </w:r>
    </w:p>
    <w:p w14:paraId="7CD40934" w14:textId="77777777" w:rsidR="007A2375" w:rsidRDefault="007A2375" w:rsidP="007A2375">
      <w:pPr>
        <w:pStyle w:val="a3"/>
        <w:numPr>
          <w:ilvl w:val="0"/>
          <w:numId w:val="24"/>
        </w:numPr>
      </w:pPr>
      <w:r>
        <w:t>AcademicLearningType/PerformanceEvidence: is URLs</w:t>
      </w:r>
    </w:p>
    <w:p w14:paraId="6D721D34" w14:textId="77777777" w:rsidR="007A2375" w:rsidRDefault="007A2375" w:rsidP="007A2375">
      <w:pPr>
        <w:pStyle w:val="a3"/>
        <w:numPr>
          <w:ilvl w:val="0"/>
          <w:numId w:val="24"/>
        </w:numPr>
      </w:pPr>
      <w:r>
        <w:t>LearningProgramType: = Course Program</w:t>
      </w:r>
    </w:p>
    <w:p w14:paraId="4DD743E8" w14:textId="77777777" w:rsidR="007A2375" w:rsidRDefault="007A2375" w:rsidP="007A2375">
      <w:pPr>
        <w:pStyle w:val="a3"/>
        <w:numPr>
          <w:ilvl w:val="0"/>
          <w:numId w:val="24"/>
        </w:numPr>
      </w:pPr>
      <w:r>
        <w:t>CourseType: = Course. Contains credits, grade scales, narratives, requirements, course instructors, proficiency codes and skills. Not detailed credit breakdown which NZ seem to want. Not credit breakdown of what credits student actually achieved. Not credit breakdown by learning standard.</w:t>
      </w:r>
    </w:p>
    <w:p w14:paraId="56550A66" w14:textId="77777777" w:rsidR="007A2375" w:rsidRDefault="007A2375" w:rsidP="007A2375">
      <w:pPr>
        <w:pStyle w:val="a3"/>
        <w:numPr>
          <w:ilvl w:val="0"/>
          <w:numId w:val="24"/>
        </w:numPr>
      </w:pPr>
      <w:r>
        <w:t>AcademicAwardType: AcademicAwardLevel is enum classification of award</w:t>
      </w:r>
    </w:p>
    <w:p w14:paraId="177CD335" w14:textId="77777777" w:rsidR="007A2375" w:rsidRPr="00AC13A6" w:rsidRDefault="007A2375" w:rsidP="007A2375">
      <w:pPr>
        <w:rPr>
          <w:lang w:val="en-US"/>
          <w:rPrChange w:id="3716" w:author="Nick Nicholas" w:date="2017-11-16T12:15:00Z">
            <w:rPr/>
          </w:rPrChange>
        </w:rPr>
      </w:pPr>
    </w:p>
    <w:p w14:paraId="2ABF5E2A" w14:textId="77777777" w:rsidR="007A2375" w:rsidRDefault="007A2375" w:rsidP="007A2375">
      <w:r>
        <w:t>Academic High School Transcript</w:t>
      </w:r>
    </w:p>
    <w:p w14:paraId="0A8C36CB" w14:textId="77777777" w:rsidR="007A2375" w:rsidRDefault="007A2375" w:rsidP="007A2375">
      <w:pPr>
        <w:pStyle w:val="a3"/>
        <w:numPr>
          <w:ilvl w:val="0"/>
          <w:numId w:val="24"/>
        </w:numPr>
      </w:pPr>
      <w:proofErr w:type="gramStart"/>
      <w:r>
        <w:t>Student.AcademicRecord.AcademicAward</w:t>
      </w:r>
      <w:proofErr w:type="gramEnd"/>
      <w:r>
        <w:t>: level, date, honors (valedictorian 1</w:t>
      </w:r>
      <w:r w:rsidRPr="008972D3">
        <w:rPr>
          <w:vertAlign w:val="superscript"/>
        </w:rPr>
        <w:t>st</w:t>
      </w:r>
      <w:r>
        <w:t xml:space="preserve"> highest, summa cum laude 2</w:t>
      </w:r>
      <w:r w:rsidRPr="008972D3">
        <w:rPr>
          <w:vertAlign w:val="superscript"/>
        </w:rPr>
        <w:t>nd</w:t>
      </w:r>
      <w:r>
        <w:t xml:space="preserve"> highest), completion indicator, program (type of secondary school program or award, subject), degree requirement</w:t>
      </w:r>
    </w:p>
    <w:p w14:paraId="401ED2CD" w14:textId="77777777" w:rsidR="007A2375" w:rsidRDefault="007A2375" w:rsidP="007A2375">
      <w:pPr>
        <w:pStyle w:val="a3"/>
        <w:numPr>
          <w:ilvl w:val="0"/>
          <w:numId w:val="24"/>
        </w:numPr>
      </w:pPr>
      <w:proofErr w:type="gramStart"/>
      <w:r>
        <w:t>Student.AcademicRecord.AcademicAward.AcademicAwardProgram.ProgramSummary.GPA :</w:t>
      </w:r>
      <w:proofErr w:type="gramEnd"/>
      <w:r>
        <w:t xml:space="preserve"> breakdown of Grade Point Average into credits attempted, earned, required and deficient; credit hours; range minimum and maximum</w:t>
      </w:r>
    </w:p>
    <w:p w14:paraId="7989E021" w14:textId="77777777" w:rsidR="007A2375" w:rsidRDefault="007A2375" w:rsidP="007A2375">
      <w:pPr>
        <w:pStyle w:val="a3"/>
        <w:numPr>
          <w:ilvl w:val="0"/>
          <w:numId w:val="24"/>
        </w:numPr>
      </w:pPr>
      <w:r>
        <w:t xml:space="preserve">GPA occurs at various levels of granularity: </w:t>
      </w:r>
    </w:p>
    <w:p w14:paraId="39685424" w14:textId="77777777" w:rsidR="007A2375" w:rsidRDefault="007A2375" w:rsidP="007A2375">
      <w:pPr>
        <w:pStyle w:val="a3"/>
        <w:numPr>
          <w:ilvl w:val="1"/>
          <w:numId w:val="24"/>
        </w:numPr>
      </w:pPr>
      <w:r>
        <w:t xml:space="preserve">Academic Award </w:t>
      </w:r>
    </w:p>
    <w:p w14:paraId="7270B02F" w14:textId="77777777" w:rsidR="007A2375" w:rsidRDefault="007A2375" w:rsidP="007A2375">
      <w:pPr>
        <w:pStyle w:val="a3"/>
        <w:numPr>
          <w:ilvl w:val="2"/>
          <w:numId w:val="24"/>
        </w:numPr>
      </w:pPr>
      <w:r>
        <w:t xml:space="preserve">Academic Award Program (per course within the award, e.g. within the major or the minor), </w:t>
      </w:r>
    </w:p>
    <w:p w14:paraId="6823E35F" w14:textId="77777777" w:rsidR="007A2375" w:rsidRDefault="007A2375" w:rsidP="007A2375">
      <w:pPr>
        <w:pStyle w:val="a3"/>
        <w:numPr>
          <w:ilvl w:val="2"/>
          <w:numId w:val="24"/>
        </w:numPr>
      </w:pPr>
      <w:r>
        <w:t>Academic Summary (for entire award)</w:t>
      </w:r>
    </w:p>
    <w:p w14:paraId="43D6ADB8" w14:textId="77777777" w:rsidR="007A2375" w:rsidRDefault="007A2375" w:rsidP="007A2375">
      <w:pPr>
        <w:pStyle w:val="a3"/>
        <w:numPr>
          <w:ilvl w:val="1"/>
          <w:numId w:val="24"/>
        </w:numPr>
      </w:pPr>
      <w:r>
        <w:t xml:space="preserve">Academic Summary (overall), </w:t>
      </w:r>
    </w:p>
    <w:p w14:paraId="1DD34F80" w14:textId="77777777" w:rsidR="007A2375" w:rsidRDefault="007A2375" w:rsidP="007A2375">
      <w:pPr>
        <w:pStyle w:val="a3"/>
        <w:numPr>
          <w:ilvl w:val="1"/>
          <w:numId w:val="24"/>
        </w:numPr>
      </w:pPr>
      <w:r>
        <w:t>Academic Session (term, year): occurs in Session/Award/Program and Session/Award/Summary</w:t>
      </w:r>
    </w:p>
    <w:p w14:paraId="4E9DAB4E" w14:textId="77777777" w:rsidR="007A2375" w:rsidRDefault="007A2375" w:rsidP="007A2375">
      <w:pPr>
        <w:pStyle w:val="a3"/>
        <w:numPr>
          <w:ilvl w:val="1"/>
          <w:numId w:val="24"/>
        </w:numPr>
      </w:pPr>
      <w:r>
        <w:t>Course (outside of session)</w:t>
      </w:r>
    </w:p>
    <w:p w14:paraId="11C1A5F5" w14:textId="77777777" w:rsidR="007A2375" w:rsidRDefault="007A2375" w:rsidP="007A2375">
      <w:pPr>
        <w:pStyle w:val="a3"/>
        <w:numPr>
          <w:ilvl w:val="0"/>
          <w:numId w:val="24"/>
        </w:numPr>
      </w:pPr>
      <w:r>
        <w:t>High School Credit Summary: break down by subject area. Credit hours required, credits earned, and credits deficient</w:t>
      </w:r>
    </w:p>
    <w:p w14:paraId="4D085A94" w14:textId="77777777" w:rsidR="007A2375" w:rsidRDefault="007A2375" w:rsidP="007A2375">
      <w:pPr>
        <w:pStyle w:val="a3"/>
        <w:numPr>
          <w:ilvl w:val="1"/>
          <w:numId w:val="24"/>
        </w:numPr>
      </w:pPr>
      <w:r>
        <w:t>High School Credit Summary occurs in all the same places as GPA, except for Academic Award Programs</w:t>
      </w:r>
    </w:p>
    <w:p w14:paraId="5487D0E8" w14:textId="77777777" w:rsidR="007A2375" w:rsidRDefault="007A2375" w:rsidP="007A2375">
      <w:pPr>
        <w:pStyle w:val="a3"/>
        <w:numPr>
          <w:ilvl w:val="0"/>
          <w:numId w:val="24"/>
        </w:numPr>
      </w:pPr>
      <w:r>
        <w:t>Tests: include StudentLevel, Subtests, and Subtest TestScores. Very little data on the tests and subtests; test scores are just a score, a method (standard, raw, stanine etc), and flags of revised, invalidated, self-reported.</w:t>
      </w:r>
    </w:p>
    <w:p w14:paraId="796638C2" w14:textId="77777777" w:rsidR="007A2375" w:rsidRPr="00AC13A6" w:rsidRDefault="007A2375" w:rsidP="007A2375">
      <w:pPr>
        <w:rPr>
          <w:lang w:val="en-US"/>
          <w:rPrChange w:id="3717" w:author="Nick Nicholas" w:date="2017-11-16T12:15:00Z">
            <w:rPr/>
          </w:rPrChange>
        </w:rPr>
      </w:pPr>
    </w:p>
    <w:p w14:paraId="619C5A91" w14:textId="77777777" w:rsidR="007A2375" w:rsidRDefault="007A2375" w:rsidP="007A2375">
      <w:r>
        <w:t>Education Test Score Reporting</w:t>
      </w:r>
    </w:p>
    <w:p w14:paraId="464B62B0" w14:textId="77777777" w:rsidR="007A2375" w:rsidRDefault="007A2375" w:rsidP="007A2375">
      <w:pPr>
        <w:pStyle w:val="a3"/>
        <w:numPr>
          <w:ilvl w:val="0"/>
          <w:numId w:val="24"/>
        </w:numPr>
      </w:pPr>
      <w:r>
        <w:t>TestStudent.EducationTests: slightly more attributes of test, including dlivery mode, exemptions and special conditions, and for the score itself; still very summary compared to SIF objects. EducationTestScores container also contains a GPA, mastery value, and course grade, all of which are expressions of the same score result (i.e. not credit breakdowns), and predicted bands for scores.</w:t>
      </w:r>
    </w:p>
    <w:p w14:paraId="013E81C3" w14:textId="626E46D0" w:rsidR="007A2375" w:rsidRPr="00AC13A6" w:rsidRDefault="007A2375" w:rsidP="00852ADC">
      <w:pPr>
        <w:rPr>
          <w:ins w:id="3718" w:author="Linda Marshall" w:date="2017-10-31T11:49:00Z"/>
          <w:lang w:val="en-US"/>
          <w:rPrChange w:id="3719" w:author="Nick Nicholas" w:date="2017-11-16T12:15:00Z">
            <w:rPr>
              <w:ins w:id="3720" w:author="Linda Marshall" w:date="2017-10-31T11:49:00Z"/>
            </w:rPr>
          </w:rPrChange>
        </w:rPr>
      </w:pPr>
    </w:p>
    <w:p w14:paraId="55A9B930" w14:textId="6B3BE543" w:rsidR="00295364" w:rsidRDefault="00295364">
      <w:pPr>
        <w:pStyle w:val="1"/>
        <w:rPr>
          <w:ins w:id="3721" w:author="Linda Marshall" w:date="2017-10-31T11:51:00Z"/>
        </w:rPr>
        <w:pPrChange w:id="3722" w:author="Linda Marshall" w:date="2017-10-31T11:50:00Z">
          <w:pPr/>
        </w:pPrChange>
      </w:pPr>
      <w:bookmarkStart w:id="3723" w:name="_Toc498607935"/>
      <w:ins w:id="3724" w:author="Linda Marshall" w:date="2017-10-31T11:50:00Z">
        <w:r>
          <w:t>Draft Realisation of Gradebook assessment</w:t>
        </w:r>
      </w:ins>
      <w:bookmarkEnd w:id="3723"/>
    </w:p>
    <w:p w14:paraId="73D72D4E" w14:textId="20F1EDD1" w:rsidR="00295364" w:rsidRDefault="00295364">
      <w:pPr>
        <w:rPr>
          <w:ins w:id="3725" w:author="Linda Marshall" w:date="2017-10-31T11:51:00Z"/>
        </w:rPr>
      </w:pPr>
    </w:p>
    <w:p w14:paraId="7C3D34BA" w14:textId="568DD5C5" w:rsidR="00295364" w:rsidRPr="00295364" w:rsidRDefault="00295364">
      <w:pPr>
        <w:pStyle w:val="4"/>
        <w:rPr>
          <w:ins w:id="3726" w:author="Linda Marshall" w:date="2017-10-31T11:50:00Z"/>
        </w:rPr>
        <w:pPrChange w:id="3727" w:author="Linda Marshall" w:date="2017-10-31T11:51:00Z">
          <w:pPr/>
        </w:pPrChange>
      </w:pPr>
      <w:ins w:id="3728" w:author="Linda Marshall" w:date="2017-10-31T11:51:00Z">
        <w:r>
          <w:t>Grading Assignment</w:t>
        </w:r>
      </w:ins>
    </w:p>
    <w:p w14:paraId="5DE9DCE7" w14:textId="291E8BEE" w:rsidR="00295364" w:rsidRDefault="00295364">
      <w:pPr>
        <w:rPr>
          <w:ins w:id="3729" w:author="Linda Marshall" w:date="2017-10-31T11:51:00Z"/>
        </w:rPr>
      </w:pPr>
    </w:p>
    <w:p w14:paraId="12D35058" w14:textId="77777777" w:rsidR="00295364" w:rsidRDefault="00295364">
      <w:pPr>
        <w:rPr>
          <w:ins w:id="3730" w:author="Linda Marshall" w:date="2017-10-31T11:50:00Z"/>
        </w:rPr>
      </w:pPr>
    </w:p>
    <w:tbl>
      <w:tblPr>
        <w:tblW w:w="0" w:type="auto"/>
        <w:tblCellMar>
          <w:top w:w="15" w:type="dxa"/>
          <w:left w:w="15" w:type="dxa"/>
          <w:bottom w:w="15" w:type="dxa"/>
          <w:right w:w="15" w:type="dxa"/>
        </w:tblCellMar>
        <w:tblLook w:val="04A0" w:firstRow="1" w:lastRow="0" w:firstColumn="1" w:lastColumn="0" w:noHBand="0" w:noVBand="1"/>
      </w:tblPr>
      <w:tblGrid>
        <w:gridCol w:w="270"/>
        <w:gridCol w:w="2245"/>
        <w:gridCol w:w="624"/>
        <w:gridCol w:w="4334"/>
        <w:gridCol w:w="2971"/>
      </w:tblGrid>
      <w:tr w:rsidR="00295364" w14:paraId="5ACE0982" w14:textId="77777777" w:rsidTr="00295364">
        <w:trPr>
          <w:tblHeader/>
          <w:ins w:id="3731" w:author="Linda Marshall" w:date="2017-10-31T11:50:00Z"/>
        </w:trPr>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F1EA836" w14:textId="77777777" w:rsidR="00295364" w:rsidRDefault="00295364">
            <w:pPr>
              <w:spacing w:after="30"/>
              <w:jc w:val="center"/>
              <w:rPr>
                <w:ins w:id="3732" w:author="Linda Marshall" w:date="2017-10-31T11:50:00Z"/>
                <w:b/>
                <w:bCs/>
                <w:color w:val="FFFFFF"/>
              </w:rPr>
            </w:pPr>
            <w:bookmarkStart w:id="3733" w:name="Table33111GradingAssignment"/>
            <w:ins w:id="3734" w:author="Linda Marshall" w:date="2017-10-31T11:50:00Z">
              <w:r>
                <w:rPr>
                  <w:b/>
                  <w:bCs/>
                  <w:color w:val="FFFFFF"/>
                </w:rPr>
                <w:lastRenderedPageBreak/>
                <w:t> </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627E4A0" w14:textId="77777777" w:rsidR="00295364" w:rsidRDefault="00295364">
            <w:pPr>
              <w:spacing w:after="30"/>
              <w:jc w:val="center"/>
              <w:rPr>
                <w:ins w:id="3735" w:author="Linda Marshall" w:date="2017-10-31T11:50:00Z"/>
                <w:b/>
                <w:bCs/>
                <w:color w:val="FFFFFF"/>
              </w:rPr>
            </w:pPr>
            <w:ins w:id="3736" w:author="Linda Marshall" w:date="2017-10-31T11:50:00Z">
              <w:r>
                <w:rPr>
                  <w:b/>
                  <w:bCs/>
                  <w:color w:val="FFFFFF"/>
                </w:rPr>
                <w:t>Element/@Attribute</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37AB320" w14:textId="77777777" w:rsidR="00295364" w:rsidRDefault="00295364">
            <w:pPr>
              <w:spacing w:after="30"/>
              <w:jc w:val="center"/>
              <w:rPr>
                <w:ins w:id="3737" w:author="Linda Marshall" w:date="2017-10-31T11:50:00Z"/>
                <w:b/>
                <w:bCs/>
                <w:color w:val="FFFFFF"/>
              </w:rPr>
            </w:pPr>
            <w:ins w:id="3738" w:author="Linda Marshall" w:date="2017-10-31T11:50:00Z">
              <w:r>
                <w:rPr>
                  <w:b/>
                  <w:bCs/>
                  <w:color w:val="FFFFFF"/>
                </w:rPr>
                <w:t>Char</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4536CD22" w14:textId="77777777" w:rsidR="00295364" w:rsidRDefault="00295364">
            <w:pPr>
              <w:spacing w:after="30"/>
              <w:jc w:val="center"/>
              <w:rPr>
                <w:ins w:id="3739" w:author="Linda Marshall" w:date="2017-10-31T11:50:00Z"/>
                <w:b/>
                <w:bCs/>
                <w:color w:val="FFFFFF"/>
              </w:rPr>
            </w:pPr>
            <w:ins w:id="3740" w:author="Linda Marshall" w:date="2017-10-31T11:50:00Z">
              <w:r>
                <w:rPr>
                  <w:b/>
                  <w:bCs/>
                  <w:color w:val="FFFFFF"/>
                </w:rPr>
                <w:t>Description</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62686A97" w14:textId="77777777" w:rsidR="00295364" w:rsidRDefault="00295364">
            <w:pPr>
              <w:spacing w:after="30"/>
              <w:jc w:val="center"/>
              <w:rPr>
                <w:ins w:id="3741" w:author="Linda Marshall" w:date="2017-10-31T11:50:00Z"/>
                <w:b/>
                <w:bCs/>
                <w:color w:val="FFFFFF"/>
              </w:rPr>
            </w:pPr>
            <w:ins w:id="3742" w:author="Linda Marshall" w:date="2017-10-31T11:50:00Z">
              <w:r>
                <w:rPr>
                  <w:b/>
                  <w:bCs/>
                  <w:color w:val="FFFFFF"/>
                </w:rPr>
                <w:t>Type</w:t>
              </w:r>
            </w:ins>
          </w:p>
        </w:tc>
      </w:tr>
      <w:tr w:rsidR="00295364" w:rsidRPr="00D14E7F" w14:paraId="5C4957DC" w14:textId="77777777" w:rsidTr="00295364">
        <w:trPr>
          <w:ins w:id="3743"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2D4F9439" w14:textId="77777777" w:rsidR="00295364" w:rsidRDefault="00295364">
            <w:pPr>
              <w:spacing w:after="30"/>
              <w:jc w:val="center"/>
              <w:rPr>
                <w:ins w:id="3744" w:author="Linda Marshall" w:date="2017-10-31T11:50:00Z"/>
                <w:b/>
                <w:bCs/>
                <w:color w:val="005696"/>
                <w:sz w:val="21"/>
                <w:szCs w:val="21"/>
              </w:rPr>
            </w:pPr>
            <w:ins w:id="3745"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0F619EF" w14:textId="77777777" w:rsidR="00295364" w:rsidRDefault="00295364">
            <w:pPr>
              <w:spacing w:after="30"/>
              <w:rPr>
                <w:ins w:id="3746" w:author="Linda Marshall" w:date="2017-10-31T11:50:00Z"/>
                <w:sz w:val="20"/>
                <w:szCs w:val="20"/>
              </w:rPr>
            </w:pPr>
            <w:bookmarkStart w:id="3747" w:name="GradingAssignment"/>
            <w:bookmarkEnd w:id="3733"/>
            <w:ins w:id="3748" w:author="Linda Marshall" w:date="2017-10-31T11:50:00Z">
              <w:r>
                <w:rPr>
                  <w:rStyle w:val="rootelement1"/>
                  <w:sz w:val="22"/>
                  <w:szCs w:val="22"/>
                </w:rPr>
                <w:t>GradingAssignment</w:t>
              </w:r>
              <w:bookmarkEnd w:id="3747"/>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5C4DCDC0" w14:textId="77777777" w:rsidR="00295364" w:rsidRDefault="00295364">
            <w:pPr>
              <w:spacing w:after="30"/>
              <w:rPr>
                <w:ins w:id="3749" w:author="Linda Marshall" w:date="2017-10-31T11:50:00Z"/>
              </w:rPr>
            </w:pPr>
            <w:ins w:id="3750" w:author="Linda Marshall" w:date="2017-10-31T11:50: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FDB161E" w14:textId="19CF39BC" w:rsidR="00295364" w:rsidRDefault="00295364">
            <w:pPr>
              <w:pStyle w:val="Web"/>
              <w:rPr>
                <w:ins w:id="3751" w:author="Linda Marshall" w:date="2017-10-31T11:50:00Z"/>
              </w:rPr>
            </w:pPr>
            <w:ins w:id="3752" w:author="Linda Marshall" w:date="2017-10-31T11:50:00Z">
              <w:r>
                <w:t>This object provides information about a particular assignment, allows applications to synchronize each ot</w:t>
              </w:r>
              <w:del w:id="3753" w:author="Nick Nicholas" w:date="2017-10-31T18:01:00Z">
                <w:r w:rsidDel="002451C1">
                  <w:delText>h</w:delText>
                </w:r>
              </w:del>
            </w:ins>
            <w:ins w:id="3754" w:author="Nick Nicholas" w:date="2017-10-31T18:08:00Z">
              <w:r w:rsidR="0022772A">
                <w:t>’</w:t>
              </w:r>
            </w:ins>
            <w:ins w:id="3755" w:author="Linda Marshall" w:date="2017-10-31T11:50:00Z">
              <w:r>
                <w:t xml:space="preserve">er's assignment tables, gathers the definition for a GradingAssignmentScore object, etc. </w:t>
              </w:r>
            </w:ins>
          </w:p>
          <w:p w14:paraId="02EC4ECD" w14:textId="77777777" w:rsidR="00295364" w:rsidRPr="0022317A" w:rsidRDefault="00295364">
            <w:pPr>
              <w:rPr>
                <w:ins w:id="3756" w:author="Linda Marshall" w:date="2017-10-31T11:50:00Z"/>
                <w:lang w:val="en-US"/>
                <w:rPrChange w:id="3757" w:author="Nick Nicholas" w:date="2017-10-31T18:01:00Z">
                  <w:rPr>
                    <w:ins w:id="3758" w:author="Linda Marshall" w:date="2017-10-31T11:50:00Z"/>
                  </w:rPr>
                </w:rPrChange>
              </w:rPr>
            </w:pPr>
            <w:ins w:id="3759" w:author="Linda Marshall" w:date="2017-10-31T11:50:00Z">
              <w:r w:rsidRPr="0022317A">
                <w:rPr>
                  <w:lang w:val="en-US"/>
                  <w:rPrChange w:id="3760" w:author="Nick Nicholas" w:date="2017-10-31T18:01:00Z">
                    <w:rPr/>
                  </w:rPrChange>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3E97B00A" w14:textId="77777777" w:rsidR="00295364" w:rsidRPr="0022317A" w:rsidRDefault="00295364">
            <w:pPr>
              <w:rPr>
                <w:ins w:id="3761" w:author="Linda Marshall" w:date="2017-10-31T11:50:00Z"/>
                <w:lang w:val="en-US"/>
                <w:rPrChange w:id="3762" w:author="Nick Nicholas" w:date="2017-10-31T18:01:00Z">
                  <w:rPr>
                    <w:ins w:id="3763" w:author="Linda Marshall" w:date="2017-10-31T11:50:00Z"/>
                  </w:rPr>
                </w:rPrChange>
              </w:rPr>
            </w:pPr>
            <w:ins w:id="3764" w:author="Linda Marshall" w:date="2017-10-31T11:50:00Z">
              <w:r w:rsidRPr="0022317A">
                <w:rPr>
                  <w:lang w:val="en-US"/>
                  <w:rPrChange w:id="3765" w:author="Nick Nicholas" w:date="2017-10-31T18:01:00Z">
                    <w:rPr/>
                  </w:rPrChange>
                </w:rPr>
                <w:t> </w:t>
              </w:r>
            </w:ins>
          </w:p>
        </w:tc>
      </w:tr>
      <w:tr w:rsidR="00295364" w14:paraId="0CC3ABFD" w14:textId="77777777" w:rsidTr="00295364">
        <w:trPr>
          <w:ins w:id="3766"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04BC76CE" w14:textId="61C3650D" w:rsidR="00295364" w:rsidRDefault="00295364">
            <w:pPr>
              <w:jc w:val="center"/>
              <w:rPr>
                <w:ins w:id="3767" w:author="Linda Marshall" w:date="2017-10-31T11:50:00Z"/>
                <w:b/>
                <w:bCs/>
                <w:color w:val="005696"/>
                <w:sz w:val="21"/>
                <w:szCs w:val="21"/>
              </w:rPr>
            </w:pPr>
            <w:ins w:id="3768" w:author="Linda Marshall" w:date="2017-10-31T11:50:00Z">
              <w:r>
                <w:rPr>
                  <w:b/>
                  <w:bCs/>
                  <w:color w:val="005696"/>
                  <w:sz w:val="21"/>
                  <w:szCs w:val="21"/>
                </w:rPr>
                <w:t>@</w:t>
              </w:r>
              <w:r>
                <w:rPr>
                  <w:b/>
                  <w:bCs/>
                  <w:color w:val="005696"/>
                  <w:sz w:val="21"/>
                  <w:szCs w:val="21"/>
                </w:rPr>
                <w:br/>
              </w:r>
              <w:r>
                <w:rPr>
                  <w:b/>
                  <w:bCs/>
                  <w:noProof/>
                  <w:color w:val="005696"/>
                  <w:sz w:val="21"/>
                  <w:szCs w:val="21"/>
                  <w:rPrChange w:id="3769" w:author="Unknown">
                    <w:rPr>
                      <w:noProof/>
                    </w:rPr>
                  </w:rPrChange>
                </w:rPr>
                <w:drawing>
                  <wp:inline distT="0" distB="0" distL="0" distR="0" wp14:anchorId="7B35E864" wp14:editId="32DCF583">
                    <wp:extent cx="152400" cy="152400"/>
                    <wp:effectExtent l="0" t="0" r="0" b="0"/>
                    <wp:docPr id="3" name="Picture 3"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D26752E" w14:textId="77777777" w:rsidR="00295364" w:rsidRDefault="00295364">
            <w:pPr>
              <w:rPr>
                <w:ins w:id="3770" w:author="Linda Marshall" w:date="2017-10-31T11:50:00Z"/>
                <w:sz w:val="20"/>
                <w:szCs w:val="20"/>
              </w:rPr>
            </w:pPr>
            <w:bookmarkStart w:id="3771" w:name="GradingAssignment___RefId"/>
            <w:ins w:id="3772" w:author="Linda Marshall" w:date="2017-10-31T11:50:00Z">
              <w:r>
                <w:rPr>
                  <w:sz w:val="20"/>
                  <w:szCs w:val="20"/>
                </w:rPr>
                <w:t>RefId</w:t>
              </w:r>
              <w:bookmarkEnd w:id="3771"/>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76A5654" w14:textId="77777777" w:rsidR="00295364" w:rsidRDefault="00295364">
            <w:pPr>
              <w:jc w:val="center"/>
              <w:rPr>
                <w:ins w:id="3773" w:author="Linda Marshall" w:date="2017-10-31T11:50:00Z"/>
              </w:rPr>
            </w:pPr>
            <w:ins w:id="3774" w:author="Linda Marshall" w:date="2017-10-31T11:50:00Z">
              <w: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57EAE95" w14:textId="77777777" w:rsidR="00295364" w:rsidRDefault="00295364">
            <w:pPr>
              <w:pStyle w:val="Web"/>
              <w:rPr>
                <w:ins w:id="3775" w:author="Linda Marshall" w:date="2017-10-31T11:50:00Z"/>
              </w:rPr>
            </w:pPr>
            <w:ins w:id="3776" w:author="Linda Marshall" w:date="2017-10-31T11:50:00Z">
              <w:r>
                <w:t xml:space="preserve">A GUID that identifies an instance of this object. </w:t>
              </w:r>
            </w:ins>
          </w:p>
          <w:p w14:paraId="07FC4A59" w14:textId="77777777" w:rsidR="00295364" w:rsidRPr="00AC13A6" w:rsidRDefault="00295364">
            <w:pPr>
              <w:rPr>
                <w:ins w:id="3777" w:author="Linda Marshall" w:date="2017-10-31T11:50:00Z"/>
                <w:lang w:val="en-US"/>
                <w:rPrChange w:id="3778" w:author="Nick Nicholas" w:date="2017-11-16T12:15:00Z">
                  <w:rPr>
                    <w:ins w:id="3779" w:author="Linda Marshall" w:date="2017-10-31T11:50:00Z"/>
                  </w:rPr>
                </w:rPrChange>
              </w:rPr>
            </w:pPr>
            <w:ins w:id="3780" w:author="Linda Marshall" w:date="2017-10-31T11:50:00Z">
              <w:r w:rsidRPr="00AC13A6">
                <w:rPr>
                  <w:lang w:val="en-US"/>
                  <w:rPrChange w:id="3781"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4BCDEFE" w14:textId="77777777" w:rsidR="00295364" w:rsidRDefault="00295364">
            <w:pPr>
              <w:rPr>
                <w:ins w:id="3782" w:author="Linda Marshall" w:date="2017-10-31T11:50:00Z"/>
              </w:rPr>
            </w:pPr>
            <w:ins w:id="3783" w:author="Linda Marshall" w:date="2017-10-31T11:50:00Z">
              <w:r>
                <w:fldChar w:fldCharType="begin"/>
              </w:r>
              <w:r>
                <w:instrText xml:space="preserve"> HYPERLINK "file:///C:\\Users\\Linda\\Dropbox%20(NSIP)\\Nick%20&amp;%20Linda\\3.4.2%20PreRelease%20plus%20Assessment%20workshop\\specgen\\GenerateSpecTool_5\\bin\\Debug\\dist\\Specification\\out\\CommonTypes.html" \l "RefIdType" </w:instrText>
              </w:r>
              <w:r>
                <w:fldChar w:fldCharType="separate"/>
              </w:r>
              <w:r>
                <w:rPr>
                  <w:rFonts w:ascii="Courier New" w:hAnsi="Courier New" w:cs="Courier New"/>
                  <w:color w:val="005696"/>
                  <w:sz w:val="20"/>
                  <w:szCs w:val="20"/>
                </w:rPr>
                <w:t>RefIdType</w:t>
              </w:r>
              <w:r>
                <w:fldChar w:fldCharType="end"/>
              </w:r>
            </w:ins>
          </w:p>
        </w:tc>
      </w:tr>
      <w:tr w:rsidR="00295364" w14:paraId="00CFFA56" w14:textId="77777777" w:rsidTr="00295364">
        <w:trPr>
          <w:ins w:id="3784"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49A9CA2C" w14:textId="77777777" w:rsidR="00295364" w:rsidRDefault="00295364">
            <w:pPr>
              <w:jc w:val="center"/>
              <w:rPr>
                <w:ins w:id="3785" w:author="Linda Marshall" w:date="2017-10-31T11:50:00Z"/>
                <w:b/>
                <w:bCs/>
                <w:color w:val="005696"/>
                <w:sz w:val="21"/>
                <w:szCs w:val="21"/>
              </w:rPr>
            </w:pPr>
            <w:ins w:id="3786"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1BDDBD8" w14:textId="77777777" w:rsidR="00295364" w:rsidRDefault="00295364">
            <w:pPr>
              <w:rPr>
                <w:ins w:id="3787" w:author="Linda Marshall" w:date="2017-10-31T11:50:00Z"/>
                <w:sz w:val="20"/>
                <w:szCs w:val="20"/>
              </w:rPr>
            </w:pPr>
            <w:bookmarkStart w:id="3788" w:name="GradingAssignment__TeachingGroupRefId"/>
            <w:ins w:id="3789" w:author="Linda Marshall" w:date="2017-10-31T11:50:00Z">
              <w:r>
                <w:rPr>
                  <w:sz w:val="20"/>
                  <w:szCs w:val="20"/>
                </w:rPr>
                <w:t>TeachingGroupRefId</w:t>
              </w:r>
              <w:bookmarkEnd w:id="3788"/>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BA7A97D" w14:textId="77777777" w:rsidR="00295364" w:rsidRDefault="00295364">
            <w:pPr>
              <w:jc w:val="center"/>
              <w:rPr>
                <w:ins w:id="3790" w:author="Linda Marshall" w:date="2017-10-31T11:50:00Z"/>
              </w:rPr>
            </w:pPr>
            <w:ins w:id="3791"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A1DE6D8" w14:textId="77777777" w:rsidR="00295364" w:rsidRDefault="00295364">
            <w:pPr>
              <w:pStyle w:val="Web"/>
              <w:rPr>
                <w:ins w:id="3792" w:author="Linda Marshall" w:date="2017-10-31T11:50:00Z"/>
              </w:rPr>
            </w:pPr>
            <w:ins w:id="3793" w:author="Linda Marshall" w:date="2017-10-31T11:50:00Z">
              <w:r>
                <w:t>The GUID for the TeachingGroup object in which this assignment has been set.</w:t>
              </w:r>
            </w:ins>
          </w:p>
          <w:p w14:paraId="582DBC6B" w14:textId="77777777" w:rsidR="00295364" w:rsidRPr="00AC13A6" w:rsidRDefault="00295364">
            <w:pPr>
              <w:rPr>
                <w:ins w:id="3794" w:author="Linda Marshall" w:date="2017-10-31T11:50:00Z"/>
                <w:lang w:val="en-US"/>
                <w:rPrChange w:id="3795" w:author="Nick Nicholas" w:date="2017-11-16T12:15:00Z">
                  <w:rPr>
                    <w:ins w:id="3796" w:author="Linda Marshall" w:date="2017-10-31T11:50:00Z"/>
                  </w:rPr>
                </w:rPrChange>
              </w:rPr>
            </w:pPr>
            <w:ins w:id="3797" w:author="Linda Marshall" w:date="2017-10-31T11:50:00Z">
              <w:r w:rsidRPr="00AC13A6">
                <w:rPr>
                  <w:lang w:val="en-US"/>
                  <w:rPrChange w:id="3798"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DA22771" w14:textId="77777777" w:rsidR="00295364" w:rsidRDefault="00295364">
            <w:pPr>
              <w:rPr>
                <w:ins w:id="3799" w:author="Linda Marshall" w:date="2017-10-31T11:50:00Z"/>
              </w:rPr>
            </w:pPr>
            <w:ins w:id="3800" w:author="Linda Marshall" w:date="2017-10-31T11:50:00Z">
              <w:r>
                <w:fldChar w:fldCharType="begin"/>
              </w:r>
              <w:r>
                <w:instrText xml:space="preserve"> HYPERLINK "file:///C:\\Users\\Linda\\Dropbox%20(NSIP)\\Nick%20&amp;%20Linda\\3.4.2%20PreRelease%20plus%20Assessment%20workshop\\specgen\\GenerateSpecTool_5\\bin\\Debug\\dist\\Specification\\out\\CommonTypes.html" \l "IdRefType" </w:instrText>
              </w:r>
              <w:r>
                <w:fldChar w:fldCharType="separate"/>
              </w:r>
              <w:r>
                <w:rPr>
                  <w:rFonts w:ascii="Courier New" w:hAnsi="Courier New" w:cs="Courier New"/>
                  <w:color w:val="005696"/>
                  <w:sz w:val="20"/>
                  <w:szCs w:val="20"/>
                </w:rPr>
                <w:t>IdRefType</w:t>
              </w:r>
              <w:r>
                <w:fldChar w:fldCharType="end"/>
              </w:r>
            </w:ins>
          </w:p>
        </w:tc>
      </w:tr>
      <w:tr w:rsidR="00295364" w14:paraId="35BC311C" w14:textId="77777777" w:rsidTr="00295364">
        <w:trPr>
          <w:ins w:id="3801"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45C37874" w14:textId="77777777" w:rsidR="00295364" w:rsidRDefault="00295364">
            <w:pPr>
              <w:jc w:val="center"/>
              <w:rPr>
                <w:ins w:id="3802" w:author="Linda Marshall" w:date="2017-10-31T11:50:00Z"/>
                <w:b/>
                <w:bCs/>
                <w:color w:val="005696"/>
                <w:sz w:val="21"/>
                <w:szCs w:val="21"/>
              </w:rPr>
            </w:pPr>
            <w:ins w:id="3803"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6F0D15B" w14:textId="77777777" w:rsidR="00295364" w:rsidRDefault="00295364">
            <w:pPr>
              <w:rPr>
                <w:ins w:id="3804" w:author="Linda Marshall" w:date="2017-10-31T11:50:00Z"/>
                <w:sz w:val="20"/>
                <w:szCs w:val="20"/>
              </w:rPr>
            </w:pPr>
            <w:bookmarkStart w:id="3805" w:name="GradingAssignment__SchoolInfoRefId"/>
            <w:ins w:id="3806" w:author="Linda Marshall" w:date="2017-10-31T11:50:00Z">
              <w:r>
                <w:rPr>
                  <w:sz w:val="20"/>
                  <w:szCs w:val="20"/>
                </w:rPr>
                <w:t>SchoolInfoRefId</w:t>
              </w:r>
              <w:bookmarkEnd w:id="3805"/>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F9C85D9" w14:textId="77777777" w:rsidR="00295364" w:rsidRDefault="00295364">
            <w:pPr>
              <w:jc w:val="center"/>
              <w:rPr>
                <w:ins w:id="3807" w:author="Linda Marshall" w:date="2017-10-31T11:50:00Z"/>
              </w:rPr>
            </w:pPr>
            <w:ins w:id="3808"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2C79DFE" w14:textId="77777777" w:rsidR="00295364" w:rsidRDefault="00295364">
            <w:pPr>
              <w:pStyle w:val="Web"/>
              <w:rPr>
                <w:ins w:id="3809" w:author="Linda Marshall" w:date="2017-10-31T11:50:00Z"/>
              </w:rPr>
            </w:pPr>
            <w:ins w:id="3810" w:author="Linda Marshall" w:date="2017-10-31T11:50:00Z">
              <w:r>
                <w:t>The Id (GUID) that uniquely identifies the School in which this assignment has been set.</w:t>
              </w:r>
            </w:ins>
          </w:p>
          <w:p w14:paraId="3F04C9AD" w14:textId="77777777" w:rsidR="00295364" w:rsidRPr="00AC13A6" w:rsidRDefault="00295364">
            <w:pPr>
              <w:rPr>
                <w:ins w:id="3811" w:author="Linda Marshall" w:date="2017-10-31T11:50:00Z"/>
                <w:lang w:val="en-US"/>
                <w:rPrChange w:id="3812" w:author="Nick Nicholas" w:date="2017-11-16T12:15:00Z">
                  <w:rPr>
                    <w:ins w:id="3813" w:author="Linda Marshall" w:date="2017-10-31T11:50:00Z"/>
                  </w:rPr>
                </w:rPrChange>
              </w:rPr>
            </w:pPr>
            <w:ins w:id="3814" w:author="Linda Marshall" w:date="2017-10-31T11:50:00Z">
              <w:r w:rsidRPr="00AC13A6">
                <w:rPr>
                  <w:lang w:val="en-US"/>
                  <w:rPrChange w:id="3815"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5B9D8BA" w14:textId="77777777" w:rsidR="00295364" w:rsidRDefault="00295364">
            <w:pPr>
              <w:rPr>
                <w:ins w:id="3816" w:author="Linda Marshall" w:date="2017-10-31T11:50:00Z"/>
              </w:rPr>
            </w:pPr>
            <w:ins w:id="3817" w:author="Linda Marshall" w:date="2017-10-31T11:50:00Z">
              <w:r>
                <w:fldChar w:fldCharType="begin"/>
              </w:r>
              <w:r>
                <w:instrText xml:space="preserve"> HYPERLINK "file:///C:\\Users\\Linda\\Dropbox%20(NSIP)\\Nick%20&amp;%20Linda\\3.4.2%20PreRelease%20plus%20Assessment%20workshop\\specgen\\GenerateSpecTool_5\\bin\\Debug\\dist\\Specification\\out\\CommonTypes.html" \l "IdRefType" </w:instrText>
              </w:r>
              <w:r>
                <w:fldChar w:fldCharType="separate"/>
              </w:r>
              <w:r>
                <w:rPr>
                  <w:rFonts w:ascii="Courier New" w:hAnsi="Courier New" w:cs="Courier New"/>
                  <w:color w:val="005696"/>
                  <w:sz w:val="20"/>
                  <w:szCs w:val="20"/>
                </w:rPr>
                <w:t>IdRefType</w:t>
              </w:r>
              <w:r>
                <w:fldChar w:fldCharType="end"/>
              </w:r>
            </w:ins>
          </w:p>
        </w:tc>
      </w:tr>
      <w:tr w:rsidR="00295364" w14:paraId="325366A0" w14:textId="77777777" w:rsidTr="00295364">
        <w:trPr>
          <w:ins w:id="3818"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0FB4DB56" w14:textId="77777777" w:rsidR="00295364" w:rsidRDefault="00295364">
            <w:pPr>
              <w:jc w:val="center"/>
              <w:rPr>
                <w:ins w:id="3819" w:author="Linda Marshall" w:date="2017-10-31T11:50:00Z"/>
                <w:b/>
                <w:bCs/>
                <w:color w:val="005696"/>
                <w:sz w:val="21"/>
                <w:szCs w:val="21"/>
              </w:rPr>
            </w:pPr>
            <w:ins w:id="3820"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84F35C1" w14:textId="77777777" w:rsidR="00295364" w:rsidRDefault="00295364">
            <w:pPr>
              <w:rPr>
                <w:ins w:id="3821" w:author="Linda Marshall" w:date="2017-10-31T11:50:00Z"/>
                <w:sz w:val="20"/>
                <w:szCs w:val="20"/>
              </w:rPr>
            </w:pPr>
            <w:bookmarkStart w:id="3822" w:name="GradingAssignment__GradingCategory"/>
            <w:ins w:id="3823" w:author="Linda Marshall" w:date="2017-10-31T11:50:00Z">
              <w:r>
                <w:rPr>
                  <w:sz w:val="20"/>
                  <w:szCs w:val="20"/>
                </w:rPr>
                <w:t>GradingCategory</w:t>
              </w:r>
              <w:bookmarkEnd w:id="3822"/>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1CDF9D8" w14:textId="77777777" w:rsidR="00295364" w:rsidRDefault="00295364">
            <w:pPr>
              <w:jc w:val="center"/>
              <w:rPr>
                <w:ins w:id="3824" w:author="Linda Marshall" w:date="2017-10-31T11:50:00Z"/>
              </w:rPr>
            </w:pPr>
            <w:ins w:id="3825"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5F686F2" w14:textId="77777777" w:rsidR="00295364" w:rsidRDefault="00295364">
            <w:pPr>
              <w:pStyle w:val="Web"/>
              <w:rPr>
                <w:ins w:id="3826" w:author="Linda Marshall" w:date="2017-10-31T11:50:00Z"/>
              </w:rPr>
            </w:pPr>
            <w:ins w:id="3827" w:author="Linda Marshall" w:date="2017-10-31T11:50:00Z">
              <w:r>
                <w:t>A particular grading category for the assignment, used to provide grouping and type information.</w:t>
              </w:r>
            </w:ins>
          </w:p>
          <w:p w14:paraId="6DA3C396" w14:textId="77777777" w:rsidR="00295364" w:rsidRPr="00AC13A6" w:rsidRDefault="00295364">
            <w:pPr>
              <w:rPr>
                <w:ins w:id="3828" w:author="Linda Marshall" w:date="2017-10-31T11:50:00Z"/>
                <w:lang w:val="en-US"/>
                <w:rPrChange w:id="3829" w:author="Nick Nicholas" w:date="2017-11-16T12:15:00Z">
                  <w:rPr>
                    <w:ins w:id="3830" w:author="Linda Marshall" w:date="2017-10-31T11:50:00Z"/>
                  </w:rPr>
                </w:rPrChange>
              </w:rPr>
            </w:pPr>
            <w:ins w:id="3831" w:author="Linda Marshall" w:date="2017-10-31T11:50:00Z">
              <w:r w:rsidRPr="00AC13A6">
                <w:rPr>
                  <w:lang w:val="en-US"/>
                  <w:rPrChange w:id="3832"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E9341E3" w14:textId="77777777" w:rsidR="00295364" w:rsidRDefault="00295364">
            <w:pPr>
              <w:rPr>
                <w:ins w:id="3833" w:author="Linda Marshall" w:date="2017-10-31T11:50:00Z"/>
              </w:rPr>
            </w:pPr>
            <w:ins w:id="3834" w:author="Linda Marshall" w:date="2017-10-31T11:50:00Z">
              <w:r>
                <w:fldChar w:fldCharType="begin"/>
              </w:r>
              <w:r>
                <w:instrText xml:space="preserve"> HYPERLINK "http://www.w3.org/TR/xmlschema-2/" \l "normalizedString" </w:instrText>
              </w:r>
              <w:r>
                <w:fldChar w:fldCharType="separate"/>
              </w:r>
              <w:r>
                <w:rPr>
                  <w:rFonts w:ascii="Courier New" w:hAnsi="Courier New" w:cs="Courier New"/>
                  <w:color w:val="005696"/>
                  <w:sz w:val="20"/>
                  <w:szCs w:val="20"/>
                </w:rPr>
                <w:t>xs:normalizedString</w:t>
              </w:r>
              <w:r>
                <w:fldChar w:fldCharType="end"/>
              </w:r>
            </w:ins>
          </w:p>
        </w:tc>
      </w:tr>
      <w:tr w:rsidR="00295364" w14:paraId="75EFEE06" w14:textId="77777777" w:rsidTr="00295364">
        <w:trPr>
          <w:ins w:id="3835"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4494D4B4" w14:textId="77777777" w:rsidR="00295364" w:rsidRDefault="00295364">
            <w:pPr>
              <w:jc w:val="center"/>
              <w:rPr>
                <w:ins w:id="3836" w:author="Linda Marshall" w:date="2017-10-31T11:50:00Z"/>
                <w:b/>
                <w:bCs/>
                <w:color w:val="005696"/>
                <w:sz w:val="21"/>
                <w:szCs w:val="21"/>
              </w:rPr>
            </w:pPr>
            <w:ins w:id="3837"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CB0C94C" w14:textId="77777777" w:rsidR="00295364" w:rsidRDefault="00295364">
            <w:pPr>
              <w:rPr>
                <w:ins w:id="3838" w:author="Linda Marshall" w:date="2017-10-31T11:50:00Z"/>
                <w:sz w:val="20"/>
                <w:szCs w:val="20"/>
              </w:rPr>
            </w:pPr>
            <w:bookmarkStart w:id="3839" w:name="GradingAssignment__Description"/>
            <w:ins w:id="3840" w:author="Linda Marshall" w:date="2017-10-31T11:50:00Z">
              <w:r>
                <w:rPr>
                  <w:sz w:val="20"/>
                  <w:szCs w:val="20"/>
                </w:rPr>
                <w:t>Description</w:t>
              </w:r>
              <w:bookmarkEnd w:id="3839"/>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5271C29" w14:textId="77777777" w:rsidR="00295364" w:rsidRDefault="00295364">
            <w:pPr>
              <w:jc w:val="center"/>
              <w:rPr>
                <w:ins w:id="3841" w:author="Linda Marshall" w:date="2017-10-31T11:50:00Z"/>
              </w:rPr>
            </w:pPr>
            <w:ins w:id="3842" w:author="Linda Marshall" w:date="2017-10-31T11:50:00Z">
              <w: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870298A" w14:textId="77777777" w:rsidR="00295364" w:rsidRDefault="00295364">
            <w:pPr>
              <w:pStyle w:val="Web"/>
              <w:rPr>
                <w:ins w:id="3843" w:author="Linda Marshall" w:date="2017-10-31T11:50:00Z"/>
              </w:rPr>
            </w:pPr>
            <w:ins w:id="3844" w:author="Linda Marshall" w:date="2017-10-31T11:50:00Z">
              <w:r>
                <w:t>The text-based description of the assignment.</w:t>
              </w:r>
            </w:ins>
          </w:p>
          <w:p w14:paraId="51F6420A" w14:textId="77777777" w:rsidR="00295364" w:rsidRPr="00AC13A6" w:rsidRDefault="00295364">
            <w:pPr>
              <w:rPr>
                <w:ins w:id="3845" w:author="Linda Marshall" w:date="2017-10-31T11:50:00Z"/>
                <w:lang w:val="en-US"/>
                <w:rPrChange w:id="3846" w:author="Nick Nicholas" w:date="2017-11-16T12:15:00Z">
                  <w:rPr>
                    <w:ins w:id="3847" w:author="Linda Marshall" w:date="2017-10-31T11:50:00Z"/>
                  </w:rPr>
                </w:rPrChange>
              </w:rPr>
            </w:pPr>
            <w:ins w:id="3848" w:author="Linda Marshall" w:date="2017-10-31T11:50:00Z">
              <w:r w:rsidRPr="00AC13A6">
                <w:rPr>
                  <w:lang w:val="en-US"/>
                  <w:rPrChange w:id="3849"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F50483B" w14:textId="77777777" w:rsidR="00295364" w:rsidRDefault="00295364">
            <w:pPr>
              <w:rPr>
                <w:ins w:id="3850" w:author="Linda Marshall" w:date="2017-10-31T11:50:00Z"/>
              </w:rPr>
            </w:pPr>
            <w:ins w:id="3851" w:author="Linda Marshall" w:date="2017-10-31T11:50:00Z">
              <w:r>
                <w:fldChar w:fldCharType="begin"/>
              </w:r>
              <w:r>
                <w:instrText xml:space="preserve"> HYPERLINK "http://www.w3.org/TR/xmlschema-2/" \l "normalizedString" </w:instrText>
              </w:r>
              <w:r>
                <w:fldChar w:fldCharType="separate"/>
              </w:r>
              <w:r>
                <w:rPr>
                  <w:rFonts w:ascii="Courier New" w:hAnsi="Courier New" w:cs="Courier New"/>
                  <w:color w:val="005696"/>
                  <w:sz w:val="20"/>
                  <w:szCs w:val="20"/>
                </w:rPr>
                <w:t>xs:normalizedString</w:t>
              </w:r>
              <w:r>
                <w:fldChar w:fldCharType="end"/>
              </w:r>
            </w:ins>
          </w:p>
        </w:tc>
      </w:tr>
      <w:tr w:rsidR="00295364" w14:paraId="524C62A5" w14:textId="77777777" w:rsidTr="00295364">
        <w:trPr>
          <w:ins w:id="3852"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108B6048" w14:textId="77777777" w:rsidR="00295364" w:rsidRDefault="00295364">
            <w:pPr>
              <w:jc w:val="center"/>
              <w:rPr>
                <w:ins w:id="3853" w:author="Linda Marshall" w:date="2017-10-31T11:50:00Z"/>
                <w:b/>
                <w:bCs/>
                <w:color w:val="005696"/>
                <w:sz w:val="21"/>
                <w:szCs w:val="21"/>
              </w:rPr>
            </w:pPr>
            <w:ins w:id="3854"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DF9669F" w14:textId="77777777" w:rsidR="00295364" w:rsidRDefault="00295364">
            <w:pPr>
              <w:rPr>
                <w:ins w:id="3855" w:author="Linda Marshall" w:date="2017-10-31T11:50:00Z"/>
                <w:sz w:val="20"/>
                <w:szCs w:val="20"/>
              </w:rPr>
            </w:pPr>
            <w:bookmarkStart w:id="3856" w:name="GradingAssignment__PointsPossible"/>
            <w:ins w:id="3857" w:author="Linda Marshall" w:date="2017-10-31T11:50:00Z">
              <w:r>
                <w:rPr>
                  <w:sz w:val="20"/>
                  <w:szCs w:val="20"/>
                </w:rPr>
                <w:t>PointsPossible</w:t>
              </w:r>
              <w:bookmarkEnd w:id="3856"/>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3E2D200" w14:textId="77777777" w:rsidR="00295364" w:rsidRDefault="00295364">
            <w:pPr>
              <w:jc w:val="center"/>
              <w:rPr>
                <w:ins w:id="3858" w:author="Linda Marshall" w:date="2017-10-31T11:50:00Z"/>
              </w:rPr>
            </w:pPr>
            <w:ins w:id="3859" w:author="Linda Marshall" w:date="2017-10-31T11:50:00Z">
              <w: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F9F4DF2" w14:textId="77777777" w:rsidR="00295364" w:rsidRDefault="00295364">
            <w:pPr>
              <w:pStyle w:val="Web"/>
              <w:rPr>
                <w:ins w:id="3860" w:author="Linda Marshall" w:date="2017-10-31T11:50:00Z"/>
              </w:rPr>
            </w:pPr>
            <w:ins w:id="3861" w:author="Linda Marshall" w:date="2017-10-31T11:50:00Z">
              <w:r>
                <w:t>The points possible on the assignment.</w:t>
              </w:r>
            </w:ins>
          </w:p>
          <w:p w14:paraId="7D7E382B" w14:textId="77777777" w:rsidR="00295364" w:rsidRPr="00AC13A6" w:rsidRDefault="00295364">
            <w:pPr>
              <w:rPr>
                <w:ins w:id="3862" w:author="Linda Marshall" w:date="2017-10-31T11:50:00Z"/>
                <w:lang w:val="en-US"/>
                <w:rPrChange w:id="3863" w:author="Nick Nicholas" w:date="2017-11-16T12:15:00Z">
                  <w:rPr>
                    <w:ins w:id="3864" w:author="Linda Marshall" w:date="2017-10-31T11:50:00Z"/>
                  </w:rPr>
                </w:rPrChange>
              </w:rPr>
            </w:pPr>
            <w:ins w:id="3865" w:author="Linda Marshall" w:date="2017-10-31T11:50:00Z">
              <w:r w:rsidRPr="00AC13A6">
                <w:rPr>
                  <w:lang w:val="en-US"/>
                  <w:rPrChange w:id="3866"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E3DC21A" w14:textId="77777777" w:rsidR="00295364" w:rsidRDefault="00295364">
            <w:pPr>
              <w:rPr>
                <w:ins w:id="3867" w:author="Linda Marshall" w:date="2017-10-31T11:50:00Z"/>
              </w:rPr>
            </w:pPr>
            <w:ins w:id="3868" w:author="Linda Marshall" w:date="2017-10-31T11:50:00Z">
              <w:r>
                <w:fldChar w:fldCharType="begin"/>
              </w:r>
              <w:r>
                <w:instrText xml:space="preserve"> HYPERLINK "http://www.w3.org/TR/xmlschema-2/" \l "unsignedInt" </w:instrText>
              </w:r>
              <w:r>
                <w:fldChar w:fldCharType="separate"/>
              </w:r>
              <w:r>
                <w:rPr>
                  <w:rFonts w:ascii="Courier New" w:hAnsi="Courier New" w:cs="Courier New"/>
                  <w:color w:val="005696"/>
                  <w:sz w:val="20"/>
                  <w:szCs w:val="20"/>
                </w:rPr>
                <w:t>xs:unsignedInt</w:t>
              </w:r>
              <w:r>
                <w:fldChar w:fldCharType="end"/>
              </w:r>
            </w:ins>
          </w:p>
        </w:tc>
      </w:tr>
      <w:tr w:rsidR="00295364" w14:paraId="4A42E4F9" w14:textId="77777777" w:rsidTr="00295364">
        <w:trPr>
          <w:ins w:id="3869"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57712FE1" w14:textId="77777777" w:rsidR="00295364" w:rsidRDefault="00295364">
            <w:pPr>
              <w:jc w:val="center"/>
              <w:rPr>
                <w:ins w:id="3870" w:author="Linda Marshall" w:date="2017-10-31T11:50:00Z"/>
                <w:b/>
                <w:bCs/>
                <w:color w:val="005696"/>
                <w:sz w:val="21"/>
                <w:szCs w:val="21"/>
              </w:rPr>
            </w:pPr>
            <w:ins w:id="3871"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C469FB5" w14:textId="77777777" w:rsidR="00295364" w:rsidRDefault="00295364">
            <w:pPr>
              <w:rPr>
                <w:ins w:id="3872" w:author="Linda Marshall" w:date="2017-10-31T11:50:00Z"/>
                <w:sz w:val="20"/>
                <w:szCs w:val="20"/>
              </w:rPr>
            </w:pPr>
            <w:bookmarkStart w:id="3873" w:name="GradingAssignment__CreateDate"/>
            <w:ins w:id="3874" w:author="Linda Marshall" w:date="2017-10-31T11:50:00Z">
              <w:r>
                <w:rPr>
                  <w:sz w:val="20"/>
                  <w:szCs w:val="20"/>
                </w:rPr>
                <w:t>CreateDate</w:t>
              </w:r>
              <w:bookmarkEnd w:id="3873"/>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C69BBD8" w14:textId="77777777" w:rsidR="00295364" w:rsidRDefault="00295364">
            <w:pPr>
              <w:jc w:val="center"/>
              <w:rPr>
                <w:ins w:id="3875" w:author="Linda Marshall" w:date="2017-10-31T11:50:00Z"/>
              </w:rPr>
            </w:pPr>
            <w:ins w:id="3876"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F58262E" w14:textId="77777777" w:rsidR="00295364" w:rsidRDefault="00295364">
            <w:pPr>
              <w:pStyle w:val="Web"/>
              <w:rPr>
                <w:ins w:id="3877" w:author="Linda Marshall" w:date="2017-10-31T11:50:00Z"/>
              </w:rPr>
            </w:pPr>
            <w:ins w:id="3878" w:author="Linda Marshall" w:date="2017-10-31T11:50:00Z">
              <w:r>
                <w:t>Creation date of the assignment.</w:t>
              </w:r>
            </w:ins>
          </w:p>
          <w:p w14:paraId="23BDB550" w14:textId="77777777" w:rsidR="00295364" w:rsidRPr="00AC13A6" w:rsidRDefault="00295364">
            <w:pPr>
              <w:rPr>
                <w:ins w:id="3879" w:author="Linda Marshall" w:date="2017-10-31T11:50:00Z"/>
                <w:lang w:val="en-US"/>
                <w:rPrChange w:id="3880" w:author="Nick Nicholas" w:date="2017-11-16T12:15:00Z">
                  <w:rPr>
                    <w:ins w:id="3881" w:author="Linda Marshall" w:date="2017-10-31T11:50:00Z"/>
                  </w:rPr>
                </w:rPrChange>
              </w:rPr>
            </w:pPr>
            <w:ins w:id="3882" w:author="Linda Marshall" w:date="2017-10-31T11:50:00Z">
              <w:r w:rsidRPr="00AC13A6">
                <w:rPr>
                  <w:lang w:val="en-US"/>
                  <w:rPrChange w:id="3883"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FE1889E" w14:textId="77777777" w:rsidR="00295364" w:rsidRDefault="00295364">
            <w:pPr>
              <w:rPr>
                <w:ins w:id="3884" w:author="Linda Marshall" w:date="2017-10-31T11:50:00Z"/>
              </w:rPr>
            </w:pPr>
            <w:ins w:id="3885" w:author="Linda Marshall" w:date="2017-10-31T11:50:00Z">
              <w:r>
                <w:fldChar w:fldCharType="begin"/>
              </w:r>
              <w:r>
                <w:instrText xml:space="preserve"> HYPERLINK "http://www.w3.org/TR/xmlschema-2/" \l "date" </w:instrText>
              </w:r>
              <w:r>
                <w:fldChar w:fldCharType="separate"/>
              </w:r>
              <w:r>
                <w:rPr>
                  <w:rFonts w:ascii="Courier New" w:hAnsi="Courier New" w:cs="Courier New"/>
                  <w:color w:val="005696"/>
                  <w:sz w:val="20"/>
                  <w:szCs w:val="20"/>
                </w:rPr>
                <w:t>xs:date</w:t>
              </w:r>
              <w:r>
                <w:fldChar w:fldCharType="end"/>
              </w:r>
            </w:ins>
          </w:p>
        </w:tc>
      </w:tr>
      <w:tr w:rsidR="00295364" w14:paraId="515E15F2" w14:textId="77777777" w:rsidTr="00295364">
        <w:trPr>
          <w:ins w:id="3886"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0356FA8E" w14:textId="77777777" w:rsidR="00295364" w:rsidRDefault="00295364">
            <w:pPr>
              <w:jc w:val="center"/>
              <w:rPr>
                <w:ins w:id="3887" w:author="Linda Marshall" w:date="2017-10-31T11:50:00Z"/>
                <w:b/>
                <w:bCs/>
                <w:color w:val="005696"/>
                <w:sz w:val="21"/>
                <w:szCs w:val="21"/>
              </w:rPr>
            </w:pPr>
            <w:ins w:id="3888"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AD6C1C0" w14:textId="77777777" w:rsidR="00295364" w:rsidRDefault="00295364">
            <w:pPr>
              <w:rPr>
                <w:ins w:id="3889" w:author="Linda Marshall" w:date="2017-10-31T11:50:00Z"/>
                <w:sz w:val="20"/>
                <w:szCs w:val="20"/>
              </w:rPr>
            </w:pPr>
            <w:bookmarkStart w:id="3890" w:name="GradingAssignment__DueDate"/>
            <w:ins w:id="3891" w:author="Linda Marshall" w:date="2017-10-31T11:50:00Z">
              <w:r>
                <w:rPr>
                  <w:sz w:val="20"/>
                  <w:szCs w:val="20"/>
                </w:rPr>
                <w:t>DueDate</w:t>
              </w:r>
              <w:bookmarkEnd w:id="3890"/>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BD3A403" w14:textId="77777777" w:rsidR="00295364" w:rsidRDefault="00295364">
            <w:pPr>
              <w:jc w:val="center"/>
              <w:rPr>
                <w:ins w:id="3892" w:author="Linda Marshall" w:date="2017-10-31T11:50:00Z"/>
              </w:rPr>
            </w:pPr>
            <w:ins w:id="3893"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147E8F2" w14:textId="77777777" w:rsidR="00295364" w:rsidRDefault="00295364">
            <w:pPr>
              <w:pStyle w:val="Web"/>
              <w:rPr>
                <w:ins w:id="3894" w:author="Linda Marshall" w:date="2017-10-31T11:50:00Z"/>
              </w:rPr>
            </w:pPr>
            <w:ins w:id="3895" w:author="Linda Marshall" w:date="2017-10-31T11:50:00Z">
              <w:r>
                <w:t>Date the assignment is due.</w:t>
              </w:r>
            </w:ins>
          </w:p>
          <w:p w14:paraId="1EC06E4C" w14:textId="77777777" w:rsidR="00295364" w:rsidRPr="00AC13A6" w:rsidRDefault="00295364">
            <w:pPr>
              <w:rPr>
                <w:ins w:id="3896" w:author="Linda Marshall" w:date="2017-10-31T11:50:00Z"/>
                <w:lang w:val="en-US"/>
                <w:rPrChange w:id="3897" w:author="Nick Nicholas" w:date="2017-11-16T12:15:00Z">
                  <w:rPr>
                    <w:ins w:id="3898" w:author="Linda Marshall" w:date="2017-10-31T11:50:00Z"/>
                  </w:rPr>
                </w:rPrChange>
              </w:rPr>
            </w:pPr>
            <w:ins w:id="3899" w:author="Linda Marshall" w:date="2017-10-31T11:50:00Z">
              <w:r w:rsidRPr="00AC13A6">
                <w:rPr>
                  <w:lang w:val="en-US"/>
                  <w:rPrChange w:id="3900"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754200A" w14:textId="77777777" w:rsidR="00295364" w:rsidRDefault="00295364">
            <w:pPr>
              <w:rPr>
                <w:ins w:id="3901" w:author="Linda Marshall" w:date="2017-10-31T11:50:00Z"/>
              </w:rPr>
            </w:pPr>
            <w:ins w:id="3902" w:author="Linda Marshall" w:date="2017-10-31T11:50:00Z">
              <w:r>
                <w:fldChar w:fldCharType="begin"/>
              </w:r>
              <w:r>
                <w:instrText xml:space="preserve"> HYPERLINK "http://www.w3.org/TR/xmlschema-2/" \l "date" </w:instrText>
              </w:r>
              <w:r>
                <w:fldChar w:fldCharType="separate"/>
              </w:r>
              <w:r>
                <w:rPr>
                  <w:rFonts w:ascii="Courier New" w:hAnsi="Courier New" w:cs="Courier New"/>
                  <w:color w:val="005696"/>
                  <w:sz w:val="20"/>
                  <w:szCs w:val="20"/>
                </w:rPr>
                <w:t>xs:date</w:t>
              </w:r>
              <w:r>
                <w:fldChar w:fldCharType="end"/>
              </w:r>
            </w:ins>
          </w:p>
        </w:tc>
      </w:tr>
      <w:tr w:rsidR="00295364" w14:paraId="0F6C69EE" w14:textId="77777777" w:rsidTr="00295364">
        <w:trPr>
          <w:ins w:id="3903"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217CB77D" w14:textId="77777777" w:rsidR="00295364" w:rsidRDefault="00295364">
            <w:pPr>
              <w:jc w:val="center"/>
              <w:rPr>
                <w:ins w:id="3904" w:author="Linda Marshall" w:date="2017-10-31T11:50:00Z"/>
                <w:b/>
                <w:bCs/>
                <w:color w:val="005696"/>
                <w:sz w:val="21"/>
                <w:szCs w:val="21"/>
              </w:rPr>
            </w:pPr>
            <w:ins w:id="3905"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897F054" w14:textId="77777777" w:rsidR="00295364" w:rsidRDefault="00295364">
            <w:pPr>
              <w:rPr>
                <w:ins w:id="3906" w:author="Linda Marshall" w:date="2017-10-31T11:50:00Z"/>
                <w:sz w:val="20"/>
                <w:szCs w:val="20"/>
              </w:rPr>
            </w:pPr>
            <w:bookmarkStart w:id="3907" w:name="GradingAssignment__Weight"/>
            <w:ins w:id="3908" w:author="Linda Marshall" w:date="2017-10-31T11:50:00Z">
              <w:r>
                <w:rPr>
                  <w:sz w:val="20"/>
                  <w:szCs w:val="20"/>
                </w:rPr>
                <w:t>Weight</w:t>
              </w:r>
              <w:bookmarkEnd w:id="3907"/>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7EBB005" w14:textId="77777777" w:rsidR="00295364" w:rsidRDefault="00295364">
            <w:pPr>
              <w:jc w:val="center"/>
              <w:rPr>
                <w:ins w:id="3909" w:author="Linda Marshall" w:date="2017-10-31T11:50:00Z"/>
              </w:rPr>
            </w:pPr>
            <w:ins w:id="3910"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7CC59B3" w14:textId="77777777" w:rsidR="00295364" w:rsidRDefault="00295364">
            <w:pPr>
              <w:pStyle w:val="Web"/>
              <w:rPr>
                <w:ins w:id="3911" w:author="Linda Marshall" w:date="2017-10-31T11:50:00Z"/>
              </w:rPr>
            </w:pPr>
            <w:ins w:id="3912" w:author="Linda Marshall" w:date="2017-10-31T11:50:00Z">
              <w:r>
                <w:t>The weight of the assignment.</w:t>
              </w:r>
            </w:ins>
          </w:p>
          <w:p w14:paraId="759A1678" w14:textId="77777777" w:rsidR="00295364" w:rsidRPr="00AC13A6" w:rsidRDefault="00295364">
            <w:pPr>
              <w:rPr>
                <w:ins w:id="3913" w:author="Linda Marshall" w:date="2017-10-31T11:50:00Z"/>
                <w:lang w:val="en-US"/>
                <w:rPrChange w:id="3914" w:author="Nick Nicholas" w:date="2017-11-16T12:15:00Z">
                  <w:rPr>
                    <w:ins w:id="3915" w:author="Linda Marshall" w:date="2017-10-31T11:50:00Z"/>
                  </w:rPr>
                </w:rPrChange>
              </w:rPr>
            </w:pPr>
            <w:ins w:id="3916" w:author="Linda Marshall" w:date="2017-10-31T11:50:00Z">
              <w:r w:rsidRPr="00AC13A6">
                <w:rPr>
                  <w:lang w:val="en-US"/>
                  <w:rPrChange w:id="3917"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35CEFE8" w14:textId="77777777" w:rsidR="00295364" w:rsidRDefault="00295364">
            <w:pPr>
              <w:rPr>
                <w:ins w:id="3918" w:author="Linda Marshall" w:date="2017-10-31T11:50:00Z"/>
              </w:rPr>
            </w:pPr>
            <w:ins w:id="3919" w:author="Linda Marshall" w:date="2017-10-31T11:50:00Z">
              <w:r>
                <w:fldChar w:fldCharType="begin"/>
              </w:r>
              <w:r>
                <w:instrText xml:space="preserve"> HYPERLINK "http://www.w3.org/TR/xmlschema-2/" \l "decimal" </w:instrText>
              </w:r>
              <w:r>
                <w:fldChar w:fldCharType="separate"/>
              </w:r>
              <w:r>
                <w:rPr>
                  <w:rFonts w:ascii="Courier New" w:hAnsi="Courier New" w:cs="Courier New"/>
                  <w:color w:val="005696"/>
                  <w:sz w:val="20"/>
                  <w:szCs w:val="20"/>
                </w:rPr>
                <w:t>xs:decimal</w:t>
              </w:r>
              <w:r>
                <w:fldChar w:fldCharType="end"/>
              </w:r>
            </w:ins>
          </w:p>
        </w:tc>
      </w:tr>
      <w:tr w:rsidR="00295364" w14:paraId="7562ED12" w14:textId="77777777" w:rsidTr="00295364">
        <w:trPr>
          <w:ins w:id="3920"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4D289059" w14:textId="77777777" w:rsidR="00295364" w:rsidRDefault="00295364">
            <w:pPr>
              <w:jc w:val="center"/>
              <w:rPr>
                <w:ins w:id="3921" w:author="Linda Marshall" w:date="2017-10-31T11:50:00Z"/>
                <w:b/>
                <w:bCs/>
                <w:color w:val="005696"/>
                <w:sz w:val="21"/>
                <w:szCs w:val="21"/>
              </w:rPr>
            </w:pPr>
            <w:ins w:id="3922"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8368BB6" w14:textId="77777777" w:rsidR="00295364" w:rsidRDefault="00295364">
            <w:pPr>
              <w:rPr>
                <w:ins w:id="3923" w:author="Linda Marshall" w:date="2017-10-31T11:50:00Z"/>
                <w:sz w:val="20"/>
                <w:szCs w:val="20"/>
              </w:rPr>
            </w:pPr>
            <w:bookmarkStart w:id="3924" w:name="GradingAssignment__MaxAttemptsAllowed"/>
            <w:ins w:id="3925" w:author="Linda Marshall" w:date="2017-10-31T11:50:00Z">
              <w:r>
                <w:rPr>
                  <w:sz w:val="20"/>
                  <w:szCs w:val="20"/>
                </w:rPr>
                <w:t>MaxAttemptsAllowed</w:t>
              </w:r>
              <w:bookmarkEnd w:id="3924"/>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F9A95BD" w14:textId="77777777" w:rsidR="00295364" w:rsidRDefault="00295364">
            <w:pPr>
              <w:jc w:val="center"/>
              <w:rPr>
                <w:ins w:id="3926" w:author="Linda Marshall" w:date="2017-10-31T11:50:00Z"/>
              </w:rPr>
            </w:pPr>
            <w:ins w:id="3927"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86F5E94" w14:textId="77777777" w:rsidR="00295364" w:rsidRDefault="00295364">
            <w:pPr>
              <w:pStyle w:val="Web"/>
              <w:rPr>
                <w:ins w:id="3928" w:author="Linda Marshall" w:date="2017-10-31T11:50:00Z"/>
              </w:rPr>
            </w:pPr>
            <w:ins w:id="3929" w:author="Linda Marshall" w:date="2017-10-31T11:50:00Z">
              <w:r>
                <w:t>How many attempts the student is allowed on the assignment (applicable particularly to online activities).</w:t>
              </w:r>
            </w:ins>
          </w:p>
          <w:p w14:paraId="638C5BAF" w14:textId="77777777" w:rsidR="00295364" w:rsidRPr="00AC13A6" w:rsidRDefault="00295364">
            <w:pPr>
              <w:rPr>
                <w:ins w:id="3930" w:author="Linda Marshall" w:date="2017-10-31T11:50:00Z"/>
                <w:lang w:val="en-US"/>
                <w:rPrChange w:id="3931" w:author="Nick Nicholas" w:date="2017-11-16T12:15:00Z">
                  <w:rPr>
                    <w:ins w:id="3932" w:author="Linda Marshall" w:date="2017-10-31T11:50:00Z"/>
                  </w:rPr>
                </w:rPrChange>
              </w:rPr>
            </w:pPr>
            <w:ins w:id="3933" w:author="Linda Marshall" w:date="2017-10-31T11:50:00Z">
              <w:r w:rsidRPr="00AC13A6">
                <w:rPr>
                  <w:lang w:val="en-US"/>
                  <w:rPrChange w:id="3934"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AA63599" w14:textId="77777777" w:rsidR="00295364" w:rsidRDefault="00295364">
            <w:pPr>
              <w:rPr>
                <w:ins w:id="3935" w:author="Linda Marshall" w:date="2017-10-31T11:50:00Z"/>
              </w:rPr>
            </w:pPr>
            <w:ins w:id="3936" w:author="Linda Marshall" w:date="2017-10-31T11:50:00Z">
              <w:r>
                <w:fldChar w:fldCharType="begin"/>
              </w:r>
              <w:r>
                <w:instrText xml:space="preserve"> HYPERLINK "http://www.w3.org/TR/xmlschema-2/" \l "integer" </w:instrText>
              </w:r>
              <w:r>
                <w:fldChar w:fldCharType="separate"/>
              </w:r>
              <w:r>
                <w:rPr>
                  <w:rFonts w:ascii="Courier New" w:hAnsi="Courier New" w:cs="Courier New"/>
                  <w:color w:val="005696"/>
                  <w:sz w:val="20"/>
                  <w:szCs w:val="20"/>
                </w:rPr>
                <w:t>xs:integer</w:t>
              </w:r>
              <w:r>
                <w:fldChar w:fldCharType="end"/>
              </w:r>
            </w:ins>
          </w:p>
        </w:tc>
      </w:tr>
      <w:tr w:rsidR="00295364" w14:paraId="5656BF9B" w14:textId="77777777" w:rsidTr="00295364">
        <w:trPr>
          <w:ins w:id="3937"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6F2DB81C" w14:textId="77777777" w:rsidR="00295364" w:rsidRDefault="00295364">
            <w:pPr>
              <w:jc w:val="center"/>
              <w:rPr>
                <w:ins w:id="3938" w:author="Linda Marshall" w:date="2017-10-31T11:50:00Z"/>
                <w:b/>
                <w:bCs/>
                <w:color w:val="005696"/>
                <w:sz w:val="21"/>
                <w:szCs w:val="21"/>
              </w:rPr>
            </w:pPr>
            <w:ins w:id="3939" w:author="Linda Marshall" w:date="2017-10-31T11:50:00Z">
              <w:r>
                <w:rPr>
                  <w:b/>
                  <w:bCs/>
                  <w:color w:val="005696"/>
                  <w:sz w:val="21"/>
                  <w:szCs w:val="21"/>
                </w:rPr>
                <w:lastRenderedPageBreak/>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7FCEBA7" w14:textId="77777777" w:rsidR="00295364" w:rsidRDefault="00295364">
            <w:pPr>
              <w:rPr>
                <w:ins w:id="3940" w:author="Linda Marshall" w:date="2017-10-31T11:50:00Z"/>
                <w:sz w:val="20"/>
                <w:szCs w:val="20"/>
              </w:rPr>
            </w:pPr>
            <w:bookmarkStart w:id="3941" w:name="GradingAssignment__DetailedDescriptionUR"/>
            <w:ins w:id="3942" w:author="Linda Marshall" w:date="2017-10-31T11:50:00Z">
              <w:r>
                <w:rPr>
                  <w:sz w:val="20"/>
                  <w:szCs w:val="20"/>
                </w:rPr>
                <w:t>DetailedDescriptionURL</w:t>
              </w:r>
              <w:bookmarkEnd w:id="3941"/>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CE94BA5" w14:textId="77777777" w:rsidR="00295364" w:rsidRDefault="00295364">
            <w:pPr>
              <w:jc w:val="center"/>
              <w:rPr>
                <w:ins w:id="3943" w:author="Linda Marshall" w:date="2017-10-31T11:50:00Z"/>
              </w:rPr>
            </w:pPr>
            <w:ins w:id="3944"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D07DAF3" w14:textId="77777777" w:rsidR="00295364" w:rsidRDefault="00295364">
            <w:pPr>
              <w:pStyle w:val="Web"/>
              <w:rPr>
                <w:ins w:id="3945" w:author="Linda Marshall" w:date="2017-10-31T11:50:00Z"/>
              </w:rPr>
            </w:pPr>
            <w:ins w:id="3946" w:author="Linda Marshall" w:date="2017-10-31T11:50:00Z">
              <w:r>
                <w:t>The location of the document that describes the assignment. If Type is PDF, this element will contain the Base64 encoding of the entire document. Preferred against DetailedDescriptionBinary for online assessment.</w:t>
              </w:r>
            </w:ins>
          </w:p>
          <w:p w14:paraId="2167663C" w14:textId="77777777" w:rsidR="00295364" w:rsidRDefault="00295364">
            <w:pPr>
              <w:rPr>
                <w:ins w:id="3947" w:author="Linda Marshall" w:date="2017-10-31T11:50:00Z"/>
              </w:rPr>
            </w:pPr>
            <w:ins w:id="3948" w:author="Linda Marshall" w:date="2017-10-31T11:50: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6C9C9FD" w14:textId="77777777" w:rsidR="00295364" w:rsidRDefault="00295364">
            <w:pPr>
              <w:rPr>
                <w:ins w:id="3949" w:author="Linda Marshall" w:date="2017-10-31T11:50:00Z"/>
              </w:rPr>
            </w:pPr>
            <w:ins w:id="3950" w:author="Linda Marshall" w:date="2017-10-31T11:50:00Z">
              <w:r>
                <w:fldChar w:fldCharType="begin"/>
              </w:r>
              <w:r>
                <w:instrText xml:space="preserve"> HYPERLINK "http://www.w3.org/TR/xmlschema-2/" \l "anyURI" </w:instrText>
              </w:r>
              <w:r>
                <w:fldChar w:fldCharType="separate"/>
              </w:r>
              <w:r>
                <w:rPr>
                  <w:rFonts w:ascii="Courier New" w:hAnsi="Courier New" w:cs="Courier New"/>
                  <w:color w:val="005696"/>
                  <w:sz w:val="20"/>
                  <w:szCs w:val="20"/>
                </w:rPr>
                <w:t>xs:anyURI</w:t>
              </w:r>
              <w:r>
                <w:fldChar w:fldCharType="end"/>
              </w:r>
            </w:ins>
          </w:p>
        </w:tc>
      </w:tr>
      <w:tr w:rsidR="00295364" w14:paraId="11897C8A" w14:textId="77777777" w:rsidTr="00295364">
        <w:trPr>
          <w:ins w:id="3951"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59018F33" w14:textId="77777777" w:rsidR="00295364" w:rsidRDefault="00295364">
            <w:pPr>
              <w:jc w:val="center"/>
              <w:rPr>
                <w:ins w:id="3952" w:author="Linda Marshall" w:date="2017-10-31T11:50:00Z"/>
                <w:b/>
                <w:bCs/>
                <w:color w:val="005696"/>
                <w:sz w:val="21"/>
                <w:szCs w:val="21"/>
              </w:rPr>
            </w:pPr>
            <w:ins w:id="3953"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BDF74F7" w14:textId="77777777" w:rsidR="00295364" w:rsidRDefault="00295364">
            <w:pPr>
              <w:rPr>
                <w:ins w:id="3954" w:author="Linda Marshall" w:date="2017-10-31T11:50:00Z"/>
                <w:sz w:val="20"/>
                <w:szCs w:val="20"/>
              </w:rPr>
            </w:pPr>
            <w:bookmarkStart w:id="3955" w:name="GradingAssignment__DetailedDescriptionBi"/>
            <w:ins w:id="3956" w:author="Linda Marshall" w:date="2017-10-31T11:50:00Z">
              <w:r>
                <w:rPr>
                  <w:sz w:val="20"/>
                  <w:szCs w:val="20"/>
                </w:rPr>
                <w:t>DetailedDescriptionBinary</w:t>
              </w:r>
              <w:bookmarkEnd w:id="3955"/>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696EE9D" w14:textId="77777777" w:rsidR="00295364" w:rsidRDefault="00295364">
            <w:pPr>
              <w:jc w:val="center"/>
              <w:rPr>
                <w:ins w:id="3957" w:author="Linda Marshall" w:date="2017-10-31T11:50:00Z"/>
              </w:rPr>
            </w:pPr>
            <w:ins w:id="3958"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74CD06E" w14:textId="77777777" w:rsidR="00295364" w:rsidRDefault="00295364">
            <w:pPr>
              <w:pStyle w:val="Web"/>
              <w:rPr>
                <w:ins w:id="3959" w:author="Linda Marshall" w:date="2017-10-31T11:50:00Z"/>
              </w:rPr>
            </w:pPr>
            <w:ins w:id="3960" w:author="Linda Marshall" w:date="2017-10-31T11:50:00Z">
              <w:r>
                <w:t>The Base64 encoding of a document (e.g. PDF) describing the assignment.</w:t>
              </w:r>
            </w:ins>
          </w:p>
          <w:p w14:paraId="38E4EC2B" w14:textId="77777777" w:rsidR="00295364" w:rsidRPr="00AC13A6" w:rsidRDefault="00295364">
            <w:pPr>
              <w:rPr>
                <w:ins w:id="3961" w:author="Linda Marshall" w:date="2017-10-31T11:50:00Z"/>
                <w:lang w:val="en-US"/>
                <w:rPrChange w:id="3962" w:author="Nick Nicholas" w:date="2017-11-16T12:15:00Z">
                  <w:rPr>
                    <w:ins w:id="3963" w:author="Linda Marshall" w:date="2017-10-31T11:50:00Z"/>
                  </w:rPr>
                </w:rPrChange>
              </w:rPr>
            </w:pPr>
            <w:ins w:id="3964" w:author="Linda Marshall" w:date="2017-10-31T11:50:00Z">
              <w:r w:rsidRPr="00AC13A6">
                <w:rPr>
                  <w:lang w:val="en-US"/>
                  <w:rPrChange w:id="3965"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1451027" w14:textId="77777777" w:rsidR="00295364" w:rsidRDefault="00295364">
            <w:pPr>
              <w:rPr>
                <w:ins w:id="3966" w:author="Linda Marshall" w:date="2017-10-31T11:50:00Z"/>
              </w:rPr>
            </w:pPr>
            <w:ins w:id="3967" w:author="Linda Marshall" w:date="2017-10-31T11:50:00Z">
              <w:r>
                <w:fldChar w:fldCharType="begin"/>
              </w:r>
              <w:r>
                <w:instrText xml:space="preserve"> HYPERLINK "http://www.w3.org/TR/xmlschema-2/" \l "base64Binary" </w:instrText>
              </w:r>
              <w:r>
                <w:fldChar w:fldCharType="separate"/>
              </w:r>
              <w:r>
                <w:rPr>
                  <w:rFonts w:ascii="Courier New" w:hAnsi="Courier New" w:cs="Courier New"/>
                  <w:color w:val="005696"/>
                  <w:sz w:val="20"/>
                  <w:szCs w:val="20"/>
                </w:rPr>
                <w:t>xs:base64Binary</w:t>
              </w:r>
              <w:r>
                <w:fldChar w:fldCharType="end"/>
              </w:r>
            </w:ins>
          </w:p>
        </w:tc>
      </w:tr>
      <w:tr w:rsidR="00295364" w14:paraId="24DE262F" w14:textId="77777777" w:rsidTr="00295364">
        <w:trPr>
          <w:ins w:id="3968"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627B81D6" w14:textId="77777777" w:rsidR="00295364" w:rsidRDefault="00295364">
            <w:pPr>
              <w:jc w:val="center"/>
              <w:rPr>
                <w:ins w:id="3969" w:author="Linda Marshall" w:date="2017-10-31T11:50:00Z"/>
                <w:b/>
                <w:bCs/>
                <w:color w:val="005696"/>
                <w:sz w:val="21"/>
                <w:szCs w:val="21"/>
              </w:rPr>
            </w:pPr>
            <w:ins w:id="3970"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730E86D" w14:textId="77777777" w:rsidR="00295364" w:rsidRDefault="00295364">
            <w:pPr>
              <w:rPr>
                <w:ins w:id="3971" w:author="Linda Marshall" w:date="2017-10-31T11:50:00Z"/>
                <w:sz w:val="20"/>
                <w:szCs w:val="20"/>
              </w:rPr>
            </w:pPr>
            <w:bookmarkStart w:id="3972" w:name="GradingAssignment__AssessmentType"/>
            <w:ins w:id="3973" w:author="Linda Marshall" w:date="2017-10-31T11:50:00Z">
              <w:r>
                <w:rPr>
                  <w:sz w:val="20"/>
                  <w:szCs w:val="20"/>
                </w:rPr>
                <w:t>AssessmentType</w:t>
              </w:r>
              <w:bookmarkEnd w:id="3972"/>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A5176D6" w14:textId="77777777" w:rsidR="00295364" w:rsidRDefault="00295364">
            <w:pPr>
              <w:jc w:val="center"/>
              <w:rPr>
                <w:ins w:id="3974" w:author="Linda Marshall" w:date="2017-10-31T11:50:00Z"/>
              </w:rPr>
            </w:pPr>
            <w:ins w:id="3975"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248D665" w14:textId="77777777" w:rsidR="00295364" w:rsidRDefault="00295364">
            <w:pPr>
              <w:pStyle w:val="Web"/>
              <w:rPr>
                <w:ins w:id="3976" w:author="Linda Marshall" w:date="2017-10-31T11:50:00Z"/>
              </w:rPr>
            </w:pPr>
            <w:ins w:id="3977" w:author="Linda Marshall" w:date="2017-10-31T11:50:00Z">
              <w:r>
                <w:t>Type of assessment (e.g. diagnostic vs paedagogical).</w:t>
              </w:r>
            </w:ins>
          </w:p>
          <w:p w14:paraId="4F55B4AF" w14:textId="77777777" w:rsidR="00295364" w:rsidRPr="00AC13A6" w:rsidRDefault="00295364">
            <w:pPr>
              <w:rPr>
                <w:ins w:id="3978" w:author="Linda Marshall" w:date="2017-10-31T11:50:00Z"/>
                <w:lang w:val="en-US"/>
                <w:rPrChange w:id="3979" w:author="Nick Nicholas" w:date="2017-11-16T12:15:00Z">
                  <w:rPr>
                    <w:ins w:id="3980" w:author="Linda Marshall" w:date="2017-10-31T11:50:00Z"/>
                  </w:rPr>
                </w:rPrChange>
              </w:rPr>
            </w:pPr>
            <w:ins w:id="3981" w:author="Linda Marshall" w:date="2017-10-31T11:50:00Z">
              <w:r w:rsidRPr="00AC13A6">
                <w:rPr>
                  <w:lang w:val="en-US"/>
                  <w:rPrChange w:id="3982"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6018F2B" w14:textId="77777777" w:rsidR="00295364" w:rsidRDefault="00295364">
            <w:pPr>
              <w:rPr>
                <w:ins w:id="3983" w:author="Linda Marshall" w:date="2017-10-31T11:50:00Z"/>
              </w:rPr>
            </w:pPr>
            <w:ins w:id="3984" w:author="Linda Marshall" w:date="2017-10-31T11:50:00Z">
              <w:r>
                <w:fldChar w:fldCharType="begin"/>
              </w:r>
              <w:r>
                <w:instrText xml:space="preserve"> HYPERLINK "http://www.w3.org/TR/xmlschema-2/" \l "token" </w:instrText>
              </w:r>
              <w:r>
                <w:fldChar w:fldCharType="separate"/>
              </w:r>
              <w:r>
                <w:rPr>
                  <w:rFonts w:ascii="Courier New" w:hAnsi="Courier New" w:cs="Courier New"/>
                  <w:color w:val="005696"/>
                  <w:sz w:val="20"/>
                  <w:szCs w:val="20"/>
                </w:rPr>
                <w:t>xs:token</w:t>
              </w:r>
              <w:r>
                <w:fldChar w:fldCharType="end"/>
              </w:r>
            </w:ins>
          </w:p>
        </w:tc>
      </w:tr>
      <w:tr w:rsidR="00295364" w14:paraId="1D3BB385" w14:textId="77777777" w:rsidTr="00295364">
        <w:trPr>
          <w:ins w:id="3985"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796BB070" w14:textId="77777777" w:rsidR="00295364" w:rsidRDefault="00295364">
            <w:pPr>
              <w:jc w:val="center"/>
              <w:rPr>
                <w:ins w:id="3986" w:author="Linda Marshall" w:date="2017-10-31T11:50:00Z"/>
                <w:b/>
                <w:bCs/>
                <w:color w:val="005696"/>
                <w:sz w:val="21"/>
                <w:szCs w:val="21"/>
              </w:rPr>
            </w:pPr>
            <w:ins w:id="3987"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35CB0F3" w14:textId="77777777" w:rsidR="00295364" w:rsidRDefault="00295364">
            <w:pPr>
              <w:rPr>
                <w:ins w:id="3988" w:author="Linda Marshall" w:date="2017-10-31T11:50:00Z"/>
                <w:sz w:val="20"/>
                <w:szCs w:val="20"/>
              </w:rPr>
            </w:pPr>
            <w:bookmarkStart w:id="3989" w:name="GradingAssignment__LevelAssessed"/>
            <w:ins w:id="3990" w:author="Linda Marshall" w:date="2017-10-31T11:50:00Z">
              <w:r>
                <w:rPr>
                  <w:sz w:val="20"/>
                  <w:szCs w:val="20"/>
                </w:rPr>
                <w:t>LevelAssessed</w:t>
              </w:r>
              <w:bookmarkEnd w:id="3989"/>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5FD224A" w14:textId="77777777" w:rsidR="00295364" w:rsidRDefault="00295364">
            <w:pPr>
              <w:jc w:val="center"/>
              <w:rPr>
                <w:ins w:id="3991" w:author="Linda Marshall" w:date="2017-10-31T11:50:00Z"/>
              </w:rPr>
            </w:pPr>
            <w:ins w:id="3992"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B191359" w14:textId="77777777" w:rsidR="00295364" w:rsidRDefault="00295364">
            <w:pPr>
              <w:pStyle w:val="Web"/>
              <w:rPr>
                <w:ins w:id="3993" w:author="Linda Marshall" w:date="2017-10-31T11:50:00Z"/>
              </w:rPr>
            </w:pPr>
            <w:ins w:id="3994" w:author="Linda Marshall" w:date="2017-10-31T11:50:00Z">
              <w:r>
                <w:t>Level at which assessment is aimed; may be year level.</w:t>
              </w:r>
            </w:ins>
          </w:p>
          <w:p w14:paraId="6C082C73" w14:textId="77777777" w:rsidR="00295364" w:rsidRPr="00AC13A6" w:rsidRDefault="00295364">
            <w:pPr>
              <w:rPr>
                <w:ins w:id="3995" w:author="Linda Marshall" w:date="2017-10-31T11:50:00Z"/>
                <w:lang w:val="en-US"/>
                <w:rPrChange w:id="3996" w:author="Nick Nicholas" w:date="2017-11-16T12:15:00Z">
                  <w:rPr>
                    <w:ins w:id="3997" w:author="Linda Marshall" w:date="2017-10-31T11:50:00Z"/>
                  </w:rPr>
                </w:rPrChange>
              </w:rPr>
            </w:pPr>
            <w:ins w:id="3998" w:author="Linda Marshall" w:date="2017-10-31T11:50:00Z">
              <w:r w:rsidRPr="00AC13A6">
                <w:rPr>
                  <w:lang w:val="en-US"/>
                  <w:rPrChange w:id="3999"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09E1FEE" w14:textId="77777777" w:rsidR="00295364" w:rsidRDefault="00295364">
            <w:pPr>
              <w:rPr>
                <w:ins w:id="4000" w:author="Linda Marshall" w:date="2017-10-31T11:50:00Z"/>
              </w:rPr>
            </w:pPr>
            <w:ins w:id="4001" w:author="Linda Marshall" w:date="2017-10-31T11:50:00Z">
              <w:r>
                <w:fldChar w:fldCharType="begin"/>
              </w:r>
              <w:r>
                <w:instrText xml:space="preserve"> HYPERLINK "http://www.w3.org/TR/xmlschema-2/" \l "token" </w:instrText>
              </w:r>
              <w:r>
                <w:fldChar w:fldCharType="separate"/>
              </w:r>
              <w:r>
                <w:rPr>
                  <w:rFonts w:ascii="Courier New" w:hAnsi="Courier New" w:cs="Courier New"/>
                  <w:color w:val="005696"/>
                  <w:sz w:val="20"/>
                  <w:szCs w:val="20"/>
                </w:rPr>
                <w:t>xs:token</w:t>
              </w:r>
              <w:r>
                <w:fldChar w:fldCharType="end"/>
              </w:r>
            </w:ins>
          </w:p>
        </w:tc>
      </w:tr>
      <w:tr w:rsidR="00295364" w14:paraId="45B3B5C4" w14:textId="77777777" w:rsidTr="00295364">
        <w:trPr>
          <w:ins w:id="4002"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1662C8CA" w14:textId="77777777" w:rsidR="00295364" w:rsidRDefault="00295364">
            <w:pPr>
              <w:jc w:val="center"/>
              <w:rPr>
                <w:ins w:id="4003" w:author="Linda Marshall" w:date="2017-10-31T11:50:00Z"/>
                <w:b/>
                <w:bCs/>
                <w:color w:val="005696"/>
                <w:sz w:val="21"/>
                <w:szCs w:val="21"/>
              </w:rPr>
            </w:pPr>
            <w:ins w:id="4004"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6BDAE32" w14:textId="77777777" w:rsidR="00295364" w:rsidRDefault="00295364">
            <w:pPr>
              <w:rPr>
                <w:ins w:id="4005" w:author="Linda Marshall" w:date="2017-10-31T11:50:00Z"/>
                <w:sz w:val="20"/>
                <w:szCs w:val="20"/>
              </w:rPr>
            </w:pPr>
            <w:bookmarkStart w:id="4006" w:name="GradingAssignment__AssignmentPurpose"/>
            <w:ins w:id="4007" w:author="Linda Marshall" w:date="2017-10-31T11:50:00Z">
              <w:r>
                <w:rPr>
                  <w:sz w:val="20"/>
                  <w:szCs w:val="20"/>
                </w:rPr>
                <w:t>AssignmentPurpose</w:t>
              </w:r>
              <w:bookmarkEnd w:id="4006"/>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5D09294" w14:textId="77777777" w:rsidR="00295364" w:rsidRDefault="00295364">
            <w:pPr>
              <w:jc w:val="center"/>
              <w:rPr>
                <w:ins w:id="4008" w:author="Linda Marshall" w:date="2017-10-31T11:50:00Z"/>
              </w:rPr>
            </w:pPr>
            <w:ins w:id="4009"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D93E625" w14:textId="77777777" w:rsidR="00295364" w:rsidRDefault="00295364">
            <w:pPr>
              <w:pStyle w:val="Web"/>
              <w:rPr>
                <w:ins w:id="4010" w:author="Linda Marshall" w:date="2017-10-31T11:50:00Z"/>
              </w:rPr>
            </w:pPr>
            <w:ins w:id="4011" w:author="Linda Marshall" w:date="2017-10-31T11:50:00Z">
              <w:r>
                <w:t>Purpose for assignment.</w:t>
              </w:r>
            </w:ins>
          </w:p>
          <w:p w14:paraId="2DF103FE" w14:textId="77777777" w:rsidR="00295364" w:rsidRDefault="00295364">
            <w:pPr>
              <w:rPr>
                <w:ins w:id="4012" w:author="Linda Marshall" w:date="2017-10-31T11:50:00Z"/>
              </w:rPr>
            </w:pPr>
            <w:ins w:id="4013" w:author="Linda Marshall" w:date="2017-10-31T11:50: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232E624" w14:textId="77777777" w:rsidR="00295364" w:rsidRDefault="00295364">
            <w:pPr>
              <w:rPr>
                <w:ins w:id="4014" w:author="Linda Marshall" w:date="2017-10-31T11:50:00Z"/>
              </w:rPr>
            </w:pPr>
            <w:ins w:id="4015" w:author="Linda Marshall" w:date="2017-10-31T11:50:00Z">
              <w:r>
                <w:fldChar w:fldCharType="begin"/>
              </w:r>
              <w:r>
                <w:instrText xml:space="preserve"> HYPERLINK "http://www.w3.org/TR/xmlschema-2/" \l "normalizedString" </w:instrText>
              </w:r>
              <w:r>
                <w:fldChar w:fldCharType="separate"/>
              </w:r>
              <w:r>
                <w:rPr>
                  <w:rFonts w:ascii="Courier New" w:hAnsi="Courier New" w:cs="Courier New"/>
                  <w:color w:val="005696"/>
                  <w:sz w:val="20"/>
                  <w:szCs w:val="20"/>
                </w:rPr>
                <w:t>xs:normalizedString</w:t>
              </w:r>
              <w:r>
                <w:fldChar w:fldCharType="end"/>
              </w:r>
            </w:ins>
          </w:p>
        </w:tc>
      </w:tr>
      <w:tr w:rsidR="00295364" w14:paraId="0C83A865" w14:textId="77777777" w:rsidTr="00295364">
        <w:trPr>
          <w:ins w:id="4016"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1A50ED02" w14:textId="77777777" w:rsidR="00295364" w:rsidRDefault="00295364">
            <w:pPr>
              <w:jc w:val="center"/>
              <w:rPr>
                <w:ins w:id="4017" w:author="Linda Marshall" w:date="2017-10-31T11:50:00Z"/>
                <w:b/>
                <w:bCs/>
                <w:color w:val="005696"/>
                <w:sz w:val="21"/>
                <w:szCs w:val="21"/>
              </w:rPr>
            </w:pPr>
            <w:ins w:id="4018"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DA1202C" w14:textId="77777777" w:rsidR="00295364" w:rsidRDefault="00295364">
            <w:pPr>
              <w:rPr>
                <w:ins w:id="4019" w:author="Linda Marshall" w:date="2017-10-31T11:50:00Z"/>
                <w:sz w:val="20"/>
                <w:szCs w:val="20"/>
              </w:rPr>
            </w:pPr>
            <w:bookmarkStart w:id="4020" w:name="GradingAssignment__SubAssignmentList"/>
            <w:ins w:id="4021" w:author="Linda Marshall" w:date="2017-10-31T11:50:00Z">
              <w:r>
                <w:rPr>
                  <w:sz w:val="20"/>
                  <w:szCs w:val="20"/>
                </w:rPr>
                <w:t>SubAssignmentList</w:t>
              </w:r>
              <w:bookmarkEnd w:id="4020"/>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95C058A" w14:textId="77777777" w:rsidR="00295364" w:rsidRDefault="00295364">
            <w:pPr>
              <w:jc w:val="center"/>
              <w:rPr>
                <w:ins w:id="4022" w:author="Linda Marshall" w:date="2017-10-31T11:50:00Z"/>
              </w:rPr>
            </w:pPr>
            <w:ins w:id="4023"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A4D3288" w14:textId="77777777" w:rsidR="00295364" w:rsidRDefault="00295364">
            <w:pPr>
              <w:pStyle w:val="Web"/>
              <w:rPr>
                <w:ins w:id="4024" w:author="Linda Marshall" w:date="2017-10-31T11:50:00Z"/>
              </w:rPr>
            </w:pPr>
            <w:ins w:id="4025" w:author="Linda Marshall" w:date="2017-10-31T11:50:00Z">
              <w:r>
                <w:t>Assignments which this assignment is composed of.</w:t>
              </w:r>
            </w:ins>
          </w:p>
          <w:p w14:paraId="7E987C78" w14:textId="77777777" w:rsidR="00295364" w:rsidRPr="00AC13A6" w:rsidRDefault="00295364">
            <w:pPr>
              <w:rPr>
                <w:ins w:id="4026" w:author="Linda Marshall" w:date="2017-10-31T11:50:00Z"/>
                <w:lang w:val="en-US"/>
                <w:rPrChange w:id="4027" w:author="Nick Nicholas" w:date="2017-11-16T12:15:00Z">
                  <w:rPr>
                    <w:ins w:id="4028" w:author="Linda Marshall" w:date="2017-10-31T11:50:00Z"/>
                  </w:rPr>
                </w:rPrChange>
              </w:rPr>
            </w:pPr>
            <w:ins w:id="4029" w:author="Linda Marshall" w:date="2017-10-31T11:50:00Z">
              <w:r w:rsidRPr="00AC13A6">
                <w:rPr>
                  <w:lang w:val="en-US"/>
                  <w:rPrChange w:id="4030"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AEC0B8B" w14:textId="77777777" w:rsidR="00295364" w:rsidRDefault="00295364">
            <w:pPr>
              <w:rPr>
                <w:ins w:id="4031" w:author="Linda Marshall" w:date="2017-10-31T11:50:00Z"/>
              </w:rPr>
            </w:pPr>
            <w:ins w:id="4032" w:author="Linda Marshall" w:date="2017-10-31T11:50:00Z">
              <w:r>
                <w:fldChar w:fldCharType="begin"/>
              </w:r>
              <w:r>
                <w:instrText xml:space="preserve"> HYPERLINK "file:///C:\\Users\\Linda\\Dropbox%20(NSIP)\\Nick%20&amp;%20Linda\\3.4.2%20PreRelease%20plus%20Assessment%20workshop\\specgen\\GenerateSpecTool_5\\bin\\Debug\\dist\\Specification\\out\\CommonTypes.html" \l "AssignmentListType" </w:instrText>
              </w:r>
              <w:r>
                <w:fldChar w:fldCharType="separate"/>
              </w:r>
              <w:r>
                <w:rPr>
                  <w:rFonts w:ascii="Courier New" w:hAnsi="Courier New" w:cs="Courier New"/>
                  <w:color w:val="005696"/>
                  <w:sz w:val="20"/>
                  <w:szCs w:val="20"/>
                </w:rPr>
                <w:t>AssignmentListType</w:t>
              </w:r>
              <w:r>
                <w:fldChar w:fldCharType="end"/>
              </w:r>
            </w:ins>
          </w:p>
        </w:tc>
      </w:tr>
      <w:tr w:rsidR="00295364" w14:paraId="22F06F23" w14:textId="77777777" w:rsidTr="00295364">
        <w:trPr>
          <w:ins w:id="4033"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31DFD673" w14:textId="77777777" w:rsidR="00295364" w:rsidRDefault="00295364">
            <w:pPr>
              <w:jc w:val="center"/>
              <w:rPr>
                <w:ins w:id="4034" w:author="Linda Marshall" w:date="2017-10-31T11:50:00Z"/>
                <w:b/>
                <w:bCs/>
                <w:color w:val="005696"/>
                <w:sz w:val="21"/>
                <w:szCs w:val="21"/>
              </w:rPr>
            </w:pPr>
            <w:ins w:id="4035"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332D69C" w14:textId="77777777" w:rsidR="00295364" w:rsidRDefault="00295364">
            <w:pPr>
              <w:rPr>
                <w:ins w:id="4036" w:author="Linda Marshall" w:date="2017-10-31T11:50:00Z"/>
                <w:sz w:val="20"/>
                <w:szCs w:val="20"/>
              </w:rPr>
            </w:pPr>
            <w:bookmarkStart w:id="4037" w:name="GradingAssignment__RubricScoringGuide"/>
            <w:ins w:id="4038" w:author="Linda Marshall" w:date="2017-10-31T11:50:00Z">
              <w:r>
                <w:rPr>
                  <w:sz w:val="20"/>
                  <w:szCs w:val="20"/>
                </w:rPr>
                <w:t>RubricScoringGuide</w:t>
              </w:r>
              <w:bookmarkEnd w:id="4037"/>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06020E7" w14:textId="77777777" w:rsidR="00295364" w:rsidRDefault="00295364">
            <w:pPr>
              <w:jc w:val="center"/>
              <w:rPr>
                <w:ins w:id="4039" w:author="Linda Marshall" w:date="2017-10-31T11:50:00Z"/>
              </w:rPr>
            </w:pPr>
            <w:ins w:id="4040"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2DAE5B5" w14:textId="77777777" w:rsidR="00295364" w:rsidRDefault="00295364">
            <w:pPr>
              <w:pStyle w:val="Web"/>
              <w:rPr>
                <w:ins w:id="4041" w:author="Linda Marshall" w:date="2017-10-31T11:50:00Z"/>
              </w:rPr>
            </w:pPr>
            <w:ins w:id="4042" w:author="Linda Marshall" w:date="2017-10-31T11:50:00Z">
              <w:r>
                <w:t>Rubric Scoring information.</w:t>
              </w:r>
            </w:ins>
          </w:p>
          <w:p w14:paraId="22AB158B" w14:textId="77777777" w:rsidR="00295364" w:rsidRDefault="00295364">
            <w:pPr>
              <w:rPr>
                <w:ins w:id="4043" w:author="Linda Marshall" w:date="2017-10-31T11:50:00Z"/>
              </w:rPr>
            </w:pPr>
            <w:ins w:id="4044" w:author="Linda Marshall" w:date="2017-10-31T11:50: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8662D9C" w14:textId="77777777" w:rsidR="00295364" w:rsidRDefault="00295364">
            <w:pPr>
              <w:rPr>
                <w:ins w:id="4045" w:author="Linda Marshall" w:date="2017-10-31T11:50:00Z"/>
              </w:rPr>
            </w:pPr>
            <w:ins w:id="4046" w:author="Linda Marshall" w:date="2017-10-31T11:50:00Z">
              <w:r>
                <w:fldChar w:fldCharType="begin"/>
              </w:r>
              <w:r>
                <w:instrText xml:space="preserve"> HYPERLINK "file:///C:\\Users\\Linda\\Dropbox%20(NSIP)\\Nick%20&amp;%20Linda\\3.4.2%20PreRelease%20plus%20Assessment%20workshop\\specgen\\GenerateSpecTool_5\\bin\\Debug\\dist\\Specification\\out\\CommonTypes.html" \l "GenericRubricType" </w:instrText>
              </w:r>
              <w:r>
                <w:fldChar w:fldCharType="separate"/>
              </w:r>
              <w:r>
                <w:rPr>
                  <w:rFonts w:ascii="Courier New" w:hAnsi="Courier New" w:cs="Courier New"/>
                  <w:color w:val="005696"/>
                  <w:sz w:val="20"/>
                  <w:szCs w:val="20"/>
                </w:rPr>
                <w:t>GenericRubricType</w:t>
              </w:r>
              <w:r>
                <w:fldChar w:fldCharType="end"/>
              </w:r>
            </w:ins>
          </w:p>
        </w:tc>
      </w:tr>
      <w:tr w:rsidR="00295364" w14:paraId="1AC7ADAC" w14:textId="77777777" w:rsidTr="00295364">
        <w:trPr>
          <w:ins w:id="4047"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7CE4490C" w14:textId="77777777" w:rsidR="00295364" w:rsidRDefault="00295364">
            <w:pPr>
              <w:jc w:val="center"/>
              <w:rPr>
                <w:ins w:id="4048" w:author="Linda Marshall" w:date="2017-10-31T11:50:00Z"/>
                <w:b/>
                <w:bCs/>
                <w:color w:val="005696"/>
                <w:sz w:val="21"/>
                <w:szCs w:val="21"/>
              </w:rPr>
            </w:pPr>
            <w:ins w:id="4049"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CD343D0" w14:textId="77777777" w:rsidR="00295364" w:rsidRDefault="00295364">
            <w:pPr>
              <w:rPr>
                <w:ins w:id="4050" w:author="Linda Marshall" w:date="2017-10-31T11:50:00Z"/>
                <w:sz w:val="20"/>
                <w:szCs w:val="20"/>
              </w:rPr>
            </w:pPr>
            <w:bookmarkStart w:id="4051" w:name="GradingAssignment__PrerequisiteList"/>
            <w:ins w:id="4052" w:author="Linda Marshall" w:date="2017-10-31T11:50:00Z">
              <w:r>
                <w:rPr>
                  <w:sz w:val="20"/>
                  <w:szCs w:val="20"/>
                </w:rPr>
                <w:t>PrerequisiteList</w:t>
              </w:r>
              <w:bookmarkEnd w:id="4051"/>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FDD5AC1" w14:textId="77777777" w:rsidR="00295364" w:rsidRDefault="00295364">
            <w:pPr>
              <w:jc w:val="center"/>
              <w:rPr>
                <w:ins w:id="4053" w:author="Linda Marshall" w:date="2017-10-31T11:50:00Z"/>
              </w:rPr>
            </w:pPr>
            <w:ins w:id="4054"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9EF6FEF" w14:textId="77777777" w:rsidR="00295364" w:rsidRDefault="00295364">
            <w:pPr>
              <w:pStyle w:val="Web"/>
              <w:rPr>
                <w:ins w:id="4055" w:author="Linda Marshall" w:date="2017-10-31T11:50:00Z"/>
              </w:rPr>
            </w:pPr>
            <w:ins w:id="4056" w:author="Linda Marshall" w:date="2017-10-31T11:50:00Z">
              <w:r>
                <w:t>Prerequisite conditions to be met for assessment.</w:t>
              </w:r>
            </w:ins>
          </w:p>
          <w:p w14:paraId="51A60B26" w14:textId="77777777" w:rsidR="00295364" w:rsidRPr="00AC13A6" w:rsidRDefault="00295364">
            <w:pPr>
              <w:rPr>
                <w:ins w:id="4057" w:author="Linda Marshall" w:date="2017-10-31T11:50:00Z"/>
                <w:lang w:val="en-US"/>
                <w:rPrChange w:id="4058" w:author="Nick Nicholas" w:date="2017-11-16T12:15:00Z">
                  <w:rPr>
                    <w:ins w:id="4059" w:author="Linda Marshall" w:date="2017-10-31T11:50:00Z"/>
                  </w:rPr>
                </w:rPrChange>
              </w:rPr>
            </w:pPr>
            <w:ins w:id="4060" w:author="Linda Marshall" w:date="2017-10-31T11:50:00Z">
              <w:r w:rsidRPr="00AC13A6">
                <w:rPr>
                  <w:lang w:val="en-US"/>
                  <w:rPrChange w:id="4061"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A069D26" w14:textId="77777777" w:rsidR="00295364" w:rsidRDefault="00295364">
            <w:pPr>
              <w:rPr>
                <w:ins w:id="4062" w:author="Linda Marshall" w:date="2017-10-31T11:50:00Z"/>
              </w:rPr>
            </w:pPr>
            <w:ins w:id="4063" w:author="Linda Marshall" w:date="2017-10-31T11:50:00Z">
              <w:r>
                <w:fldChar w:fldCharType="begin"/>
              </w:r>
              <w:r>
                <w:instrText xml:space="preserve"> HYPERLINK "file:///C:\\Users\\Linda\\Dropbox%20(NSIP)\\Nick%20&amp;%20Linda\\3.4.2%20PreRelease%20plus%20Assessment%20workshop\\specgen\\GenerateSpecTool_5\\bin\\Debug\\dist\\Specification\\out\\CommonTypes.html" \l "PrerequisiteListType" </w:instrText>
              </w:r>
              <w:r>
                <w:fldChar w:fldCharType="separate"/>
              </w:r>
              <w:r>
                <w:rPr>
                  <w:rFonts w:ascii="Courier New" w:hAnsi="Courier New" w:cs="Courier New"/>
                  <w:color w:val="005696"/>
                  <w:sz w:val="20"/>
                  <w:szCs w:val="20"/>
                </w:rPr>
                <w:t>PrerequisiteListType</w:t>
              </w:r>
              <w:r>
                <w:fldChar w:fldCharType="end"/>
              </w:r>
            </w:ins>
          </w:p>
        </w:tc>
      </w:tr>
      <w:tr w:rsidR="00295364" w14:paraId="402EA027" w14:textId="77777777" w:rsidTr="00295364">
        <w:trPr>
          <w:ins w:id="4064"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795E646A" w14:textId="77777777" w:rsidR="00295364" w:rsidRDefault="00295364">
            <w:pPr>
              <w:jc w:val="center"/>
              <w:rPr>
                <w:ins w:id="4065" w:author="Linda Marshall" w:date="2017-10-31T11:50:00Z"/>
                <w:b/>
                <w:bCs/>
                <w:color w:val="005696"/>
                <w:sz w:val="21"/>
                <w:szCs w:val="21"/>
              </w:rPr>
            </w:pPr>
            <w:ins w:id="4066"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53F3AE8" w14:textId="77777777" w:rsidR="00295364" w:rsidRDefault="00295364">
            <w:pPr>
              <w:rPr>
                <w:ins w:id="4067" w:author="Linda Marshall" w:date="2017-10-31T11:50:00Z"/>
                <w:sz w:val="20"/>
                <w:szCs w:val="20"/>
              </w:rPr>
            </w:pPr>
            <w:bookmarkStart w:id="4068" w:name="GradingAssignment__LearningStandardList"/>
            <w:ins w:id="4069" w:author="Linda Marshall" w:date="2017-10-31T11:50:00Z">
              <w:r>
                <w:rPr>
                  <w:sz w:val="20"/>
                  <w:szCs w:val="20"/>
                </w:rPr>
                <w:t>LearningStandardList</w:t>
              </w:r>
              <w:bookmarkEnd w:id="4068"/>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5C3AE9F" w14:textId="77777777" w:rsidR="00295364" w:rsidRDefault="00295364">
            <w:pPr>
              <w:jc w:val="center"/>
              <w:rPr>
                <w:ins w:id="4070" w:author="Linda Marshall" w:date="2017-10-31T11:50:00Z"/>
              </w:rPr>
            </w:pPr>
            <w:ins w:id="4071"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F0EE985" w14:textId="77777777" w:rsidR="00295364" w:rsidRDefault="00295364">
            <w:pPr>
              <w:pStyle w:val="Web"/>
              <w:rPr>
                <w:ins w:id="4072" w:author="Linda Marshall" w:date="2017-10-31T11:50:00Z"/>
              </w:rPr>
            </w:pPr>
            <w:ins w:id="4073" w:author="Linda Marshall" w:date="2017-10-31T11:50: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A217267" w14:textId="77777777" w:rsidR="00295364" w:rsidRDefault="00295364">
            <w:pPr>
              <w:rPr>
                <w:ins w:id="4074" w:author="Linda Marshall" w:date="2017-10-31T11:50:00Z"/>
              </w:rPr>
            </w:pPr>
            <w:ins w:id="4075" w:author="Linda Marshall" w:date="2017-10-31T11:50:00Z">
              <w:r>
                <w:fldChar w:fldCharType="begin"/>
              </w:r>
              <w:r>
                <w:instrText xml:space="preserve"> HYPERLINK "file:///C:\\Users\\Linda\\Dropbox%20(NSIP)\\Nick%20&amp;%20Linda\\3.4.2%20PreRelease%20plus%20Assessment%20workshop\\specgen\\GenerateSpecTool_5\\bin\\Debug\\dist\\Specification\\out\\CommonTypes.html" \l "LearningStandardListType" </w:instrText>
              </w:r>
              <w:r>
                <w:fldChar w:fldCharType="separate"/>
              </w:r>
              <w:r>
                <w:rPr>
                  <w:rFonts w:ascii="Courier New" w:hAnsi="Courier New" w:cs="Courier New"/>
                  <w:color w:val="005696"/>
                  <w:sz w:val="20"/>
                  <w:szCs w:val="20"/>
                </w:rPr>
                <w:t>LearningStandardListType</w:t>
              </w:r>
              <w:r>
                <w:fldChar w:fldCharType="end"/>
              </w:r>
            </w:ins>
          </w:p>
        </w:tc>
      </w:tr>
      <w:tr w:rsidR="00295364" w14:paraId="01A6C262" w14:textId="77777777" w:rsidTr="00295364">
        <w:trPr>
          <w:ins w:id="4076"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57C2BDA0" w14:textId="77777777" w:rsidR="00295364" w:rsidRDefault="00295364">
            <w:pPr>
              <w:jc w:val="center"/>
              <w:rPr>
                <w:ins w:id="4077" w:author="Linda Marshall" w:date="2017-10-31T11:50:00Z"/>
                <w:b/>
                <w:bCs/>
                <w:color w:val="005696"/>
                <w:sz w:val="21"/>
                <w:szCs w:val="21"/>
              </w:rPr>
            </w:pPr>
            <w:ins w:id="4078"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4F18B93" w14:textId="77777777" w:rsidR="00295364" w:rsidRDefault="00295364">
            <w:pPr>
              <w:rPr>
                <w:ins w:id="4079" w:author="Linda Marshall" w:date="2017-10-31T11:50:00Z"/>
                <w:sz w:val="20"/>
                <w:szCs w:val="20"/>
              </w:rPr>
            </w:pPr>
            <w:bookmarkStart w:id="4080" w:name="GradingAssignment__SIF_Metadata"/>
            <w:ins w:id="4081" w:author="Linda Marshall" w:date="2017-10-31T11:50:00Z">
              <w:r>
                <w:rPr>
                  <w:sz w:val="20"/>
                  <w:szCs w:val="20"/>
                </w:rPr>
                <w:t>SIF_Metadata</w:t>
              </w:r>
              <w:bookmarkEnd w:id="4080"/>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1846830" w14:textId="77777777" w:rsidR="00295364" w:rsidRDefault="00295364">
            <w:pPr>
              <w:jc w:val="center"/>
              <w:rPr>
                <w:ins w:id="4082" w:author="Linda Marshall" w:date="2017-10-31T11:50:00Z"/>
              </w:rPr>
            </w:pPr>
            <w:ins w:id="4083"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F9DAE7C" w14:textId="77777777" w:rsidR="00295364" w:rsidRDefault="00295364">
            <w:pPr>
              <w:rPr>
                <w:ins w:id="4084" w:author="Linda Marshall" w:date="2017-10-31T11:50:00Z"/>
              </w:rPr>
            </w:pPr>
            <w:ins w:id="4085" w:author="Linda Marshall" w:date="2017-10-31T11:50: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F3BBBF8" w14:textId="77777777" w:rsidR="00295364" w:rsidRDefault="00295364">
            <w:pPr>
              <w:rPr>
                <w:ins w:id="4086" w:author="Linda Marshall" w:date="2017-10-31T11:50:00Z"/>
              </w:rPr>
            </w:pPr>
            <w:ins w:id="4087" w:author="Linda Marshall" w:date="2017-10-31T11:50:00Z">
              <w:r>
                <w:fldChar w:fldCharType="begin"/>
              </w:r>
              <w:r>
                <w:instrText xml:space="preserve"> HYPERLINK "file:///C:\\Users\\Linda\\Dropbox%20(NSIP)\\Nick%20&amp;%20Linda\\3.4.2%20PreRelease%20plus%20Assessment%20workshop\\specgen\\GenerateSpecTool_5\\bin\\Debug\\dist\\Specification\\out\\CommonTypes.html" \l "SIF_MetadataType" </w:instrText>
              </w:r>
              <w:r>
                <w:fldChar w:fldCharType="separate"/>
              </w:r>
              <w:r>
                <w:rPr>
                  <w:rFonts w:ascii="Courier New" w:hAnsi="Courier New" w:cs="Courier New"/>
                  <w:color w:val="005696"/>
                  <w:sz w:val="20"/>
                  <w:szCs w:val="20"/>
                </w:rPr>
                <w:t>SIF_MetadataType</w:t>
              </w:r>
              <w:r>
                <w:fldChar w:fldCharType="end"/>
              </w:r>
            </w:ins>
          </w:p>
        </w:tc>
      </w:tr>
      <w:tr w:rsidR="00295364" w14:paraId="175C1CEE" w14:textId="77777777" w:rsidTr="00295364">
        <w:trPr>
          <w:ins w:id="4088" w:author="Linda Marshall" w:date="2017-10-31T11:50:00Z"/>
        </w:trPr>
        <w:tc>
          <w:tcPr>
            <w:tcW w:w="0" w:type="auto"/>
            <w:tcBorders>
              <w:top w:val="single" w:sz="6" w:space="0" w:color="005696"/>
              <w:left w:val="single" w:sz="6" w:space="0" w:color="005696"/>
              <w:bottom w:val="single" w:sz="6" w:space="0" w:color="005696"/>
              <w:right w:val="single" w:sz="6" w:space="0" w:color="005696"/>
            </w:tcBorders>
            <w:hideMark/>
          </w:tcPr>
          <w:p w14:paraId="757BE04C" w14:textId="77777777" w:rsidR="00295364" w:rsidRDefault="00295364">
            <w:pPr>
              <w:jc w:val="center"/>
              <w:rPr>
                <w:ins w:id="4089" w:author="Linda Marshall" w:date="2017-10-31T11:50:00Z"/>
                <w:b/>
                <w:bCs/>
                <w:color w:val="005696"/>
                <w:sz w:val="21"/>
                <w:szCs w:val="21"/>
              </w:rPr>
            </w:pPr>
            <w:ins w:id="4090"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C58B461" w14:textId="77777777" w:rsidR="00295364" w:rsidRDefault="00295364">
            <w:pPr>
              <w:rPr>
                <w:ins w:id="4091" w:author="Linda Marshall" w:date="2017-10-31T11:50:00Z"/>
                <w:sz w:val="20"/>
                <w:szCs w:val="20"/>
              </w:rPr>
            </w:pPr>
            <w:bookmarkStart w:id="4092" w:name="GradingAssignment__SIF_ExtendedElements"/>
            <w:ins w:id="4093" w:author="Linda Marshall" w:date="2017-10-31T11:50:00Z">
              <w:r>
                <w:rPr>
                  <w:sz w:val="20"/>
                  <w:szCs w:val="20"/>
                </w:rPr>
                <w:t>SIF_ExtendedElements</w:t>
              </w:r>
              <w:bookmarkEnd w:id="4092"/>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20CBA7D" w14:textId="77777777" w:rsidR="00295364" w:rsidRDefault="00295364">
            <w:pPr>
              <w:jc w:val="center"/>
              <w:rPr>
                <w:ins w:id="4094" w:author="Linda Marshall" w:date="2017-10-31T11:50:00Z"/>
              </w:rPr>
            </w:pPr>
            <w:ins w:id="4095"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D5B31AB" w14:textId="77777777" w:rsidR="00295364" w:rsidRDefault="00295364">
            <w:pPr>
              <w:rPr>
                <w:ins w:id="4096" w:author="Linda Marshall" w:date="2017-10-31T11:50:00Z"/>
              </w:rPr>
            </w:pPr>
            <w:ins w:id="4097" w:author="Linda Marshall" w:date="2017-10-31T11:50: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E8D21F2" w14:textId="77777777" w:rsidR="00295364" w:rsidRDefault="00295364">
            <w:pPr>
              <w:rPr>
                <w:ins w:id="4098" w:author="Linda Marshall" w:date="2017-10-31T11:50:00Z"/>
              </w:rPr>
            </w:pPr>
            <w:ins w:id="4099" w:author="Linda Marshall" w:date="2017-10-31T11:50:00Z">
              <w:r>
                <w:fldChar w:fldCharType="begin"/>
              </w:r>
              <w:r>
                <w:instrText xml:space="preserve"> HYPERLINK "file:///C:\\Users\\Linda\\Dropbox%20(NSIP)\\Nick%20&amp;%20Linda\\3.4.2%20PreRelease%20plus%20Assessment%20workshop\\specgen\\GenerateSpecTool_5\\bin\\Debug\\dist\\Specification\\out\\CommonTypes.html" \l "SIF_ExtendedElementsType" </w:instrText>
              </w:r>
              <w:r>
                <w:fldChar w:fldCharType="separate"/>
              </w:r>
              <w:r>
                <w:rPr>
                  <w:rFonts w:ascii="Courier New" w:hAnsi="Courier New" w:cs="Courier New"/>
                  <w:color w:val="005696"/>
                  <w:sz w:val="20"/>
                  <w:szCs w:val="20"/>
                </w:rPr>
                <w:t>SIF_ExtendedElementsType</w:t>
              </w:r>
              <w:r>
                <w:fldChar w:fldCharType="end"/>
              </w:r>
            </w:ins>
          </w:p>
        </w:tc>
      </w:tr>
    </w:tbl>
    <w:p w14:paraId="43CE8C09" w14:textId="77777777" w:rsidR="00295364" w:rsidRDefault="00295364" w:rsidP="00295364">
      <w:pPr>
        <w:rPr>
          <w:ins w:id="4100" w:author="Linda Marshall" w:date="2017-10-31T11:50:00Z"/>
        </w:rPr>
      </w:pPr>
      <w:ins w:id="4101" w:author="Linda Marshall" w:date="2017-10-31T11:50:00Z">
        <w:r>
          <w:rPr>
            <w:rStyle w:val="Caption1"/>
            <w:specVanish w:val="0"/>
          </w:rPr>
          <w:t>Table 3.3.11-1: GradingAssignment</w:t>
        </w:r>
        <w:bookmarkStart w:id="4102" w:name="Example33111GradingAssignment"/>
        <w:r>
          <w:t xml:space="preserve"> </w:t>
        </w:r>
      </w:ins>
    </w:p>
    <w:p w14:paraId="65DF0A3C" w14:textId="4C800E9E" w:rsidR="00295364" w:rsidRPr="0022317A" w:rsidRDefault="00295364" w:rsidP="00295364">
      <w:pPr>
        <w:shd w:val="clear" w:color="auto" w:fill="FAFAFA"/>
        <w:rPr>
          <w:ins w:id="4103" w:author="Linda Marshall" w:date="2017-10-31T11:50:00Z"/>
          <w:rFonts w:ascii="Courier New" w:hAnsi="Courier New" w:cs="Courier New"/>
          <w:sz w:val="20"/>
          <w:szCs w:val="20"/>
          <w:lang w:val="en-US"/>
          <w:rPrChange w:id="4104" w:author="Nick Nicholas" w:date="2017-10-31T18:01:00Z">
            <w:rPr>
              <w:ins w:id="4105" w:author="Linda Marshall" w:date="2017-10-31T11:50:00Z"/>
              <w:rFonts w:ascii="Courier New" w:hAnsi="Courier New" w:cs="Courier New"/>
              <w:sz w:val="20"/>
              <w:szCs w:val="20"/>
            </w:rPr>
          </w:rPrChange>
        </w:rPr>
      </w:pPr>
      <w:ins w:id="4106" w:author="Linda Marshall" w:date="2017-10-31T11:50:00Z">
        <w:r w:rsidRPr="0022317A">
          <w:rPr>
            <w:rFonts w:ascii="Courier New" w:hAnsi="Courier New" w:cs="Courier New"/>
            <w:sz w:val="20"/>
            <w:szCs w:val="20"/>
            <w:lang w:val="en-US"/>
            <w:rPrChange w:id="4107" w:author="Nick Nicholas" w:date="2017-10-31T18:01:00Z">
              <w:rPr>
                <w:rFonts w:ascii="Courier New" w:hAnsi="Courier New" w:cs="Courier New"/>
                <w:sz w:val="20"/>
                <w:szCs w:val="20"/>
              </w:rPr>
            </w:rPrChange>
          </w:rPr>
          <w:t>&lt;GradingAssignment Ref</w:t>
        </w:r>
        <w:del w:id="4108" w:author="Nick Nicholas" w:date="2017-10-31T18:01:00Z">
          <w:r w:rsidRPr="0022317A" w:rsidDel="002451C1">
            <w:rPr>
              <w:rFonts w:ascii="Courier New" w:hAnsi="Courier New" w:cs="Courier New"/>
              <w:sz w:val="20"/>
              <w:szCs w:val="20"/>
              <w:lang w:val="en-US"/>
              <w:rPrChange w:id="4109" w:author="Nick Nicholas" w:date="2017-10-31T18:01:00Z">
                <w:rPr>
                  <w:rFonts w:ascii="Courier New" w:hAnsi="Courier New" w:cs="Courier New"/>
                  <w:sz w:val="20"/>
                  <w:szCs w:val="20"/>
                </w:rPr>
              </w:rPrChange>
            </w:rPr>
            <w:delText>I</w:delText>
          </w:r>
        </w:del>
      </w:ins>
      <w:ins w:id="4110" w:author="Nick Nicholas" w:date="2017-10-31T18:08:00Z">
        <w:r w:rsidR="0022772A">
          <w:rPr>
            <w:rFonts w:ascii="Courier New" w:hAnsi="Courier New" w:cs="Courier New"/>
            <w:sz w:val="20"/>
            <w:szCs w:val="20"/>
            <w:lang w:val="en-US"/>
          </w:rPr>
          <w:t>”</w:t>
        </w:r>
      </w:ins>
      <w:ins w:id="4111" w:author="Linda Marshall" w:date="2017-10-31T11:50:00Z">
        <w:r w:rsidRPr="0022317A">
          <w:rPr>
            <w:rFonts w:ascii="Courier New" w:hAnsi="Courier New" w:cs="Courier New"/>
            <w:sz w:val="20"/>
            <w:szCs w:val="20"/>
            <w:lang w:val="en-US"/>
            <w:rPrChange w:id="4112" w:author="Nick Nicholas" w:date="2017-10-31T18:01:00Z">
              <w:rPr>
                <w:rFonts w:ascii="Courier New" w:hAnsi="Courier New" w:cs="Courier New"/>
                <w:sz w:val="20"/>
                <w:szCs w:val="20"/>
              </w:rPr>
            </w:rPrChange>
          </w:rPr>
          <w:t>d="359D7510-1AD0-A9D7-A8C3-DAD0A8510</w:t>
        </w:r>
        <w:del w:id="4113" w:author="Nick Nicholas" w:date="2017-10-31T18:01:00Z">
          <w:r w:rsidRPr="0022317A" w:rsidDel="002451C1">
            <w:rPr>
              <w:rFonts w:ascii="Courier New" w:hAnsi="Courier New" w:cs="Courier New"/>
              <w:sz w:val="20"/>
              <w:szCs w:val="20"/>
              <w:lang w:val="en-US"/>
              <w:rPrChange w:id="4114" w:author="Nick Nicholas" w:date="2017-10-31T18:01:00Z">
                <w:rPr>
                  <w:rFonts w:ascii="Courier New" w:hAnsi="Courier New" w:cs="Courier New"/>
                  <w:sz w:val="20"/>
                  <w:szCs w:val="20"/>
                </w:rPr>
              </w:rPrChange>
            </w:rPr>
            <w:delText>3</w:delText>
          </w:r>
        </w:del>
      </w:ins>
      <w:ins w:id="4115" w:author="Nick Nicholas" w:date="2017-10-31T18:08:00Z">
        <w:r w:rsidR="0022772A">
          <w:rPr>
            <w:rFonts w:ascii="Courier New" w:hAnsi="Courier New" w:cs="Courier New"/>
            <w:sz w:val="20"/>
            <w:szCs w:val="20"/>
            <w:lang w:val="en-US"/>
          </w:rPr>
          <w:t>”</w:t>
        </w:r>
      </w:ins>
      <w:ins w:id="4116" w:author="Linda Marshall" w:date="2017-10-31T11:50:00Z">
        <w:r w:rsidRPr="0022317A">
          <w:rPr>
            <w:rFonts w:ascii="Courier New" w:hAnsi="Courier New" w:cs="Courier New"/>
            <w:sz w:val="20"/>
            <w:szCs w:val="20"/>
            <w:lang w:val="en-US"/>
            <w:rPrChange w:id="4117" w:author="Nick Nicholas" w:date="2017-10-31T18:01:00Z">
              <w:rPr>
                <w:rFonts w:ascii="Courier New" w:hAnsi="Courier New" w:cs="Courier New"/>
                <w:sz w:val="20"/>
                <w:szCs w:val="20"/>
              </w:rPr>
            </w:rPrChange>
          </w:rPr>
          <w:t>A2"&gt;</w:t>
        </w:r>
      </w:ins>
    </w:p>
    <w:p w14:paraId="38989F40" w14:textId="77777777" w:rsidR="00295364" w:rsidRPr="00AC13A6" w:rsidRDefault="00295364" w:rsidP="00295364">
      <w:pPr>
        <w:shd w:val="clear" w:color="auto" w:fill="FAFAFA"/>
        <w:rPr>
          <w:ins w:id="4118" w:author="Linda Marshall" w:date="2017-10-31T11:50:00Z"/>
          <w:rFonts w:ascii="Courier New" w:hAnsi="Courier New" w:cs="Courier New"/>
          <w:sz w:val="20"/>
          <w:szCs w:val="20"/>
          <w:lang w:val="en-US"/>
          <w:rPrChange w:id="4119" w:author="Nick Nicholas" w:date="2017-11-16T12:15:00Z">
            <w:rPr>
              <w:ins w:id="4120" w:author="Linda Marshall" w:date="2017-10-31T11:50:00Z"/>
              <w:rFonts w:ascii="Courier New" w:hAnsi="Courier New" w:cs="Courier New"/>
              <w:sz w:val="20"/>
              <w:szCs w:val="20"/>
            </w:rPr>
          </w:rPrChange>
        </w:rPr>
      </w:pPr>
      <w:ins w:id="4121" w:author="Linda Marshall" w:date="2017-10-31T11:50:00Z">
        <w:r w:rsidRPr="0022317A">
          <w:rPr>
            <w:rFonts w:ascii="Courier New" w:hAnsi="Courier New" w:cs="Courier New"/>
            <w:sz w:val="20"/>
            <w:szCs w:val="20"/>
            <w:lang w:val="en-US"/>
            <w:rPrChange w:id="4122" w:author="Nick Nicholas" w:date="2017-10-31T18:01:00Z">
              <w:rPr>
                <w:rFonts w:ascii="Courier New" w:hAnsi="Courier New" w:cs="Courier New"/>
                <w:sz w:val="20"/>
                <w:szCs w:val="20"/>
              </w:rPr>
            </w:rPrChange>
          </w:rPr>
          <w:t xml:space="preserve">  </w:t>
        </w:r>
        <w:r w:rsidRPr="00AC13A6">
          <w:rPr>
            <w:rFonts w:ascii="Courier New" w:hAnsi="Courier New" w:cs="Courier New"/>
            <w:sz w:val="20"/>
            <w:szCs w:val="20"/>
            <w:lang w:val="en-US"/>
            <w:rPrChange w:id="4123" w:author="Nick Nicholas" w:date="2017-11-16T12:15:00Z">
              <w:rPr>
                <w:rFonts w:ascii="Courier New" w:hAnsi="Courier New" w:cs="Courier New"/>
                <w:sz w:val="20"/>
                <w:szCs w:val="20"/>
              </w:rPr>
            </w:rPrChange>
          </w:rPr>
          <w:t>&lt;TeachingGroupRefId&gt;D0A0A27A-D0A8-510A-D9D7-5101A8C3DA39&lt;/TeachingGroupRefId&gt;</w:t>
        </w:r>
      </w:ins>
    </w:p>
    <w:p w14:paraId="522232F7" w14:textId="77777777" w:rsidR="00295364" w:rsidRPr="00AC13A6" w:rsidRDefault="00295364" w:rsidP="00295364">
      <w:pPr>
        <w:shd w:val="clear" w:color="auto" w:fill="FAFAFA"/>
        <w:rPr>
          <w:ins w:id="4124" w:author="Linda Marshall" w:date="2017-10-31T11:50:00Z"/>
          <w:rFonts w:ascii="Courier New" w:hAnsi="Courier New" w:cs="Courier New"/>
          <w:sz w:val="20"/>
          <w:szCs w:val="20"/>
          <w:lang w:val="en-US"/>
          <w:rPrChange w:id="4125" w:author="Nick Nicholas" w:date="2017-11-16T12:15:00Z">
            <w:rPr>
              <w:ins w:id="4126" w:author="Linda Marshall" w:date="2017-10-31T11:50:00Z"/>
              <w:rFonts w:ascii="Courier New" w:hAnsi="Courier New" w:cs="Courier New"/>
              <w:sz w:val="20"/>
              <w:szCs w:val="20"/>
            </w:rPr>
          </w:rPrChange>
        </w:rPr>
      </w:pPr>
      <w:ins w:id="4127" w:author="Linda Marshall" w:date="2017-10-31T11:50:00Z">
        <w:r w:rsidRPr="00AC13A6">
          <w:rPr>
            <w:rFonts w:ascii="Courier New" w:hAnsi="Courier New" w:cs="Courier New"/>
            <w:sz w:val="20"/>
            <w:szCs w:val="20"/>
            <w:lang w:val="en-US"/>
            <w:rPrChange w:id="4128" w:author="Nick Nicholas" w:date="2017-11-16T12:15:00Z">
              <w:rPr>
                <w:rFonts w:ascii="Courier New" w:hAnsi="Courier New" w:cs="Courier New"/>
                <w:sz w:val="20"/>
                <w:szCs w:val="20"/>
              </w:rPr>
            </w:rPrChange>
          </w:rPr>
          <w:t xml:space="preserve">  &lt;SchoolInfoRefId&gt;11737EA4-301C-ADCA-75C8-7214A7C46BDB&lt;/SchoolInfoRefId&gt;</w:t>
        </w:r>
      </w:ins>
    </w:p>
    <w:p w14:paraId="050A09F9" w14:textId="77777777" w:rsidR="00295364" w:rsidRPr="00AC13A6" w:rsidRDefault="00295364" w:rsidP="00295364">
      <w:pPr>
        <w:shd w:val="clear" w:color="auto" w:fill="FAFAFA"/>
        <w:rPr>
          <w:ins w:id="4129" w:author="Linda Marshall" w:date="2017-10-31T11:50:00Z"/>
          <w:rFonts w:ascii="Courier New" w:hAnsi="Courier New" w:cs="Courier New"/>
          <w:sz w:val="20"/>
          <w:szCs w:val="20"/>
          <w:lang w:val="en-US"/>
          <w:rPrChange w:id="4130" w:author="Nick Nicholas" w:date="2017-11-16T12:15:00Z">
            <w:rPr>
              <w:ins w:id="4131" w:author="Linda Marshall" w:date="2017-10-31T11:50:00Z"/>
              <w:rFonts w:ascii="Courier New" w:hAnsi="Courier New" w:cs="Courier New"/>
              <w:sz w:val="20"/>
              <w:szCs w:val="20"/>
            </w:rPr>
          </w:rPrChange>
        </w:rPr>
      </w:pPr>
      <w:ins w:id="4132" w:author="Linda Marshall" w:date="2017-10-31T11:50:00Z">
        <w:r w:rsidRPr="00AC13A6">
          <w:rPr>
            <w:rFonts w:ascii="Courier New" w:hAnsi="Courier New" w:cs="Courier New"/>
            <w:sz w:val="20"/>
            <w:szCs w:val="20"/>
            <w:lang w:val="en-US"/>
            <w:rPrChange w:id="4133" w:author="Nick Nicholas" w:date="2017-11-16T12:15:00Z">
              <w:rPr>
                <w:rFonts w:ascii="Courier New" w:hAnsi="Courier New" w:cs="Courier New"/>
                <w:sz w:val="20"/>
                <w:szCs w:val="20"/>
              </w:rPr>
            </w:rPrChange>
          </w:rPr>
          <w:t xml:space="preserve">  &lt;GradingCategory&gt;Classroom Test&lt;/GradingCategory&gt;</w:t>
        </w:r>
      </w:ins>
    </w:p>
    <w:p w14:paraId="6D2D3992" w14:textId="77777777" w:rsidR="00295364" w:rsidRPr="00AC13A6" w:rsidRDefault="00295364" w:rsidP="00295364">
      <w:pPr>
        <w:shd w:val="clear" w:color="auto" w:fill="FAFAFA"/>
        <w:rPr>
          <w:ins w:id="4134" w:author="Linda Marshall" w:date="2017-10-31T11:50:00Z"/>
          <w:rFonts w:ascii="Courier New" w:hAnsi="Courier New" w:cs="Courier New"/>
          <w:sz w:val="20"/>
          <w:szCs w:val="20"/>
          <w:lang w:val="en-US"/>
          <w:rPrChange w:id="4135" w:author="Nick Nicholas" w:date="2017-11-16T12:15:00Z">
            <w:rPr>
              <w:ins w:id="4136" w:author="Linda Marshall" w:date="2017-10-31T11:50:00Z"/>
              <w:rFonts w:ascii="Courier New" w:hAnsi="Courier New" w:cs="Courier New"/>
              <w:sz w:val="20"/>
              <w:szCs w:val="20"/>
            </w:rPr>
          </w:rPrChange>
        </w:rPr>
      </w:pPr>
      <w:ins w:id="4137" w:author="Linda Marshall" w:date="2017-10-31T11:50:00Z">
        <w:r w:rsidRPr="00AC13A6">
          <w:rPr>
            <w:rFonts w:ascii="Courier New" w:hAnsi="Courier New" w:cs="Courier New"/>
            <w:sz w:val="20"/>
            <w:szCs w:val="20"/>
            <w:lang w:val="en-US"/>
            <w:rPrChange w:id="4138" w:author="Nick Nicholas" w:date="2017-11-16T12:15:00Z">
              <w:rPr>
                <w:rFonts w:ascii="Courier New" w:hAnsi="Courier New" w:cs="Courier New"/>
                <w:sz w:val="20"/>
                <w:szCs w:val="20"/>
              </w:rPr>
            </w:rPrChange>
          </w:rPr>
          <w:t xml:space="preserve">  &lt;Description&gt;Pop Quiz&lt;/Description&gt;</w:t>
        </w:r>
      </w:ins>
    </w:p>
    <w:p w14:paraId="7B068501" w14:textId="77777777" w:rsidR="00295364" w:rsidRPr="00AC13A6" w:rsidRDefault="00295364" w:rsidP="00295364">
      <w:pPr>
        <w:shd w:val="clear" w:color="auto" w:fill="FAFAFA"/>
        <w:rPr>
          <w:ins w:id="4139" w:author="Linda Marshall" w:date="2017-10-31T11:50:00Z"/>
          <w:rFonts w:ascii="Courier New" w:hAnsi="Courier New" w:cs="Courier New"/>
          <w:sz w:val="20"/>
          <w:szCs w:val="20"/>
          <w:lang w:val="en-US"/>
          <w:rPrChange w:id="4140" w:author="Nick Nicholas" w:date="2017-11-16T12:15:00Z">
            <w:rPr>
              <w:ins w:id="4141" w:author="Linda Marshall" w:date="2017-10-31T11:50:00Z"/>
              <w:rFonts w:ascii="Courier New" w:hAnsi="Courier New" w:cs="Courier New"/>
              <w:sz w:val="20"/>
              <w:szCs w:val="20"/>
            </w:rPr>
          </w:rPrChange>
        </w:rPr>
      </w:pPr>
      <w:ins w:id="4142" w:author="Linda Marshall" w:date="2017-10-31T11:50:00Z">
        <w:r w:rsidRPr="00AC13A6">
          <w:rPr>
            <w:rFonts w:ascii="Courier New" w:hAnsi="Courier New" w:cs="Courier New"/>
            <w:sz w:val="20"/>
            <w:szCs w:val="20"/>
            <w:lang w:val="en-US"/>
            <w:rPrChange w:id="4143" w:author="Nick Nicholas" w:date="2017-11-16T12:15:00Z">
              <w:rPr>
                <w:rFonts w:ascii="Courier New" w:hAnsi="Courier New" w:cs="Courier New"/>
                <w:sz w:val="20"/>
                <w:szCs w:val="20"/>
              </w:rPr>
            </w:rPrChange>
          </w:rPr>
          <w:t xml:space="preserve">  &lt;PointsPossible&gt;100&lt;/PointsPossible&gt;</w:t>
        </w:r>
      </w:ins>
    </w:p>
    <w:p w14:paraId="44297804" w14:textId="77777777" w:rsidR="00295364" w:rsidRPr="00AC13A6" w:rsidRDefault="00295364" w:rsidP="00295364">
      <w:pPr>
        <w:shd w:val="clear" w:color="auto" w:fill="FAFAFA"/>
        <w:rPr>
          <w:ins w:id="4144" w:author="Linda Marshall" w:date="2017-10-31T11:50:00Z"/>
          <w:rFonts w:ascii="Courier New" w:hAnsi="Courier New" w:cs="Courier New"/>
          <w:sz w:val="20"/>
          <w:szCs w:val="20"/>
          <w:lang w:val="en-US"/>
          <w:rPrChange w:id="4145" w:author="Nick Nicholas" w:date="2017-11-16T12:15:00Z">
            <w:rPr>
              <w:ins w:id="4146" w:author="Linda Marshall" w:date="2017-10-31T11:50:00Z"/>
              <w:rFonts w:ascii="Courier New" w:hAnsi="Courier New" w:cs="Courier New"/>
              <w:sz w:val="20"/>
              <w:szCs w:val="20"/>
            </w:rPr>
          </w:rPrChange>
        </w:rPr>
      </w:pPr>
      <w:ins w:id="4147" w:author="Linda Marshall" w:date="2017-10-31T11:50:00Z">
        <w:r w:rsidRPr="00AC13A6">
          <w:rPr>
            <w:rFonts w:ascii="Courier New" w:hAnsi="Courier New" w:cs="Courier New"/>
            <w:sz w:val="20"/>
            <w:szCs w:val="20"/>
            <w:lang w:val="en-US"/>
            <w:rPrChange w:id="4148" w:author="Nick Nicholas" w:date="2017-11-16T12:15:00Z">
              <w:rPr>
                <w:rFonts w:ascii="Courier New" w:hAnsi="Courier New" w:cs="Courier New"/>
                <w:sz w:val="20"/>
                <w:szCs w:val="20"/>
              </w:rPr>
            </w:rPrChange>
          </w:rPr>
          <w:t xml:space="preserve">  &lt;CreateDate&gt;2000-11-21&lt;/CreateDate&gt;</w:t>
        </w:r>
      </w:ins>
    </w:p>
    <w:p w14:paraId="05EE06A7" w14:textId="77777777" w:rsidR="00295364" w:rsidRPr="00AC13A6" w:rsidRDefault="00295364" w:rsidP="00295364">
      <w:pPr>
        <w:shd w:val="clear" w:color="auto" w:fill="FAFAFA"/>
        <w:rPr>
          <w:ins w:id="4149" w:author="Linda Marshall" w:date="2017-10-31T11:50:00Z"/>
          <w:rFonts w:ascii="Courier New" w:hAnsi="Courier New" w:cs="Courier New"/>
          <w:sz w:val="20"/>
          <w:szCs w:val="20"/>
          <w:lang w:val="en-US"/>
          <w:rPrChange w:id="4150" w:author="Nick Nicholas" w:date="2017-11-16T12:15:00Z">
            <w:rPr>
              <w:ins w:id="4151" w:author="Linda Marshall" w:date="2017-10-31T11:50:00Z"/>
              <w:rFonts w:ascii="Courier New" w:hAnsi="Courier New" w:cs="Courier New"/>
              <w:sz w:val="20"/>
              <w:szCs w:val="20"/>
            </w:rPr>
          </w:rPrChange>
        </w:rPr>
      </w:pPr>
      <w:ins w:id="4152" w:author="Linda Marshall" w:date="2017-10-31T11:50:00Z">
        <w:r w:rsidRPr="00AC13A6">
          <w:rPr>
            <w:rFonts w:ascii="Courier New" w:hAnsi="Courier New" w:cs="Courier New"/>
            <w:sz w:val="20"/>
            <w:szCs w:val="20"/>
            <w:lang w:val="en-US"/>
            <w:rPrChange w:id="4153" w:author="Nick Nicholas" w:date="2017-11-16T12:15:00Z">
              <w:rPr>
                <w:rFonts w:ascii="Courier New" w:hAnsi="Courier New" w:cs="Courier New"/>
                <w:sz w:val="20"/>
                <w:szCs w:val="20"/>
              </w:rPr>
            </w:rPrChange>
          </w:rPr>
          <w:t xml:space="preserve">  &lt;DueDate&gt;2000-11-25&lt;/DueDate&gt;</w:t>
        </w:r>
      </w:ins>
    </w:p>
    <w:p w14:paraId="1781D5F0" w14:textId="77777777" w:rsidR="00295364" w:rsidRPr="00AC13A6" w:rsidRDefault="00295364" w:rsidP="00295364">
      <w:pPr>
        <w:shd w:val="clear" w:color="auto" w:fill="FAFAFA"/>
        <w:rPr>
          <w:ins w:id="4154" w:author="Linda Marshall" w:date="2017-10-31T11:50:00Z"/>
          <w:rFonts w:ascii="Courier New" w:hAnsi="Courier New" w:cs="Courier New"/>
          <w:sz w:val="20"/>
          <w:szCs w:val="20"/>
          <w:lang w:val="en-US"/>
          <w:rPrChange w:id="4155" w:author="Nick Nicholas" w:date="2017-11-16T12:15:00Z">
            <w:rPr>
              <w:ins w:id="4156" w:author="Linda Marshall" w:date="2017-10-31T11:50:00Z"/>
              <w:rFonts w:ascii="Courier New" w:hAnsi="Courier New" w:cs="Courier New"/>
              <w:sz w:val="20"/>
              <w:szCs w:val="20"/>
            </w:rPr>
          </w:rPrChange>
        </w:rPr>
      </w:pPr>
      <w:ins w:id="4157" w:author="Linda Marshall" w:date="2017-10-31T11:50:00Z">
        <w:r w:rsidRPr="00AC13A6">
          <w:rPr>
            <w:rFonts w:ascii="Courier New" w:hAnsi="Courier New" w:cs="Courier New"/>
            <w:sz w:val="20"/>
            <w:szCs w:val="20"/>
            <w:lang w:val="en-US"/>
            <w:rPrChange w:id="4158" w:author="Nick Nicholas" w:date="2017-11-16T12:15:00Z">
              <w:rPr>
                <w:rFonts w:ascii="Courier New" w:hAnsi="Courier New" w:cs="Courier New"/>
                <w:sz w:val="20"/>
                <w:szCs w:val="20"/>
              </w:rPr>
            </w:rPrChange>
          </w:rPr>
          <w:t xml:space="preserve">  &lt;Weight&gt;1.0&lt;/Weight&gt;</w:t>
        </w:r>
      </w:ins>
    </w:p>
    <w:p w14:paraId="6AF9248A" w14:textId="77777777" w:rsidR="00295364" w:rsidRPr="00AC13A6" w:rsidRDefault="00295364" w:rsidP="00295364">
      <w:pPr>
        <w:shd w:val="clear" w:color="auto" w:fill="FAFAFA"/>
        <w:rPr>
          <w:ins w:id="4159" w:author="Linda Marshall" w:date="2017-10-31T11:50:00Z"/>
          <w:rFonts w:ascii="Courier New" w:hAnsi="Courier New" w:cs="Courier New"/>
          <w:sz w:val="20"/>
          <w:szCs w:val="20"/>
          <w:lang w:val="en-US"/>
          <w:rPrChange w:id="4160" w:author="Nick Nicholas" w:date="2017-11-16T12:15:00Z">
            <w:rPr>
              <w:ins w:id="4161" w:author="Linda Marshall" w:date="2017-10-31T11:50:00Z"/>
              <w:rFonts w:ascii="Courier New" w:hAnsi="Courier New" w:cs="Courier New"/>
              <w:sz w:val="20"/>
              <w:szCs w:val="20"/>
            </w:rPr>
          </w:rPrChange>
        </w:rPr>
      </w:pPr>
      <w:ins w:id="4162" w:author="Linda Marshall" w:date="2017-10-31T11:50:00Z">
        <w:r w:rsidRPr="00AC13A6">
          <w:rPr>
            <w:rFonts w:ascii="Courier New" w:hAnsi="Courier New" w:cs="Courier New"/>
            <w:sz w:val="20"/>
            <w:szCs w:val="20"/>
            <w:lang w:val="en-US"/>
            <w:rPrChange w:id="4163" w:author="Nick Nicholas" w:date="2017-11-16T12:15:00Z">
              <w:rPr>
                <w:rFonts w:ascii="Courier New" w:hAnsi="Courier New" w:cs="Courier New"/>
                <w:sz w:val="20"/>
                <w:szCs w:val="20"/>
              </w:rPr>
            </w:rPrChange>
          </w:rPr>
          <w:t xml:space="preserve">  &lt;DetailedDescriptionURL&gt;http://www.assignmentinfo.com/assignment1.pdf&lt;/DetailedDescriptionURL&gt;</w:t>
        </w:r>
      </w:ins>
    </w:p>
    <w:p w14:paraId="72FB9F7E" w14:textId="77777777" w:rsidR="00295364" w:rsidRDefault="00295364" w:rsidP="00295364">
      <w:pPr>
        <w:shd w:val="clear" w:color="auto" w:fill="FAFAFA"/>
        <w:rPr>
          <w:ins w:id="4164" w:author="Linda Marshall" w:date="2017-10-31T11:50:00Z"/>
          <w:rFonts w:ascii="Courier New" w:hAnsi="Courier New" w:cs="Courier New"/>
          <w:sz w:val="20"/>
          <w:szCs w:val="20"/>
        </w:rPr>
      </w:pPr>
      <w:ins w:id="4165" w:author="Linda Marshall" w:date="2017-10-31T11:50:00Z">
        <w:r>
          <w:rPr>
            <w:rFonts w:ascii="Courier New" w:hAnsi="Courier New" w:cs="Courier New"/>
            <w:sz w:val="20"/>
            <w:szCs w:val="20"/>
          </w:rPr>
          <w:lastRenderedPageBreak/>
          <w:t>&lt;/GradingAssignment&gt;</w:t>
        </w:r>
      </w:ins>
    </w:p>
    <w:bookmarkStart w:id="4166" w:name="obj:GradingAssignmentScore"/>
    <w:bookmarkStart w:id="4167" w:name="Figure33121GradingAssignmentScore"/>
    <w:bookmarkEnd w:id="4102"/>
    <w:bookmarkEnd w:id="4166"/>
    <w:bookmarkEnd w:id="4167"/>
    <w:p w14:paraId="2E687E12" w14:textId="41E60B85" w:rsidR="00295364" w:rsidRDefault="00295364" w:rsidP="00295364">
      <w:pPr>
        <w:jc w:val="center"/>
        <w:rPr>
          <w:ins w:id="4168" w:author="Linda Marshall" w:date="2017-10-31T11:50:00Z"/>
        </w:rPr>
      </w:pPr>
      <w:ins w:id="4169" w:author="Linda Marshall" w:date="2017-10-31T11:50:00Z">
        <w:r>
          <w:fldChar w:fldCharType="begin"/>
        </w:r>
        <w:r>
          <w:instrText xml:space="preserve"> HYPERLINK "file:///C:\\Users\\Linda\\Dropbox%20(NSIP)\\Nick%20&amp;%20Linda\\3.4.2%20PreRelease%20plus%20Assessment%20workshop\\specgen\\GenerateSpecTool_5\\bin\\Debug\\dist\\Specification\\out\\diagrams\\GradingAssignmentScore.png" \t "_blank" </w:instrText>
        </w:r>
        <w:r>
          <w:fldChar w:fldCharType="separate"/>
        </w:r>
        <w:r>
          <w:rPr>
            <w:b/>
            <w:bCs/>
            <w:noProof/>
            <w:color w:val="FFFFFF"/>
            <w:rPrChange w:id="4170" w:author="Unknown">
              <w:rPr>
                <w:noProof/>
              </w:rPr>
            </w:rPrChange>
          </w:rPr>
          <mc:AlternateContent>
            <mc:Choice Requires="wpg">
              <w:drawing>
                <wp:anchor distT="0" distB="0" distL="114300" distR="114300" simplePos="0" relativeHeight="251658240" behindDoc="0" locked="1" layoutInCell="1" allowOverlap="1" wp14:anchorId="5783ED5D" wp14:editId="18B6AB61">
                  <wp:simplePos x="0" y="0"/>
                  <wp:positionH relativeFrom="character">
                    <wp:posOffset>47625</wp:posOffset>
                  </wp:positionH>
                  <wp:positionV relativeFrom="line">
                    <wp:posOffset>142875</wp:posOffset>
                  </wp:positionV>
                  <wp:extent cx="5229225" cy="1036320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10363200"/>
                            <a:chOff x="75" y="225"/>
                            <a:chExt cx="8235" cy="16320"/>
                          </a:xfrm>
                        </wpg:grpSpPr>
                        <wps:wsp>
                          <wps:cNvPr id="8" name="Rectangle 24">
                            <a:hlinkClick r:id="rId19"/>
                          </wps:cNvPr>
                          <wps:cNvSpPr>
                            <a:spLocks noChangeArrowheads="1"/>
                          </wps:cNvSpPr>
                          <wps:spPr bwMode="auto">
                            <a:xfrm>
                              <a:off x="4740" y="15915"/>
                              <a:ext cx="322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25">
                            <a:hlinkClick r:id="rId19"/>
                          </wps:cNvPr>
                          <wps:cNvSpPr>
                            <a:spLocks noChangeArrowheads="1"/>
                          </wps:cNvSpPr>
                          <wps:spPr bwMode="auto">
                            <a:xfrm>
                              <a:off x="4740" y="15060"/>
                              <a:ext cx="208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26">
                            <a:hlinkClick r:id="rId19"/>
                          </wps:cNvPr>
                          <wps:cNvSpPr>
                            <a:spLocks noChangeArrowheads="1"/>
                          </wps:cNvSpPr>
                          <wps:spPr bwMode="auto">
                            <a:xfrm>
                              <a:off x="4740" y="14205"/>
                              <a:ext cx="357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27">
                            <a:hlinkClick r:id="rId19"/>
                          </wps:cNvPr>
                          <wps:cNvSpPr>
                            <a:spLocks noChangeArrowheads="1"/>
                          </wps:cNvSpPr>
                          <wps:spPr bwMode="auto">
                            <a:xfrm>
                              <a:off x="4740" y="13350"/>
                              <a:ext cx="214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28">
                            <a:hlinkClick r:id="rId19"/>
                          </wps:cNvPr>
                          <wps:cNvSpPr>
                            <a:spLocks noChangeArrowheads="1"/>
                          </wps:cNvSpPr>
                          <wps:spPr bwMode="auto">
                            <a:xfrm>
                              <a:off x="4740" y="12495"/>
                              <a:ext cx="276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29">
                            <a:hlinkClick r:id="rId19"/>
                          </wps:cNvPr>
                          <wps:cNvSpPr>
                            <a:spLocks noChangeArrowheads="1"/>
                          </wps:cNvSpPr>
                          <wps:spPr bwMode="auto">
                            <a:xfrm>
                              <a:off x="4740" y="11640"/>
                              <a:ext cx="205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30">
                            <a:hlinkClick r:id="rId19"/>
                          </wps:cNvPr>
                          <wps:cNvSpPr>
                            <a:spLocks noChangeArrowheads="1"/>
                          </wps:cNvSpPr>
                          <wps:spPr bwMode="auto">
                            <a:xfrm>
                              <a:off x="4740" y="10785"/>
                              <a:ext cx="253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31">
                            <a:hlinkClick r:id="rId19"/>
                          </wps:cNvPr>
                          <wps:cNvSpPr>
                            <a:spLocks noChangeArrowheads="1"/>
                          </wps:cNvSpPr>
                          <wps:spPr bwMode="auto">
                            <a:xfrm>
                              <a:off x="4740" y="9930"/>
                              <a:ext cx="186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2">
                            <a:hlinkClick r:id="rId19"/>
                          </wps:cNvPr>
                          <wps:cNvSpPr>
                            <a:spLocks noChangeArrowheads="1"/>
                          </wps:cNvSpPr>
                          <wps:spPr bwMode="auto">
                            <a:xfrm>
                              <a:off x="4740" y="9075"/>
                              <a:ext cx="208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33">
                            <a:hlinkClick r:id="rId19"/>
                          </wps:cNvPr>
                          <wps:cNvSpPr>
                            <a:spLocks noChangeArrowheads="1"/>
                          </wps:cNvSpPr>
                          <wps:spPr bwMode="auto">
                            <a:xfrm>
                              <a:off x="4740" y="8220"/>
                              <a:ext cx="193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34">
                            <a:hlinkClick r:id="rId19"/>
                          </wps:cNvPr>
                          <wps:cNvSpPr>
                            <a:spLocks noChangeArrowheads="1"/>
                          </wps:cNvSpPr>
                          <wps:spPr bwMode="auto">
                            <a:xfrm>
                              <a:off x="4740" y="7365"/>
                              <a:ext cx="228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35">
                            <a:hlinkClick r:id="rId19"/>
                          </wps:cNvPr>
                          <wps:cNvSpPr>
                            <a:spLocks noChangeArrowheads="1"/>
                          </wps:cNvSpPr>
                          <wps:spPr bwMode="auto">
                            <a:xfrm>
                              <a:off x="4740" y="6510"/>
                              <a:ext cx="189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36">
                            <a:hlinkClick r:id="rId19"/>
                          </wps:cNvPr>
                          <wps:cNvSpPr>
                            <a:spLocks noChangeArrowheads="1"/>
                          </wps:cNvSpPr>
                          <wps:spPr bwMode="auto">
                            <a:xfrm>
                              <a:off x="4740" y="5655"/>
                              <a:ext cx="270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37">
                            <a:hlinkClick r:id="rId19"/>
                          </wps:cNvPr>
                          <wps:cNvSpPr>
                            <a:spLocks noChangeArrowheads="1"/>
                          </wps:cNvSpPr>
                          <wps:spPr bwMode="auto">
                            <a:xfrm>
                              <a:off x="4740" y="4800"/>
                              <a:ext cx="348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38">
                            <a:hlinkClick r:id="rId19"/>
                          </wps:cNvPr>
                          <wps:cNvSpPr>
                            <a:spLocks noChangeArrowheads="1"/>
                          </wps:cNvSpPr>
                          <wps:spPr bwMode="auto">
                            <a:xfrm>
                              <a:off x="4740" y="3945"/>
                              <a:ext cx="238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39">
                            <a:hlinkClick r:id="rId19"/>
                          </wps:cNvPr>
                          <wps:cNvSpPr>
                            <a:spLocks noChangeArrowheads="1"/>
                          </wps:cNvSpPr>
                          <wps:spPr bwMode="auto">
                            <a:xfrm>
                              <a:off x="4740" y="3090"/>
                              <a:ext cx="294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40">
                            <a:hlinkClick r:id="rId19"/>
                          </wps:cNvPr>
                          <wps:cNvSpPr>
                            <a:spLocks noChangeArrowheads="1"/>
                          </wps:cNvSpPr>
                          <wps:spPr bwMode="auto">
                            <a:xfrm>
                              <a:off x="4740" y="2235"/>
                              <a:ext cx="331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41">
                            <a:hlinkClick r:id="rId19"/>
                          </wps:cNvPr>
                          <wps:cNvSpPr>
                            <a:spLocks noChangeArrowheads="1"/>
                          </wps:cNvSpPr>
                          <wps:spPr bwMode="auto">
                            <a:xfrm>
                              <a:off x="4740" y="1380"/>
                              <a:ext cx="307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42">
                            <a:hlinkClick r:id="rId19"/>
                          </wps:cNvPr>
                          <wps:cNvSpPr>
                            <a:spLocks noChangeArrowheads="1"/>
                          </wps:cNvSpPr>
                          <wps:spPr bwMode="auto">
                            <a:xfrm>
                              <a:off x="4740" y="225"/>
                              <a:ext cx="112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43">
                            <a:hlinkClick r:id="rId19"/>
                          </wps:cNvPr>
                          <wps:cNvSpPr>
                            <a:spLocks noChangeArrowheads="1"/>
                          </wps:cNvSpPr>
                          <wps:spPr bwMode="auto">
                            <a:xfrm>
                              <a:off x="75" y="8640"/>
                              <a:ext cx="354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F9274E" id="Group 7" o:spid="_x0000_s1026" style="position:absolute;margin-left:3.75pt;margin-top:11.25pt;width:411.75pt;height:816pt;z-index:251658240;mso-position-horizontal-relative:char;mso-position-vertical-relative:line" coordorigin="75,225" coordsize="8235,1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">
                  <v:rect id="Rectangle 24" o:spid="_x0000_s1027" href="C:\Users\Linda\Dropbox (NSIP)\Nick &amp; Linda\3.4.2 PreRelease plus Assessment workshop\specgen\GenerateSpecTool_5\bin\Debug\dist\Specification\out\SIFAU.html" style="position:absolute;left:4740;top:15915;width:322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" o:button="t" filled="f" stroked="f">
                    <v:fill o:detectmouseclick="t"/>
                  </v:rect>
                  <v:rect id="Rectangle 25" o:spid="_x0000_s1028" href="C:\Users\Linda\Dropbox (NSIP)\Nick &amp; Linda\3.4.2 PreRelease plus Assessment workshop\specgen\GenerateSpecTool_5\bin\Debug\dist\Specification\out\SIFAU.html" style="position:absolute;left:4740;top:15060;width:208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" o:button="t" filled="f" stroked="f">
                    <v:fill o:detectmouseclick="t"/>
                  </v:rect>
                  <v:rect id="Rectangle 26" o:spid="_x0000_s1029" href="C:\Users\Linda\Dropbox (NSIP)\Nick &amp; Linda\3.4.2 PreRelease plus Assessment workshop\specgen\GenerateSpecTool_5\bin\Debug\dist\Specification\out\SIFAU.html" style="position:absolute;left:4740;top:14205;width:357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" o:button="t" filled="f" stroked="f">
                    <v:fill o:detectmouseclick="t"/>
                  </v:rect>
                  <v:rect id="Rectangle 27" o:spid="_x0000_s1030" href="C:\Users\Linda\Dropbox (NSIP)\Nick &amp; Linda\3.4.2 PreRelease plus Assessment workshop\specgen\GenerateSpecTool_5\bin\Debug\dist\Specification\out\SIFAU.html" style="position:absolute;left:4740;top:13350;width:214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" o:button="t" filled="f" stroked="f">
                    <v:fill o:detectmouseclick="t"/>
                  </v:rect>
                  <v:rect id="Rectangle 28" o:spid="_x0000_s1031" href="C:\Users\Linda\Dropbox (NSIP)\Nick &amp; Linda\3.4.2 PreRelease plus Assessment workshop\specgen\GenerateSpecTool_5\bin\Debug\dist\Specification\out\SIFAU.html" style="position:absolute;left:4740;top:12495;width:276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" o:button="t" filled="f" stroked="f">
                    <v:fill o:detectmouseclick="t"/>
                  </v:rect>
                  <v:rect id="Rectangle 29" o:spid="_x0000_s1032" href="C:\Users\Linda\Dropbox (NSIP)\Nick &amp; Linda\3.4.2 PreRelease plus Assessment workshop\specgen\GenerateSpecTool_5\bin\Debug\dist\Specification\out\SIFAU.html" style="position:absolute;left:4740;top:11640;width:205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" o:button="t" filled="f" stroked="f">
                    <v:fill o:detectmouseclick="t"/>
                  </v:rect>
                  <v:rect id="Rectangle 30" o:spid="_x0000_s1033" href="C:\Users\Linda\Dropbox (NSIP)\Nick &amp; Linda\3.4.2 PreRelease plus Assessment workshop\specgen\GenerateSpecTool_5\bin\Debug\dist\Specification\out\SIFAU.html" style="position:absolute;left:4740;top:10785;width:253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" o:button="t" filled="f" stroked="f">
                    <v:fill o:detectmouseclick="t"/>
                  </v:rect>
                  <v:rect id="Rectangle 31" o:spid="_x0000_s1034" href="C:\Users\Linda\Dropbox (NSIP)\Nick &amp; Linda\3.4.2 PreRelease plus Assessment workshop\specgen\GenerateSpecTool_5\bin\Debug\dist\Specification\out\SIFAU.html" style="position:absolute;left:4740;top:9930;width:186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" o:button="t" filled="f" stroked="f">
                    <v:fill o:detectmouseclick="t"/>
                  </v:rect>
                  <v:rect id="Rectangle 32" o:spid="_x0000_s1035" href="C:\Users\Linda\Dropbox (NSIP)\Nick &amp; Linda\3.4.2 PreRelease plus Assessment workshop\specgen\GenerateSpecTool_5\bin\Debug\dist\Specification\out\SIFAU.html" style="position:absolute;left:4740;top:9075;width:208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" o:button="t" filled="f" stroked="f">
                    <v:fill o:detectmouseclick="t"/>
                  </v:rect>
                  <v:rect id="Rectangle 33" o:spid="_x0000_s1036" href="C:\Users\Linda\Dropbox (NSIP)\Nick &amp; Linda\3.4.2 PreRelease plus Assessment workshop\specgen\GenerateSpecTool_5\bin\Debug\dist\Specification\out\SIFAU.html" style="position:absolute;left:4740;top:8220;width:193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" o:button="t" filled="f" stroked="f">
                    <v:fill o:detectmouseclick="t"/>
                  </v:rect>
                  <v:rect id="Rectangle 34" o:spid="_x0000_s1037" href="C:\Users\Linda\Dropbox (NSIP)\Nick &amp; Linda\3.4.2 PreRelease plus Assessment workshop\specgen\GenerateSpecTool_5\bin\Debug\dist\Specification\out\SIFAU.html" style="position:absolute;left:4740;top:7365;width:22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" o:button="t" filled="f" stroked="f">
                    <v:fill o:detectmouseclick="t"/>
                  </v:rect>
                  <v:rect id="Rectangle 35" o:spid="_x0000_s1038" href="C:\Users\Linda\Dropbox (NSIP)\Nick &amp; Linda\3.4.2 PreRelease plus Assessment workshop\specgen\GenerateSpecTool_5\bin\Debug\dist\Specification\out\SIFAU.html" style="position:absolute;left:4740;top:6510;width:189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" o:button="t" filled="f" stroked="f">
                    <v:fill o:detectmouseclick="t"/>
                  </v:rect>
                  <v:rect id="Rectangle 36" o:spid="_x0000_s1039" href="C:\Users\Linda\Dropbox (NSIP)\Nick &amp; Linda\3.4.2 PreRelease plus Assessment workshop\specgen\GenerateSpecTool_5\bin\Debug\dist\Specification\out\SIFAU.html" style="position:absolute;left:4740;top:5655;width:270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" o:button="t" filled="f" stroked="f">
                    <v:fill o:detectmouseclick="t"/>
                  </v:rect>
                  <v:rect id="Rectangle 37" o:spid="_x0000_s1040" href="C:\Users\Linda\Dropbox (NSIP)\Nick &amp; Linda\3.4.2 PreRelease plus Assessment workshop\specgen\GenerateSpecTool_5\bin\Debug\dist\Specification\out\SIFAU.html" style="position:absolute;left:4740;top:4800;width:34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" o:button="t" filled="f" stroked="f">
                    <v:fill o:detectmouseclick="t"/>
                  </v:rect>
                  <v:rect id="Rectangle 38" o:spid="_x0000_s1041" href="C:\Users\Linda\Dropbox (NSIP)\Nick &amp; Linda\3.4.2 PreRelease plus Assessment workshop\specgen\GenerateSpecTool_5\bin\Debug\dist\Specification\out\SIFAU.html" style="position:absolute;left:4740;top:3945;width:238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" o:button="t" filled="f" stroked="f">
                    <v:fill o:detectmouseclick="t"/>
                  </v:rect>
                  <v:rect id="Rectangle 39" o:spid="_x0000_s1042" href="C:\Users\Linda\Dropbox (NSIP)\Nick &amp; Linda\3.4.2 PreRelease plus Assessment workshop\specgen\GenerateSpecTool_5\bin\Debug\dist\Specification\out\SIFAU.html" style="position:absolute;left:4740;top:3090;width:294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" o:button="t" filled="f" stroked="f">
                    <v:fill o:detectmouseclick="t"/>
                  </v:rect>
                  <v:rect id="Rectangle 40" o:spid="_x0000_s1043" href="C:\Users\Linda\Dropbox (NSIP)\Nick &amp; Linda\3.4.2 PreRelease plus Assessment workshop\specgen\GenerateSpecTool_5\bin\Debug\dist\Specification\out\SIFAU.html" style="position:absolute;left:4740;top:2235;width:331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" o:button="t" filled="f" stroked="f">
                    <v:fill o:detectmouseclick="t"/>
                  </v:rect>
                  <v:rect id="Rectangle 41" o:spid="_x0000_s1044" href="C:\Users\Linda\Dropbox (NSIP)\Nick &amp; Linda\3.4.2 PreRelease plus Assessment workshop\specgen\GenerateSpecTool_5\bin\Debug\dist\Specification\out\SIFAU.html" style="position:absolute;left:4740;top:1380;width:307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" o:button="t" filled="f" stroked="f">
                    <v:fill o:detectmouseclick="t"/>
                  </v:rect>
                  <v:rect id="Rectangle 42" o:spid="_x0000_s1045" href="C:\Users\Linda\Dropbox (NSIP)\Nick &amp; Linda\3.4.2 PreRelease plus Assessment workshop\specgen\GenerateSpecTool_5\bin\Debug\dist\Specification\out\SIFAU.html" style="position:absolute;left:4740;top:225;width:112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" o:button="t" filled="f" stroked="f">
                    <v:fill o:detectmouseclick="t"/>
                  </v:rect>
                  <v:rect id="Rectangle 43" o:spid="_x0000_s1046" href="C:\Users\Linda\Dropbox (NSIP)\Nick &amp; Linda\3.4.2 PreRelease plus Assessment workshop\specgen\GenerateSpecTool_5\bin\Debug\dist\Specification\out\SIFAU.html" style="position:absolute;left:75;top:8640;width:354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" o:button="t" filled="f" stroked="f">
                    <v:fill o:detectmouseclick="t"/>
                  </v:rect>
                  <w10:wrap anchory="line"/>
                  <w10:anchorlock/>
                </v:group>
              </w:pict>
            </mc:Fallback>
          </mc:AlternateContent>
        </w:r>
        <w:r>
          <w:fldChar w:fldCharType="end"/>
        </w:r>
      </w:ins>
    </w:p>
    <w:p w14:paraId="3DB7DA43" w14:textId="06A87602" w:rsidR="00295364" w:rsidRPr="00295364" w:rsidRDefault="00295364" w:rsidP="00295364">
      <w:pPr>
        <w:pStyle w:val="4"/>
        <w:rPr>
          <w:ins w:id="4171" w:author="Linda Marshall" w:date="2017-10-31T11:53:00Z"/>
        </w:rPr>
      </w:pPr>
      <w:bookmarkStart w:id="4172" w:name="Table33121GradingAssignmentScore"/>
      <w:ins w:id="4173" w:author="Linda Marshall" w:date="2017-10-31T11:53:00Z">
        <w:r>
          <w:t>Grading AssignmentScore</w:t>
        </w:r>
      </w:ins>
    </w:p>
    <w:tbl>
      <w:tblPr>
        <w:tblW w:w="0" w:type="auto"/>
        <w:tblCellMar>
          <w:top w:w="15" w:type="dxa"/>
          <w:left w:w="15" w:type="dxa"/>
          <w:bottom w:w="15" w:type="dxa"/>
          <w:right w:w="15" w:type="dxa"/>
        </w:tblCellMar>
        <w:tblLook w:val="04A0" w:firstRow="1" w:lastRow="0" w:firstColumn="1" w:lastColumn="0" w:noHBand="0" w:noVBand="1"/>
        <w:tblPrChange w:id="4174" w:author="Nick Nicholas" w:date="2017-10-31T16:53:00Z">
          <w:tblPr>
            <w:tblW w:w="0" w:type="auto"/>
            <w:tblCellMar>
              <w:top w:w="15" w:type="dxa"/>
              <w:left w:w="15" w:type="dxa"/>
              <w:bottom w:w="15" w:type="dxa"/>
              <w:right w:w="15" w:type="dxa"/>
            </w:tblCellMar>
            <w:tblLook w:val="04A0" w:firstRow="1" w:lastRow="0" w:firstColumn="1" w:lastColumn="0" w:noHBand="0" w:noVBand="1"/>
          </w:tblPr>
        </w:tblPrChange>
      </w:tblPr>
      <w:tblGrid>
        <w:gridCol w:w="270"/>
        <w:gridCol w:w="2510"/>
        <w:gridCol w:w="624"/>
        <w:gridCol w:w="4069"/>
        <w:gridCol w:w="2971"/>
        <w:tblGridChange w:id="4175">
          <w:tblGrid>
            <w:gridCol w:w="270"/>
            <w:gridCol w:w="2510"/>
            <w:gridCol w:w="624"/>
            <w:gridCol w:w="4069"/>
            <w:gridCol w:w="2971"/>
          </w:tblGrid>
        </w:tblGridChange>
      </w:tblGrid>
      <w:tr w:rsidR="00295364" w14:paraId="67862FDE" w14:textId="77777777" w:rsidTr="00B7106F">
        <w:trPr>
          <w:tblHeader/>
          <w:ins w:id="4176" w:author="Linda Marshall" w:date="2017-10-31T11:50:00Z"/>
          <w:trPrChange w:id="4177" w:author="Nick Nicholas" w:date="2017-10-31T16:53:00Z">
            <w:trPr>
              <w:tblHeader/>
            </w:trPr>
          </w:trPrChange>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Change w:id="4178" w:author="Nick Nicholas" w:date="2017-10-31T16:53:00Z">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tcPrChange>
          </w:tcPr>
          <w:p w14:paraId="51A6526F" w14:textId="77777777" w:rsidR="00295364" w:rsidRDefault="00295364">
            <w:pPr>
              <w:spacing w:after="30"/>
              <w:jc w:val="center"/>
              <w:rPr>
                <w:ins w:id="4179" w:author="Linda Marshall" w:date="2017-10-31T11:50:00Z"/>
                <w:b/>
                <w:bCs/>
                <w:color w:val="FFFFFF"/>
              </w:rPr>
            </w:pPr>
            <w:ins w:id="4180" w:author="Linda Marshall" w:date="2017-10-31T11:50:00Z">
              <w:r>
                <w:rPr>
                  <w:b/>
                  <w:bCs/>
                  <w:color w:val="FFFFFF"/>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Change w:id="4181" w:author="Nick Nicholas" w:date="2017-10-31T16:53:00Z">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tcPrChange>
          </w:tcPr>
          <w:p w14:paraId="74B53EAB" w14:textId="77777777" w:rsidR="00295364" w:rsidRDefault="00295364">
            <w:pPr>
              <w:spacing w:after="30"/>
              <w:jc w:val="center"/>
              <w:rPr>
                <w:ins w:id="4182" w:author="Linda Marshall" w:date="2017-10-31T11:50:00Z"/>
                <w:b/>
                <w:bCs/>
                <w:color w:val="FFFFFF"/>
              </w:rPr>
            </w:pPr>
            <w:ins w:id="4183" w:author="Linda Marshall" w:date="2017-10-31T11:50:00Z">
              <w:r>
                <w:rPr>
                  <w:b/>
                  <w:bCs/>
                  <w:color w:val="FFFFFF"/>
                </w:rPr>
                <w:t>Element/@Attribute</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Change w:id="4184" w:author="Nick Nicholas" w:date="2017-10-31T16:53:00Z">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tcPrChange>
          </w:tcPr>
          <w:p w14:paraId="683217DC" w14:textId="77777777" w:rsidR="00295364" w:rsidRDefault="00295364">
            <w:pPr>
              <w:spacing w:after="30"/>
              <w:jc w:val="center"/>
              <w:rPr>
                <w:ins w:id="4185" w:author="Linda Marshall" w:date="2017-10-31T11:50:00Z"/>
                <w:b/>
                <w:bCs/>
                <w:color w:val="FFFFFF"/>
              </w:rPr>
            </w:pPr>
            <w:ins w:id="4186" w:author="Linda Marshall" w:date="2017-10-31T11:50:00Z">
              <w:r>
                <w:rPr>
                  <w:b/>
                  <w:bCs/>
                  <w:color w:val="FFFFFF"/>
                </w:rPr>
                <w:t>Char</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Change w:id="4187" w:author="Nick Nicholas" w:date="2017-10-31T16:53:00Z">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tcPrChange>
          </w:tcPr>
          <w:p w14:paraId="64CA48EF" w14:textId="77777777" w:rsidR="00295364" w:rsidRDefault="00295364">
            <w:pPr>
              <w:spacing w:after="30"/>
              <w:jc w:val="center"/>
              <w:rPr>
                <w:ins w:id="4188" w:author="Linda Marshall" w:date="2017-10-31T11:50:00Z"/>
                <w:b/>
                <w:bCs/>
                <w:color w:val="FFFFFF"/>
              </w:rPr>
            </w:pPr>
            <w:ins w:id="4189" w:author="Linda Marshall" w:date="2017-10-31T11:50:00Z">
              <w:r>
                <w:rPr>
                  <w:b/>
                  <w:bCs/>
                  <w:color w:val="FFFFFF"/>
                </w:rPr>
                <w:t>Description</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Change w:id="4190" w:author="Nick Nicholas" w:date="2017-10-31T16:53:00Z">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tcPrChange>
          </w:tcPr>
          <w:p w14:paraId="3F5CD5E3" w14:textId="77777777" w:rsidR="00295364" w:rsidRDefault="00295364">
            <w:pPr>
              <w:spacing w:after="30"/>
              <w:jc w:val="center"/>
              <w:rPr>
                <w:ins w:id="4191" w:author="Linda Marshall" w:date="2017-10-31T11:50:00Z"/>
                <w:b/>
                <w:bCs/>
                <w:color w:val="FFFFFF"/>
              </w:rPr>
            </w:pPr>
            <w:ins w:id="4192" w:author="Linda Marshall" w:date="2017-10-31T11:50:00Z">
              <w:r>
                <w:rPr>
                  <w:b/>
                  <w:bCs/>
                  <w:color w:val="FFFFFF"/>
                </w:rPr>
                <w:t>Type</w:t>
              </w:r>
            </w:ins>
          </w:p>
        </w:tc>
      </w:tr>
      <w:tr w:rsidR="00295364" w:rsidRPr="00D14E7F" w14:paraId="7225B488" w14:textId="77777777" w:rsidTr="00B7106F">
        <w:trPr>
          <w:ins w:id="4193"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194"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21E73FA7" w14:textId="77777777" w:rsidR="00295364" w:rsidRDefault="00295364">
            <w:pPr>
              <w:spacing w:after="30"/>
              <w:jc w:val="center"/>
              <w:rPr>
                <w:ins w:id="4195" w:author="Linda Marshall" w:date="2017-10-31T11:50:00Z"/>
                <w:b/>
                <w:bCs/>
                <w:color w:val="005696"/>
                <w:sz w:val="21"/>
                <w:szCs w:val="21"/>
              </w:rPr>
            </w:pPr>
            <w:ins w:id="4196"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197"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F81A1A4" w14:textId="77777777" w:rsidR="00295364" w:rsidRDefault="00295364">
            <w:pPr>
              <w:spacing w:after="30"/>
              <w:rPr>
                <w:ins w:id="4198" w:author="Linda Marshall" w:date="2017-10-31T11:50:00Z"/>
                <w:sz w:val="20"/>
                <w:szCs w:val="20"/>
              </w:rPr>
            </w:pPr>
            <w:bookmarkStart w:id="4199" w:name="GradingAssignmentScore"/>
            <w:bookmarkEnd w:id="4172"/>
            <w:ins w:id="4200" w:author="Linda Marshall" w:date="2017-10-31T11:50:00Z">
              <w:r>
                <w:rPr>
                  <w:rStyle w:val="rootelement1"/>
                  <w:sz w:val="22"/>
                  <w:szCs w:val="22"/>
                </w:rPr>
                <w:t>GradingAssignmentScore</w:t>
              </w:r>
              <w:bookmarkEnd w:id="4199"/>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Change w:id="4201" w:author="Nick Nicholas" w:date="2017-10-31T16:53:00Z">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tcPrChange>
          </w:tcPr>
          <w:p w14:paraId="6B22DE5A" w14:textId="77777777" w:rsidR="00295364" w:rsidRDefault="00295364">
            <w:pPr>
              <w:spacing w:after="30"/>
              <w:rPr>
                <w:ins w:id="4202" w:author="Linda Marshall" w:date="2017-10-31T11:50:00Z"/>
              </w:rPr>
            </w:pPr>
            <w:ins w:id="4203" w:author="Linda Marshall" w:date="2017-10-31T11:50: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04"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3B9115E" w14:textId="77777777" w:rsidR="00295364" w:rsidRDefault="00295364">
            <w:pPr>
              <w:pStyle w:val="Web"/>
              <w:rPr>
                <w:ins w:id="4205" w:author="Linda Marshall" w:date="2017-10-31T11:50:00Z"/>
              </w:rPr>
            </w:pPr>
            <w:ins w:id="4206" w:author="Linda Marshall" w:date="2017-10-31T11:50:00Z">
              <w:r>
                <w:t xml:space="preserve">This object provides score information about a particular assignment. </w:t>
              </w:r>
            </w:ins>
          </w:p>
          <w:p w14:paraId="5DDC0190" w14:textId="77777777" w:rsidR="00295364" w:rsidRPr="00AC13A6" w:rsidRDefault="00295364">
            <w:pPr>
              <w:rPr>
                <w:ins w:id="4207" w:author="Linda Marshall" w:date="2017-10-31T11:50:00Z"/>
                <w:lang w:val="en-US"/>
                <w:rPrChange w:id="4208" w:author="Nick Nicholas" w:date="2017-11-16T12:15:00Z">
                  <w:rPr>
                    <w:ins w:id="4209" w:author="Linda Marshall" w:date="2017-10-31T11:50:00Z"/>
                  </w:rPr>
                </w:rPrChange>
              </w:rPr>
            </w:pPr>
            <w:ins w:id="4210" w:author="Linda Marshall" w:date="2017-10-31T11:50:00Z">
              <w:r w:rsidRPr="00AC13A6">
                <w:rPr>
                  <w:lang w:val="en-US"/>
                  <w:rPrChange w:id="4211"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Change w:id="4212" w:author="Nick Nicholas" w:date="2017-10-31T16:53:00Z">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tcPrChange>
          </w:tcPr>
          <w:p w14:paraId="5C34D6EA" w14:textId="77777777" w:rsidR="00295364" w:rsidRPr="00AC13A6" w:rsidRDefault="00295364">
            <w:pPr>
              <w:rPr>
                <w:ins w:id="4213" w:author="Linda Marshall" w:date="2017-10-31T11:50:00Z"/>
                <w:lang w:val="en-US"/>
                <w:rPrChange w:id="4214" w:author="Nick Nicholas" w:date="2017-11-16T12:15:00Z">
                  <w:rPr>
                    <w:ins w:id="4215" w:author="Linda Marshall" w:date="2017-10-31T11:50:00Z"/>
                  </w:rPr>
                </w:rPrChange>
              </w:rPr>
            </w:pPr>
            <w:ins w:id="4216" w:author="Linda Marshall" w:date="2017-10-31T11:50:00Z">
              <w:r w:rsidRPr="00AC13A6">
                <w:rPr>
                  <w:lang w:val="en-US"/>
                  <w:rPrChange w:id="4217" w:author="Nick Nicholas" w:date="2017-11-16T12:15:00Z">
                    <w:rPr/>
                  </w:rPrChange>
                </w:rPr>
                <w:t> </w:t>
              </w:r>
            </w:ins>
          </w:p>
        </w:tc>
      </w:tr>
      <w:tr w:rsidR="00295364" w14:paraId="51FBE406" w14:textId="77777777" w:rsidTr="00B7106F">
        <w:trPr>
          <w:ins w:id="4218"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219"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2B8BCA55" w14:textId="5D539505" w:rsidR="00295364" w:rsidRDefault="00295364">
            <w:pPr>
              <w:jc w:val="center"/>
              <w:rPr>
                <w:ins w:id="4220" w:author="Linda Marshall" w:date="2017-10-31T11:50:00Z"/>
                <w:b/>
                <w:bCs/>
                <w:color w:val="005696"/>
                <w:sz w:val="21"/>
                <w:szCs w:val="21"/>
              </w:rPr>
            </w:pPr>
            <w:ins w:id="4221" w:author="Linda Marshall" w:date="2017-10-31T11:50:00Z">
              <w:r>
                <w:rPr>
                  <w:b/>
                  <w:bCs/>
                  <w:color w:val="005696"/>
                  <w:sz w:val="21"/>
                  <w:szCs w:val="21"/>
                </w:rPr>
                <w:t>@</w:t>
              </w:r>
              <w:r>
                <w:rPr>
                  <w:b/>
                  <w:bCs/>
                  <w:color w:val="005696"/>
                  <w:sz w:val="21"/>
                  <w:szCs w:val="21"/>
                </w:rPr>
                <w:br/>
              </w:r>
              <w:r>
                <w:rPr>
                  <w:b/>
                  <w:bCs/>
                  <w:noProof/>
                  <w:color w:val="005696"/>
                  <w:sz w:val="21"/>
                  <w:szCs w:val="21"/>
                  <w:rPrChange w:id="4222" w:author="Unknown">
                    <w:rPr>
                      <w:noProof/>
                    </w:rPr>
                  </w:rPrChange>
                </w:rPr>
                <w:drawing>
                  <wp:inline distT="0" distB="0" distL="0" distR="0" wp14:anchorId="3C017628" wp14:editId="40677DD8">
                    <wp:extent cx="152400" cy="152400"/>
                    <wp:effectExtent l="0" t="0" r="0" b="0"/>
                    <wp:docPr id="1" name="Picture 1"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23"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2CDDDB59" w14:textId="77777777" w:rsidR="00295364" w:rsidRDefault="00295364">
            <w:pPr>
              <w:rPr>
                <w:ins w:id="4224" w:author="Linda Marshall" w:date="2017-10-31T11:50:00Z"/>
                <w:sz w:val="20"/>
                <w:szCs w:val="20"/>
              </w:rPr>
            </w:pPr>
            <w:bookmarkStart w:id="4225" w:name="GradingAssignmentScore___RefId"/>
            <w:ins w:id="4226" w:author="Linda Marshall" w:date="2017-10-31T11:50:00Z">
              <w:r>
                <w:rPr>
                  <w:sz w:val="20"/>
                  <w:szCs w:val="20"/>
                </w:rPr>
                <w:t>RefId</w:t>
              </w:r>
              <w:bookmarkEnd w:id="4225"/>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27"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5634AF36" w14:textId="77777777" w:rsidR="00295364" w:rsidRDefault="00295364">
            <w:pPr>
              <w:jc w:val="center"/>
              <w:rPr>
                <w:ins w:id="4228" w:author="Linda Marshall" w:date="2017-10-31T11:50:00Z"/>
              </w:rPr>
            </w:pPr>
            <w:ins w:id="4229" w:author="Linda Marshall" w:date="2017-10-31T11:50:00Z">
              <w: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30"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E328834" w14:textId="77777777" w:rsidR="00295364" w:rsidRDefault="00295364">
            <w:pPr>
              <w:pStyle w:val="Web"/>
              <w:rPr>
                <w:ins w:id="4231" w:author="Linda Marshall" w:date="2017-10-31T11:50:00Z"/>
              </w:rPr>
            </w:pPr>
            <w:ins w:id="4232" w:author="Linda Marshall" w:date="2017-10-31T11:50:00Z">
              <w:r>
                <w:t>A GUID that identifies an instance of this object.</w:t>
              </w:r>
            </w:ins>
          </w:p>
          <w:p w14:paraId="33A007B6" w14:textId="77777777" w:rsidR="00295364" w:rsidRPr="00AC13A6" w:rsidRDefault="00295364">
            <w:pPr>
              <w:rPr>
                <w:ins w:id="4233" w:author="Linda Marshall" w:date="2017-10-31T11:50:00Z"/>
                <w:lang w:val="en-US"/>
                <w:rPrChange w:id="4234" w:author="Nick Nicholas" w:date="2017-11-16T12:15:00Z">
                  <w:rPr>
                    <w:ins w:id="4235" w:author="Linda Marshall" w:date="2017-10-31T11:50:00Z"/>
                  </w:rPr>
                </w:rPrChange>
              </w:rPr>
            </w:pPr>
            <w:ins w:id="4236" w:author="Linda Marshall" w:date="2017-10-31T11:50:00Z">
              <w:r w:rsidRPr="00AC13A6">
                <w:rPr>
                  <w:lang w:val="en-US"/>
                  <w:rPrChange w:id="4237"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38"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D549C46" w14:textId="77777777" w:rsidR="00295364" w:rsidRDefault="00295364">
            <w:pPr>
              <w:rPr>
                <w:ins w:id="4239" w:author="Linda Marshall" w:date="2017-10-31T11:50:00Z"/>
              </w:rPr>
            </w:pPr>
            <w:ins w:id="4240" w:author="Linda Marshall" w:date="2017-10-31T11:50:00Z">
              <w:r>
                <w:fldChar w:fldCharType="begin"/>
              </w:r>
              <w:r>
                <w:instrText xml:space="preserve"> HYPERLINK "file:///C:\\Users\\Linda\\Dropbox%20(NSIP)\\Nick%20&amp;%20Linda\\3.4.2%20PreRelease%20plus%20Assessment%20workshop\\specgen\\GenerateSpecTool_5\\bin\\Debug\\dist\\Specification\\out\\CommonTypes.html" \l "RefIdType" </w:instrText>
              </w:r>
              <w:r>
                <w:fldChar w:fldCharType="separate"/>
              </w:r>
              <w:r>
                <w:rPr>
                  <w:rFonts w:ascii="Courier New" w:hAnsi="Courier New" w:cs="Courier New"/>
                  <w:color w:val="005696"/>
                  <w:sz w:val="20"/>
                  <w:szCs w:val="20"/>
                </w:rPr>
                <w:t>RefIdType</w:t>
              </w:r>
              <w:r>
                <w:fldChar w:fldCharType="end"/>
              </w:r>
            </w:ins>
          </w:p>
        </w:tc>
      </w:tr>
      <w:tr w:rsidR="00295364" w14:paraId="46E26056" w14:textId="77777777" w:rsidTr="00B7106F">
        <w:trPr>
          <w:ins w:id="4241"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242"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476795AB" w14:textId="77777777" w:rsidR="00295364" w:rsidRDefault="00295364">
            <w:pPr>
              <w:jc w:val="center"/>
              <w:rPr>
                <w:ins w:id="4243" w:author="Linda Marshall" w:date="2017-10-31T11:50:00Z"/>
                <w:b/>
                <w:bCs/>
                <w:color w:val="005696"/>
                <w:sz w:val="21"/>
                <w:szCs w:val="21"/>
              </w:rPr>
            </w:pPr>
            <w:ins w:id="4244"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45"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6BE592A4" w14:textId="77777777" w:rsidR="00295364" w:rsidRDefault="00295364">
            <w:pPr>
              <w:rPr>
                <w:ins w:id="4246" w:author="Linda Marshall" w:date="2017-10-31T11:50:00Z"/>
                <w:sz w:val="20"/>
                <w:szCs w:val="20"/>
              </w:rPr>
            </w:pPr>
            <w:bookmarkStart w:id="4247" w:name="GradingAssignmentScore__StudentPersonalR"/>
            <w:ins w:id="4248" w:author="Linda Marshall" w:date="2017-10-31T11:50:00Z">
              <w:r>
                <w:rPr>
                  <w:sz w:val="20"/>
                  <w:szCs w:val="20"/>
                </w:rPr>
                <w:t>StudentPersonalRefId</w:t>
              </w:r>
              <w:bookmarkEnd w:id="4247"/>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49"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61378F64" w14:textId="77777777" w:rsidR="00295364" w:rsidRDefault="00295364">
            <w:pPr>
              <w:jc w:val="center"/>
              <w:rPr>
                <w:ins w:id="4250" w:author="Linda Marshall" w:date="2017-10-31T11:50:00Z"/>
              </w:rPr>
            </w:pPr>
            <w:ins w:id="4251"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52"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2B84EC3C" w14:textId="77777777" w:rsidR="00295364" w:rsidRDefault="00295364">
            <w:pPr>
              <w:pStyle w:val="Web"/>
              <w:rPr>
                <w:ins w:id="4253" w:author="Linda Marshall" w:date="2017-10-31T11:50:00Z"/>
              </w:rPr>
            </w:pPr>
            <w:ins w:id="4254" w:author="Linda Marshall" w:date="2017-10-31T11:50:00Z">
              <w:r>
                <w:t>The GUID for the student whose score this is.</w:t>
              </w:r>
            </w:ins>
          </w:p>
          <w:p w14:paraId="25678BC5" w14:textId="77777777" w:rsidR="00295364" w:rsidRPr="00AC13A6" w:rsidRDefault="00295364">
            <w:pPr>
              <w:rPr>
                <w:ins w:id="4255" w:author="Linda Marshall" w:date="2017-10-31T11:50:00Z"/>
                <w:lang w:val="en-US"/>
                <w:rPrChange w:id="4256" w:author="Nick Nicholas" w:date="2017-11-16T12:15:00Z">
                  <w:rPr>
                    <w:ins w:id="4257" w:author="Linda Marshall" w:date="2017-10-31T11:50:00Z"/>
                  </w:rPr>
                </w:rPrChange>
              </w:rPr>
            </w:pPr>
            <w:ins w:id="4258" w:author="Linda Marshall" w:date="2017-10-31T11:50:00Z">
              <w:r w:rsidRPr="00AC13A6">
                <w:rPr>
                  <w:lang w:val="en-US"/>
                  <w:rPrChange w:id="4259"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60"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069D378" w14:textId="77777777" w:rsidR="00295364" w:rsidRDefault="00295364">
            <w:pPr>
              <w:rPr>
                <w:ins w:id="4261" w:author="Linda Marshall" w:date="2017-10-31T11:50:00Z"/>
              </w:rPr>
            </w:pPr>
            <w:ins w:id="4262" w:author="Linda Marshall" w:date="2017-10-31T11:50:00Z">
              <w:r>
                <w:fldChar w:fldCharType="begin"/>
              </w:r>
              <w:r>
                <w:instrText xml:space="preserve"> HYPERLINK "file:///C:\\Users\\Linda\\Dropbox%20(NSIP)\\Nick%20&amp;%20Linda\\3.4.2%20PreRelease%20plus%20Assessment%20workshop\\specgen\\GenerateSpecTool_5\\bin\\Debug\\dist\\Specification\\out\\CommonTypes.html" \l "IdRefType" </w:instrText>
              </w:r>
              <w:r>
                <w:fldChar w:fldCharType="separate"/>
              </w:r>
              <w:r>
                <w:rPr>
                  <w:rFonts w:ascii="Courier New" w:hAnsi="Courier New" w:cs="Courier New"/>
                  <w:color w:val="005696"/>
                  <w:sz w:val="20"/>
                  <w:szCs w:val="20"/>
                </w:rPr>
                <w:t>IdRefType</w:t>
              </w:r>
              <w:r>
                <w:fldChar w:fldCharType="end"/>
              </w:r>
            </w:ins>
          </w:p>
        </w:tc>
      </w:tr>
      <w:tr w:rsidR="00295364" w14:paraId="26B60416" w14:textId="77777777" w:rsidTr="00B7106F">
        <w:trPr>
          <w:ins w:id="4263"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264"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7596907E" w14:textId="77777777" w:rsidR="00295364" w:rsidRDefault="00295364">
            <w:pPr>
              <w:jc w:val="center"/>
              <w:rPr>
                <w:ins w:id="4265" w:author="Linda Marshall" w:date="2017-10-31T11:50:00Z"/>
                <w:b/>
                <w:bCs/>
                <w:color w:val="005696"/>
                <w:sz w:val="21"/>
                <w:szCs w:val="21"/>
              </w:rPr>
            </w:pPr>
            <w:ins w:id="4266"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67"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2C321607" w14:textId="77777777" w:rsidR="00295364" w:rsidRDefault="00295364">
            <w:pPr>
              <w:rPr>
                <w:ins w:id="4268" w:author="Linda Marshall" w:date="2017-10-31T11:50:00Z"/>
                <w:sz w:val="20"/>
                <w:szCs w:val="20"/>
              </w:rPr>
            </w:pPr>
            <w:bookmarkStart w:id="4269" w:name="GradingAssignmentScore__StudentPersonalL"/>
            <w:ins w:id="4270" w:author="Linda Marshall" w:date="2017-10-31T11:50:00Z">
              <w:r>
                <w:rPr>
                  <w:sz w:val="20"/>
                  <w:szCs w:val="20"/>
                </w:rPr>
                <w:t>StudentPersonalLocalId</w:t>
              </w:r>
              <w:bookmarkEnd w:id="4269"/>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71"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883E5E2" w14:textId="77777777" w:rsidR="00295364" w:rsidRDefault="00295364">
            <w:pPr>
              <w:jc w:val="center"/>
              <w:rPr>
                <w:ins w:id="4272" w:author="Linda Marshall" w:date="2017-10-31T11:50:00Z"/>
              </w:rPr>
            </w:pPr>
            <w:ins w:id="4273" w:author="Linda Marshall" w:date="2017-10-31T11:50:00Z">
              <w: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74"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716D2B1" w14:textId="77777777" w:rsidR="00295364" w:rsidRDefault="00295364">
            <w:pPr>
              <w:pStyle w:val="Web"/>
              <w:rPr>
                <w:ins w:id="4275" w:author="Linda Marshall" w:date="2017-10-31T11:50:00Z"/>
              </w:rPr>
            </w:pPr>
            <w:ins w:id="4276" w:author="Linda Marshall" w:date="2017-10-31T11:50:00Z">
              <w:r>
                <w:t>The Local Id for the student whose score this is.</w:t>
              </w:r>
            </w:ins>
          </w:p>
          <w:p w14:paraId="619D7DA1" w14:textId="77777777" w:rsidR="00295364" w:rsidRPr="00AC13A6" w:rsidRDefault="00295364">
            <w:pPr>
              <w:rPr>
                <w:ins w:id="4277" w:author="Linda Marshall" w:date="2017-10-31T11:50:00Z"/>
                <w:lang w:val="en-US"/>
                <w:rPrChange w:id="4278" w:author="Nick Nicholas" w:date="2017-11-16T12:15:00Z">
                  <w:rPr>
                    <w:ins w:id="4279" w:author="Linda Marshall" w:date="2017-10-31T11:50:00Z"/>
                  </w:rPr>
                </w:rPrChange>
              </w:rPr>
            </w:pPr>
            <w:ins w:id="4280" w:author="Linda Marshall" w:date="2017-10-31T11:50:00Z">
              <w:r w:rsidRPr="00AC13A6">
                <w:rPr>
                  <w:lang w:val="en-US"/>
                  <w:rPrChange w:id="4281"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82"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71E98591" w14:textId="77777777" w:rsidR="00295364" w:rsidRDefault="00295364">
            <w:pPr>
              <w:rPr>
                <w:ins w:id="4283" w:author="Linda Marshall" w:date="2017-10-31T11:50:00Z"/>
              </w:rPr>
            </w:pPr>
            <w:ins w:id="4284" w:author="Linda Marshall" w:date="2017-10-31T11:50:00Z">
              <w:r>
                <w:fldChar w:fldCharType="begin"/>
              </w:r>
              <w:r>
                <w:instrText xml:space="preserve"> HYPERLINK "file:///C:\\Users\\Linda\\Dropbox%20(NSIP)\\Nick%20&amp;%20Linda\\3.4.2%20PreRelease%20plus%20Assessment%20workshop\\specgen\\GenerateSpecTool_5\\bin\\Debug\\dist\\Specification\\out\\CommonTypes.html" \l "LocalIdType" </w:instrText>
              </w:r>
              <w:r>
                <w:fldChar w:fldCharType="separate"/>
              </w:r>
              <w:r>
                <w:rPr>
                  <w:rFonts w:ascii="Courier New" w:hAnsi="Courier New" w:cs="Courier New"/>
                  <w:color w:val="005696"/>
                  <w:sz w:val="20"/>
                  <w:szCs w:val="20"/>
                </w:rPr>
                <w:t>LocalIdType</w:t>
              </w:r>
              <w:r>
                <w:fldChar w:fldCharType="end"/>
              </w:r>
            </w:ins>
          </w:p>
        </w:tc>
      </w:tr>
      <w:tr w:rsidR="00295364" w14:paraId="2AC01604" w14:textId="77777777" w:rsidTr="00B7106F">
        <w:trPr>
          <w:ins w:id="4285"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286"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2FC795F0" w14:textId="77777777" w:rsidR="00295364" w:rsidRDefault="00295364">
            <w:pPr>
              <w:jc w:val="center"/>
              <w:rPr>
                <w:ins w:id="4287" w:author="Linda Marshall" w:date="2017-10-31T11:50:00Z"/>
                <w:b/>
                <w:bCs/>
                <w:color w:val="005696"/>
                <w:sz w:val="21"/>
                <w:szCs w:val="21"/>
              </w:rPr>
            </w:pPr>
            <w:ins w:id="4288"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89"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6CFD8C7" w14:textId="77777777" w:rsidR="00295364" w:rsidRDefault="00295364">
            <w:pPr>
              <w:rPr>
                <w:ins w:id="4290" w:author="Linda Marshall" w:date="2017-10-31T11:50:00Z"/>
                <w:sz w:val="20"/>
                <w:szCs w:val="20"/>
              </w:rPr>
            </w:pPr>
            <w:bookmarkStart w:id="4291" w:name="GradingAssignmentScore__TeachingGroupRef"/>
            <w:ins w:id="4292" w:author="Linda Marshall" w:date="2017-10-31T11:50:00Z">
              <w:r>
                <w:rPr>
                  <w:sz w:val="20"/>
                  <w:szCs w:val="20"/>
                </w:rPr>
                <w:t>TeachingGroupRefId</w:t>
              </w:r>
              <w:bookmarkEnd w:id="4291"/>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93"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EBC13CC" w14:textId="77777777" w:rsidR="00295364" w:rsidRDefault="00295364">
            <w:pPr>
              <w:jc w:val="center"/>
              <w:rPr>
                <w:ins w:id="4294" w:author="Linda Marshall" w:date="2017-10-31T11:50:00Z"/>
              </w:rPr>
            </w:pPr>
            <w:ins w:id="4295"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296"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50505A37" w14:textId="77777777" w:rsidR="00295364" w:rsidRDefault="00295364">
            <w:pPr>
              <w:pStyle w:val="Web"/>
              <w:rPr>
                <w:ins w:id="4297" w:author="Linda Marshall" w:date="2017-10-31T11:50:00Z"/>
              </w:rPr>
            </w:pPr>
            <w:ins w:id="4298" w:author="Linda Marshall" w:date="2017-10-31T11:50:00Z">
              <w:r>
                <w:t>The GUID for the TeachingGroup object in which this assignment has been set.</w:t>
              </w:r>
            </w:ins>
          </w:p>
          <w:p w14:paraId="35A1D968" w14:textId="77777777" w:rsidR="00295364" w:rsidRPr="00AC13A6" w:rsidRDefault="00295364">
            <w:pPr>
              <w:rPr>
                <w:ins w:id="4299" w:author="Linda Marshall" w:date="2017-10-31T11:50:00Z"/>
                <w:lang w:val="en-US"/>
                <w:rPrChange w:id="4300" w:author="Nick Nicholas" w:date="2017-11-16T12:15:00Z">
                  <w:rPr>
                    <w:ins w:id="4301" w:author="Linda Marshall" w:date="2017-10-31T11:50:00Z"/>
                  </w:rPr>
                </w:rPrChange>
              </w:rPr>
            </w:pPr>
            <w:ins w:id="4302" w:author="Linda Marshall" w:date="2017-10-31T11:50:00Z">
              <w:r w:rsidRPr="00AC13A6">
                <w:rPr>
                  <w:lang w:val="en-US"/>
                  <w:rPrChange w:id="4303"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04"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D1E3410" w14:textId="77777777" w:rsidR="00295364" w:rsidRDefault="00295364">
            <w:pPr>
              <w:rPr>
                <w:ins w:id="4305" w:author="Linda Marshall" w:date="2017-10-31T11:50:00Z"/>
              </w:rPr>
            </w:pPr>
            <w:ins w:id="4306" w:author="Linda Marshall" w:date="2017-10-31T11:50:00Z">
              <w:r>
                <w:fldChar w:fldCharType="begin"/>
              </w:r>
              <w:r>
                <w:instrText xml:space="preserve"> HYPERLINK "file:///C:\\Users\\Linda\\Dropbox%20(NSIP)\\Nick%20&amp;%20Linda\\3.4.2%20PreRelease%20plus%20Assessment%20workshop\\specgen\\GenerateSpecTool_5\\bin\\Debug\\dist\\Specification\\out\\CommonTypes.html" \l "IdRefType" </w:instrText>
              </w:r>
              <w:r>
                <w:fldChar w:fldCharType="separate"/>
              </w:r>
              <w:r>
                <w:rPr>
                  <w:rFonts w:ascii="Courier New" w:hAnsi="Courier New" w:cs="Courier New"/>
                  <w:color w:val="005696"/>
                  <w:sz w:val="20"/>
                  <w:szCs w:val="20"/>
                </w:rPr>
                <w:t>IdRefType</w:t>
              </w:r>
              <w:r>
                <w:fldChar w:fldCharType="end"/>
              </w:r>
            </w:ins>
          </w:p>
        </w:tc>
      </w:tr>
      <w:tr w:rsidR="00295364" w14:paraId="5C0EB319" w14:textId="77777777" w:rsidTr="00B7106F">
        <w:trPr>
          <w:ins w:id="4307"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308"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261966E1" w14:textId="77777777" w:rsidR="00295364" w:rsidRDefault="00295364">
            <w:pPr>
              <w:jc w:val="center"/>
              <w:rPr>
                <w:ins w:id="4309" w:author="Linda Marshall" w:date="2017-10-31T11:50:00Z"/>
                <w:b/>
                <w:bCs/>
                <w:color w:val="005696"/>
                <w:sz w:val="21"/>
                <w:szCs w:val="21"/>
              </w:rPr>
            </w:pPr>
            <w:ins w:id="4310"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11"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78C8DE5" w14:textId="77777777" w:rsidR="00295364" w:rsidRDefault="00295364">
            <w:pPr>
              <w:rPr>
                <w:ins w:id="4312" w:author="Linda Marshall" w:date="2017-10-31T11:50:00Z"/>
                <w:sz w:val="20"/>
                <w:szCs w:val="20"/>
              </w:rPr>
            </w:pPr>
            <w:bookmarkStart w:id="4313" w:name="GradingAssignmentScore__SchoolInfoRefId"/>
            <w:ins w:id="4314" w:author="Linda Marshall" w:date="2017-10-31T11:50:00Z">
              <w:r>
                <w:rPr>
                  <w:sz w:val="20"/>
                  <w:szCs w:val="20"/>
                </w:rPr>
                <w:t>SchoolInfoRefId</w:t>
              </w:r>
              <w:bookmarkEnd w:id="4313"/>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15"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262C60F6" w14:textId="77777777" w:rsidR="00295364" w:rsidRDefault="00295364">
            <w:pPr>
              <w:jc w:val="center"/>
              <w:rPr>
                <w:ins w:id="4316" w:author="Linda Marshall" w:date="2017-10-31T11:50:00Z"/>
              </w:rPr>
            </w:pPr>
            <w:ins w:id="4317"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18"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F907DE2" w14:textId="77777777" w:rsidR="00295364" w:rsidRDefault="00295364">
            <w:pPr>
              <w:pStyle w:val="Web"/>
              <w:rPr>
                <w:ins w:id="4319" w:author="Linda Marshall" w:date="2017-10-31T11:50:00Z"/>
              </w:rPr>
            </w:pPr>
            <w:ins w:id="4320" w:author="Linda Marshall" w:date="2017-10-31T11:50:00Z">
              <w:r>
                <w:t>The Id (GUID) that uniquely identifies the School in which this assignment has been set.</w:t>
              </w:r>
            </w:ins>
          </w:p>
          <w:p w14:paraId="353A09A4" w14:textId="77777777" w:rsidR="00295364" w:rsidRPr="00AC13A6" w:rsidRDefault="00295364">
            <w:pPr>
              <w:rPr>
                <w:ins w:id="4321" w:author="Linda Marshall" w:date="2017-10-31T11:50:00Z"/>
                <w:lang w:val="en-US"/>
                <w:rPrChange w:id="4322" w:author="Nick Nicholas" w:date="2017-11-16T12:15:00Z">
                  <w:rPr>
                    <w:ins w:id="4323" w:author="Linda Marshall" w:date="2017-10-31T11:50:00Z"/>
                  </w:rPr>
                </w:rPrChange>
              </w:rPr>
            </w:pPr>
            <w:ins w:id="4324" w:author="Linda Marshall" w:date="2017-10-31T11:50:00Z">
              <w:r w:rsidRPr="00AC13A6">
                <w:rPr>
                  <w:lang w:val="en-US"/>
                  <w:rPrChange w:id="4325"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26"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E909772" w14:textId="77777777" w:rsidR="00295364" w:rsidRDefault="00295364">
            <w:pPr>
              <w:rPr>
                <w:ins w:id="4327" w:author="Linda Marshall" w:date="2017-10-31T11:50:00Z"/>
              </w:rPr>
            </w:pPr>
            <w:ins w:id="4328" w:author="Linda Marshall" w:date="2017-10-31T11:50:00Z">
              <w:r>
                <w:fldChar w:fldCharType="begin"/>
              </w:r>
              <w:r>
                <w:instrText xml:space="preserve"> HYPERLINK "file:///C:\\Users\\Linda\\Dropbox%20(NSIP)\\Nick%20&amp;%20Linda\\3.4.2%20PreRelease%20plus%20Assessment%20workshop\\specgen\\GenerateSpecTool_5\\bin\\Debug\\dist\\Specification\\out\\CommonTypes.html" \l "IdRefType" </w:instrText>
              </w:r>
              <w:r>
                <w:fldChar w:fldCharType="separate"/>
              </w:r>
              <w:r>
                <w:rPr>
                  <w:rFonts w:ascii="Courier New" w:hAnsi="Courier New" w:cs="Courier New"/>
                  <w:color w:val="005696"/>
                  <w:sz w:val="20"/>
                  <w:szCs w:val="20"/>
                </w:rPr>
                <w:t>IdRefType</w:t>
              </w:r>
              <w:r>
                <w:fldChar w:fldCharType="end"/>
              </w:r>
            </w:ins>
          </w:p>
        </w:tc>
      </w:tr>
      <w:tr w:rsidR="00295364" w14:paraId="43B1EE48" w14:textId="77777777" w:rsidTr="00B7106F">
        <w:trPr>
          <w:ins w:id="4329"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330"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3AF9B93F" w14:textId="77777777" w:rsidR="00295364" w:rsidRDefault="00295364">
            <w:pPr>
              <w:jc w:val="center"/>
              <w:rPr>
                <w:ins w:id="4331" w:author="Linda Marshall" w:date="2017-10-31T11:50:00Z"/>
                <w:b/>
                <w:bCs/>
                <w:color w:val="005696"/>
                <w:sz w:val="21"/>
                <w:szCs w:val="21"/>
              </w:rPr>
            </w:pPr>
            <w:ins w:id="4332"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33"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94486B2" w14:textId="77777777" w:rsidR="00295364" w:rsidRDefault="00295364">
            <w:pPr>
              <w:rPr>
                <w:ins w:id="4334" w:author="Linda Marshall" w:date="2017-10-31T11:50:00Z"/>
                <w:sz w:val="20"/>
                <w:szCs w:val="20"/>
              </w:rPr>
            </w:pPr>
            <w:bookmarkStart w:id="4335" w:name="GradingAssignmentScore__GradingAssignmen"/>
            <w:ins w:id="4336" w:author="Linda Marshall" w:date="2017-10-31T11:50:00Z">
              <w:r>
                <w:rPr>
                  <w:sz w:val="20"/>
                  <w:szCs w:val="20"/>
                </w:rPr>
                <w:t>GradingAssignmentRefId</w:t>
              </w:r>
              <w:bookmarkEnd w:id="4335"/>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37"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74F02836" w14:textId="77777777" w:rsidR="00295364" w:rsidRDefault="00295364">
            <w:pPr>
              <w:jc w:val="center"/>
              <w:rPr>
                <w:ins w:id="4338" w:author="Linda Marshall" w:date="2017-10-31T11:50:00Z"/>
              </w:rPr>
            </w:pPr>
            <w:ins w:id="4339" w:author="Linda Marshall" w:date="2017-10-31T11:50:00Z">
              <w: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40"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C439FBF" w14:textId="77777777" w:rsidR="00295364" w:rsidRDefault="00295364">
            <w:pPr>
              <w:pStyle w:val="Web"/>
              <w:rPr>
                <w:ins w:id="4341" w:author="Linda Marshall" w:date="2017-10-31T11:50:00Z"/>
              </w:rPr>
            </w:pPr>
            <w:ins w:id="4342" w:author="Linda Marshall" w:date="2017-10-31T11:50:00Z">
              <w:r>
                <w:t>The grading assignment for which this is a score.</w:t>
              </w:r>
            </w:ins>
          </w:p>
          <w:p w14:paraId="09542D3E" w14:textId="77777777" w:rsidR="00295364" w:rsidRPr="00AC13A6" w:rsidRDefault="00295364">
            <w:pPr>
              <w:rPr>
                <w:ins w:id="4343" w:author="Linda Marshall" w:date="2017-10-31T11:50:00Z"/>
                <w:lang w:val="en-US"/>
                <w:rPrChange w:id="4344" w:author="Nick Nicholas" w:date="2017-11-16T12:15:00Z">
                  <w:rPr>
                    <w:ins w:id="4345" w:author="Linda Marshall" w:date="2017-10-31T11:50:00Z"/>
                  </w:rPr>
                </w:rPrChange>
              </w:rPr>
            </w:pPr>
            <w:ins w:id="4346" w:author="Linda Marshall" w:date="2017-10-31T11:50:00Z">
              <w:r w:rsidRPr="00AC13A6">
                <w:rPr>
                  <w:lang w:val="en-US"/>
                  <w:rPrChange w:id="4347"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48"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7D58689B" w14:textId="77777777" w:rsidR="00295364" w:rsidRDefault="00295364">
            <w:pPr>
              <w:rPr>
                <w:ins w:id="4349" w:author="Linda Marshall" w:date="2017-10-31T11:50:00Z"/>
              </w:rPr>
            </w:pPr>
            <w:ins w:id="4350" w:author="Linda Marshall" w:date="2017-10-31T11:50:00Z">
              <w:r>
                <w:fldChar w:fldCharType="begin"/>
              </w:r>
              <w:r>
                <w:instrText xml:space="preserve"> HYPERLINK "file:///C:\\Users\\Linda\\Dropbox%20(NSIP)\\Nick%20&amp;%20Linda\\3.4.2%20PreRelease%20plus%20Assessment%20workshop\\specgen\\GenerateSpecTool_5\\bin\\Debug\\dist\\Specification\\out\\CommonTypes.html" \l "IdRefType" </w:instrText>
              </w:r>
              <w:r>
                <w:fldChar w:fldCharType="separate"/>
              </w:r>
              <w:r>
                <w:rPr>
                  <w:rFonts w:ascii="Courier New" w:hAnsi="Courier New" w:cs="Courier New"/>
                  <w:color w:val="005696"/>
                  <w:sz w:val="20"/>
                  <w:szCs w:val="20"/>
                </w:rPr>
                <w:t>IdRefType</w:t>
              </w:r>
              <w:r>
                <w:fldChar w:fldCharType="end"/>
              </w:r>
            </w:ins>
          </w:p>
        </w:tc>
      </w:tr>
      <w:tr w:rsidR="00295364" w14:paraId="635D2E11" w14:textId="77777777" w:rsidTr="00B7106F">
        <w:trPr>
          <w:ins w:id="4351"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352"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1C0F1042" w14:textId="77777777" w:rsidR="00295364" w:rsidRDefault="00295364">
            <w:pPr>
              <w:jc w:val="center"/>
              <w:rPr>
                <w:ins w:id="4353" w:author="Linda Marshall" w:date="2017-10-31T11:50:00Z"/>
                <w:b/>
                <w:bCs/>
                <w:color w:val="005696"/>
                <w:sz w:val="21"/>
                <w:szCs w:val="21"/>
              </w:rPr>
            </w:pPr>
            <w:ins w:id="4354"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55"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8EF6E20" w14:textId="77777777" w:rsidR="00295364" w:rsidRDefault="00295364">
            <w:pPr>
              <w:rPr>
                <w:ins w:id="4356" w:author="Linda Marshall" w:date="2017-10-31T11:50:00Z"/>
                <w:sz w:val="20"/>
                <w:szCs w:val="20"/>
              </w:rPr>
            </w:pPr>
            <w:bookmarkStart w:id="4357" w:name="GradingAssignmentScore__StaffPersonalRef"/>
            <w:ins w:id="4358" w:author="Linda Marshall" w:date="2017-10-31T11:50:00Z">
              <w:r>
                <w:rPr>
                  <w:sz w:val="20"/>
                  <w:szCs w:val="20"/>
                </w:rPr>
                <w:t>StaffPersonalRefId</w:t>
              </w:r>
              <w:bookmarkEnd w:id="4357"/>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59"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6460734D" w14:textId="77777777" w:rsidR="00295364" w:rsidRDefault="00295364">
            <w:pPr>
              <w:jc w:val="center"/>
              <w:rPr>
                <w:ins w:id="4360" w:author="Linda Marshall" w:date="2017-10-31T11:50:00Z"/>
              </w:rPr>
            </w:pPr>
            <w:ins w:id="4361"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62"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63343B38" w14:textId="77777777" w:rsidR="00295364" w:rsidRDefault="00295364">
            <w:pPr>
              <w:pStyle w:val="Web"/>
              <w:rPr>
                <w:ins w:id="4363" w:author="Linda Marshall" w:date="2017-10-31T11:50:00Z"/>
              </w:rPr>
            </w:pPr>
            <w:ins w:id="4364" w:author="Linda Marshall" w:date="2017-10-31T11:50:00Z">
              <w:r>
                <w:t>T</w:t>
              </w:r>
              <w:del w:id="4365" w:author="Nick Nicholas" w:date="2017-10-31T16:25:00Z">
                <w:r w:rsidDel="002553CE">
                  <w:delText>T</w:delText>
                </w:r>
              </w:del>
              <w:r>
                <w:t xml:space="preserve">he </w:t>
              </w:r>
              <w:proofErr w:type="gramStart"/>
              <w:r>
                <w:t>staff</w:t>
              </w:r>
              <w:proofErr w:type="gramEnd"/>
              <w:r>
                <w:t xml:space="preserve"> member who marked the assignment, and was responsible for any associated teacher judgement.</w:t>
              </w:r>
            </w:ins>
          </w:p>
          <w:p w14:paraId="65D0C2E9" w14:textId="77777777" w:rsidR="00295364" w:rsidRPr="00AC13A6" w:rsidRDefault="00295364">
            <w:pPr>
              <w:rPr>
                <w:ins w:id="4366" w:author="Linda Marshall" w:date="2017-10-31T11:50:00Z"/>
                <w:lang w:val="en-US"/>
                <w:rPrChange w:id="4367" w:author="Nick Nicholas" w:date="2017-11-16T12:15:00Z">
                  <w:rPr>
                    <w:ins w:id="4368" w:author="Linda Marshall" w:date="2017-10-31T11:50:00Z"/>
                  </w:rPr>
                </w:rPrChange>
              </w:rPr>
            </w:pPr>
            <w:ins w:id="4369" w:author="Linda Marshall" w:date="2017-10-31T11:50:00Z">
              <w:r w:rsidRPr="00AC13A6">
                <w:rPr>
                  <w:lang w:val="en-US"/>
                  <w:rPrChange w:id="4370"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71"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4D2503F" w14:textId="77777777" w:rsidR="00295364" w:rsidRDefault="00295364">
            <w:pPr>
              <w:rPr>
                <w:ins w:id="4372" w:author="Linda Marshall" w:date="2017-10-31T11:50:00Z"/>
              </w:rPr>
            </w:pPr>
            <w:ins w:id="4373" w:author="Linda Marshall" w:date="2017-10-31T11:50:00Z">
              <w:r>
                <w:fldChar w:fldCharType="begin"/>
              </w:r>
              <w:r>
                <w:instrText xml:space="preserve"> HYPERLINK "file:///C:\\Users\\Linda\\Dropbox%20(NSIP)\\Nick%20&amp;%20Linda\\3.4.2%20PreRelease%20plus%20Assessment%20workshop\\specgen\\GenerateSpecTool_5\\bin\\Debug\\dist\\Specification\\out\\CommonTypes.html" \l "IdRefType" </w:instrText>
              </w:r>
              <w:r>
                <w:fldChar w:fldCharType="separate"/>
              </w:r>
              <w:r>
                <w:rPr>
                  <w:rFonts w:ascii="Courier New" w:hAnsi="Courier New" w:cs="Courier New"/>
                  <w:color w:val="005696"/>
                  <w:sz w:val="20"/>
                  <w:szCs w:val="20"/>
                </w:rPr>
                <w:t>IdRefType</w:t>
              </w:r>
              <w:r>
                <w:fldChar w:fldCharType="end"/>
              </w:r>
            </w:ins>
          </w:p>
        </w:tc>
      </w:tr>
      <w:tr w:rsidR="00295364" w14:paraId="36196E7F" w14:textId="77777777" w:rsidTr="00B7106F">
        <w:trPr>
          <w:ins w:id="4374"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375"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08BD3053" w14:textId="77777777" w:rsidR="00295364" w:rsidRDefault="00295364">
            <w:pPr>
              <w:jc w:val="center"/>
              <w:rPr>
                <w:ins w:id="4376" w:author="Linda Marshall" w:date="2017-10-31T11:50:00Z"/>
                <w:b/>
                <w:bCs/>
                <w:color w:val="005696"/>
                <w:sz w:val="21"/>
                <w:szCs w:val="21"/>
              </w:rPr>
            </w:pPr>
            <w:ins w:id="4377"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78"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5CF39414" w14:textId="77777777" w:rsidR="00295364" w:rsidRDefault="00295364">
            <w:pPr>
              <w:rPr>
                <w:ins w:id="4379" w:author="Linda Marshall" w:date="2017-10-31T11:50:00Z"/>
                <w:sz w:val="20"/>
                <w:szCs w:val="20"/>
              </w:rPr>
            </w:pPr>
            <w:bookmarkStart w:id="4380" w:name="GradingAssignmentScore__DateGraded"/>
            <w:ins w:id="4381" w:author="Linda Marshall" w:date="2017-10-31T11:50:00Z">
              <w:r>
                <w:rPr>
                  <w:sz w:val="20"/>
                  <w:szCs w:val="20"/>
                </w:rPr>
                <w:t>DateGraded</w:t>
              </w:r>
              <w:bookmarkEnd w:id="4380"/>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82"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7849863" w14:textId="77777777" w:rsidR="00295364" w:rsidRDefault="00295364">
            <w:pPr>
              <w:jc w:val="center"/>
              <w:rPr>
                <w:ins w:id="4383" w:author="Linda Marshall" w:date="2017-10-31T11:50:00Z"/>
              </w:rPr>
            </w:pPr>
            <w:ins w:id="4384"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85"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4D6CEA2" w14:textId="77777777" w:rsidR="00295364" w:rsidRDefault="00295364">
            <w:pPr>
              <w:pStyle w:val="Web"/>
              <w:rPr>
                <w:ins w:id="4386" w:author="Linda Marshall" w:date="2017-10-31T11:50:00Z"/>
              </w:rPr>
            </w:pPr>
            <w:ins w:id="4387" w:author="Linda Marshall" w:date="2017-10-31T11:50:00Z">
              <w:r>
                <w:t>Date the assignment was graded.</w:t>
              </w:r>
            </w:ins>
          </w:p>
          <w:p w14:paraId="3FC1C6F6" w14:textId="77777777" w:rsidR="00295364" w:rsidRPr="00AC13A6" w:rsidRDefault="00295364">
            <w:pPr>
              <w:rPr>
                <w:ins w:id="4388" w:author="Linda Marshall" w:date="2017-10-31T11:50:00Z"/>
                <w:lang w:val="en-US"/>
                <w:rPrChange w:id="4389" w:author="Nick Nicholas" w:date="2017-11-16T12:15:00Z">
                  <w:rPr>
                    <w:ins w:id="4390" w:author="Linda Marshall" w:date="2017-10-31T11:50:00Z"/>
                  </w:rPr>
                </w:rPrChange>
              </w:rPr>
            </w:pPr>
            <w:ins w:id="4391" w:author="Linda Marshall" w:date="2017-10-31T11:50:00Z">
              <w:r w:rsidRPr="00AC13A6">
                <w:rPr>
                  <w:lang w:val="en-US"/>
                  <w:rPrChange w:id="4392"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393"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7FAA85B" w14:textId="77777777" w:rsidR="00295364" w:rsidRDefault="00295364">
            <w:pPr>
              <w:rPr>
                <w:ins w:id="4394" w:author="Linda Marshall" w:date="2017-10-31T11:50:00Z"/>
              </w:rPr>
            </w:pPr>
            <w:ins w:id="4395" w:author="Linda Marshall" w:date="2017-10-31T11:50:00Z">
              <w:r>
                <w:fldChar w:fldCharType="begin"/>
              </w:r>
              <w:r>
                <w:instrText xml:space="preserve"> HYPERLINK "http://www.w3.org/TR/xmlschema-2/" \l "date" </w:instrText>
              </w:r>
              <w:r>
                <w:fldChar w:fldCharType="separate"/>
              </w:r>
              <w:r>
                <w:rPr>
                  <w:rFonts w:ascii="Courier New" w:hAnsi="Courier New" w:cs="Courier New"/>
                  <w:color w:val="005696"/>
                  <w:sz w:val="20"/>
                  <w:szCs w:val="20"/>
                </w:rPr>
                <w:t>xs:date</w:t>
              </w:r>
              <w:r>
                <w:fldChar w:fldCharType="end"/>
              </w:r>
            </w:ins>
          </w:p>
        </w:tc>
      </w:tr>
      <w:tr w:rsidR="00295364" w14:paraId="7C8E6124" w14:textId="77777777" w:rsidTr="00B7106F">
        <w:trPr>
          <w:ins w:id="4396"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397"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08B0C3E6" w14:textId="77777777" w:rsidR="00295364" w:rsidRDefault="00295364">
            <w:pPr>
              <w:jc w:val="center"/>
              <w:rPr>
                <w:ins w:id="4398" w:author="Linda Marshall" w:date="2017-10-31T11:50:00Z"/>
                <w:b/>
                <w:bCs/>
                <w:color w:val="005696"/>
                <w:sz w:val="21"/>
                <w:szCs w:val="21"/>
              </w:rPr>
            </w:pPr>
            <w:ins w:id="4399"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00"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0580628" w14:textId="77777777" w:rsidR="00295364" w:rsidRDefault="00295364">
            <w:pPr>
              <w:rPr>
                <w:ins w:id="4401" w:author="Linda Marshall" w:date="2017-10-31T11:50:00Z"/>
                <w:sz w:val="20"/>
                <w:szCs w:val="20"/>
              </w:rPr>
            </w:pPr>
            <w:bookmarkStart w:id="4402" w:name="GradingAssignmentScore__ExpectedScore"/>
            <w:ins w:id="4403" w:author="Linda Marshall" w:date="2017-10-31T11:50:00Z">
              <w:r>
                <w:rPr>
                  <w:sz w:val="20"/>
                  <w:szCs w:val="20"/>
                </w:rPr>
                <w:t>ExpectedScore</w:t>
              </w:r>
              <w:bookmarkEnd w:id="4402"/>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04"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4BF0D777" w14:textId="77777777" w:rsidR="00295364" w:rsidRDefault="00295364">
            <w:pPr>
              <w:jc w:val="center"/>
              <w:rPr>
                <w:ins w:id="4405" w:author="Linda Marshall" w:date="2017-10-31T11:50:00Z"/>
              </w:rPr>
            </w:pPr>
            <w:ins w:id="4406"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07"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7186CD24" w14:textId="77777777" w:rsidR="00295364" w:rsidRDefault="00295364">
            <w:pPr>
              <w:pStyle w:val="Web"/>
              <w:rPr>
                <w:ins w:id="4408" w:author="Linda Marshall" w:date="2017-10-31T11:50:00Z"/>
              </w:rPr>
            </w:pPr>
            <w:ins w:id="4409" w:author="Linda Marshall" w:date="2017-10-31T11:50:00Z">
              <w:r>
                <w:t xml:space="preserve">If true, this is the expected or calculated score for the assignment. If false, this is the score the student received through attempting the assignment. The expected score can be used to substitute for the received score, where the received score is unavailable; e.g. the student has not done the assessment, but will receive a </w:t>
              </w:r>
              <w:r>
                <w:lastRenderedPageBreak/>
                <w:t>default mark rather than be penalised with a zero grade.</w:t>
              </w:r>
            </w:ins>
          </w:p>
          <w:p w14:paraId="5B78CF4B" w14:textId="77777777" w:rsidR="00295364" w:rsidRPr="00AC13A6" w:rsidRDefault="00295364">
            <w:pPr>
              <w:rPr>
                <w:ins w:id="4410" w:author="Linda Marshall" w:date="2017-10-31T11:50:00Z"/>
                <w:lang w:val="en-US"/>
                <w:rPrChange w:id="4411" w:author="Nick Nicholas" w:date="2017-11-16T12:15:00Z">
                  <w:rPr>
                    <w:ins w:id="4412" w:author="Linda Marshall" w:date="2017-10-31T11:50:00Z"/>
                  </w:rPr>
                </w:rPrChange>
              </w:rPr>
            </w:pPr>
            <w:ins w:id="4413" w:author="Linda Marshall" w:date="2017-10-31T11:50:00Z">
              <w:r w:rsidRPr="00AC13A6">
                <w:rPr>
                  <w:lang w:val="en-US"/>
                  <w:rPrChange w:id="4414"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15"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44B55BC5" w14:textId="77777777" w:rsidR="00295364" w:rsidRDefault="00295364">
            <w:pPr>
              <w:rPr>
                <w:ins w:id="4416" w:author="Linda Marshall" w:date="2017-10-31T11:50:00Z"/>
              </w:rPr>
            </w:pPr>
            <w:ins w:id="4417" w:author="Linda Marshall" w:date="2017-10-31T11:50:00Z">
              <w:r>
                <w:lastRenderedPageBreak/>
                <w:fldChar w:fldCharType="begin"/>
              </w:r>
              <w:r>
                <w:instrText xml:space="preserve"> HYPERLINK "http://www.w3.org/TR/xmlschema-2/" \l "boolean" </w:instrText>
              </w:r>
              <w:r>
                <w:fldChar w:fldCharType="separate"/>
              </w:r>
              <w:r>
                <w:rPr>
                  <w:rFonts w:ascii="Courier New" w:hAnsi="Courier New" w:cs="Courier New"/>
                  <w:color w:val="005696"/>
                  <w:sz w:val="20"/>
                  <w:szCs w:val="20"/>
                </w:rPr>
                <w:t>xs:boolean</w:t>
              </w:r>
              <w:r>
                <w:fldChar w:fldCharType="end"/>
              </w:r>
            </w:ins>
          </w:p>
        </w:tc>
      </w:tr>
      <w:tr w:rsidR="00295364" w14:paraId="4E2E2F07" w14:textId="77777777" w:rsidTr="00B7106F">
        <w:trPr>
          <w:ins w:id="4418"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419"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7D319457" w14:textId="77777777" w:rsidR="00295364" w:rsidRDefault="00295364">
            <w:pPr>
              <w:jc w:val="center"/>
              <w:rPr>
                <w:ins w:id="4420" w:author="Linda Marshall" w:date="2017-10-31T11:50:00Z"/>
                <w:b/>
                <w:bCs/>
                <w:color w:val="005696"/>
                <w:sz w:val="21"/>
                <w:szCs w:val="21"/>
              </w:rPr>
            </w:pPr>
            <w:ins w:id="4421" w:author="Linda Marshall" w:date="2017-10-31T11:50:00Z">
              <w:r>
                <w:rPr>
                  <w:b/>
                  <w:bCs/>
                  <w:color w:val="005696"/>
                  <w:sz w:val="21"/>
                  <w:szCs w:val="21"/>
                </w:rPr>
                <w:lastRenderedPageBreak/>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22"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7214CDF4" w14:textId="77777777" w:rsidR="00295364" w:rsidRDefault="00295364">
            <w:pPr>
              <w:rPr>
                <w:ins w:id="4423" w:author="Linda Marshall" w:date="2017-10-31T11:50:00Z"/>
                <w:sz w:val="20"/>
                <w:szCs w:val="20"/>
              </w:rPr>
            </w:pPr>
            <w:bookmarkStart w:id="4424" w:name="GradingAssignmentScore__ScorePoints"/>
            <w:ins w:id="4425" w:author="Linda Marshall" w:date="2017-10-31T11:50:00Z">
              <w:r>
                <w:rPr>
                  <w:sz w:val="20"/>
                  <w:szCs w:val="20"/>
                </w:rPr>
                <w:t>ScorePoints</w:t>
              </w:r>
              <w:bookmarkEnd w:id="4424"/>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26"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232E0FB0" w14:textId="77777777" w:rsidR="00295364" w:rsidRDefault="00295364">
            <w:pPr>
              <w:jc w:val="center"/>
              <w:rPr>
                <w:ins w:id="4427" w:author="Linda Marshall" w:date="2017-10-31T11:50:00Z"/>
              </w:rPr>
            </w:pPr>
            <w:ins w:id="4428" w:author="Linda Marshall" w:date="2017-10-31T11:50:00Z">
              <w:r>
                <w:t>C</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29"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91CAB21" w14:textId="77777777" w:rsidR="00295364" w:rsidRDefault="00295364">
            <w:pPr>
              <w:pStyle w:val="Web"/>
              <w:rPr>
                <w:ins w:id="4430" w:author="Linda Marshall" w:date="2017-10-31T11:50:00Z"/>
              </w:rPr>
            </w:pPr>
            <w:ins w:id="4431" w:author="Linda Marshall" w:date="2017-10-31T11:50:00Z">
              <w:r>
                <w:t>The score represented as points. Conditionally required that one or more of ScorePoints, ScorePercent or ScoreLetter must be filled in. For online assignments, ScorePoints should be used to the exclusion of other scores.</w:t>
              </w:r>
            </w:ins>
          </w:p>
          <w:p w14:paraId="1BDDE2D0" w14:textId="77777777" w:rsidR="00295364" w:rsidRPr="00AC13A6" w:rsidRDefault="00295364">
            <w:pPr>
              <w:rPr>
                <w:ins w:id="4432" w:author="Linda Marshall" w:date="2017-10-31T11:50:00Z"/>
                <w:lang w:val="en-US"/>
                <w:rPrChange w:id="4433" w:author="Nick Nicholas" w:date="2017-11-16T12:15:00Z">
                  <w:rPr>
                    <w:ins w:id="4434" w:author="Linda Marshall" w:date="2017-10-31T11:50:00Z"/>
                  </w:rPr>
                </w:rPrChange>
              </w:rPr>
            </w:pPr>
            <w:ins w:id="4435" w:author="Linda Marshall" w:date="2017-10-31T11:50:00Z">
              <w:r w:rsidRPr="00AC13A6">
                <w:rPr>
                  <w:lang w:val="en-US"/>
                  <w:rPrChange w:id="4436"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37"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2A530687" w14:textId="77777777" w:rsidR="00295364" w:rsidRDefault="00295364">
            <w:pPr>
              <w:rPr>
                <w:ins w:id="4438" w:author="Linda Marshall" w:date="2017-10-31T11:50:00Z"/>
              </w:rPr>
            </w:pPr>
            <w:ins w:id="4439" w:author="Linda Marshall" w:date="2017-10-31T11:50:00Z">
              <w:r>
                <w:fldChar w:fldCharType="begin"/>
              </w:r>
              <w:r>
                <w:instrText xml:space="preserve"> HYPERLINK "http://www.w3.org/TR/xmlschema-2/" \l "unsignedInt" </w:instrText>
              </w:r>
              <w:r>
                <w:fldChar w:fldCharType="separate"/>
              </w:r>
              <w:r>
                <w:rPr>
                  <w:rFonts w:ascii="Courier New" w:hAnsi="Courier New" w:cs="Courier New"/>
                  <w:color w:val="005696"/>
                  <w:sz w:val="20"/>
                  <w:szCs w:val="20"/>
                </w:rPr>
                <w:t>xs:unsignedInt</w:t>
              </w:r>
              <w:r>
                <w:fldChar w:fldCharType="end"/>
              </w:r>
            </w:ins>
          </w:p>
        </w:tc>
      </w:tr>
      <w:tr w:rsidR="00295364" w14:paraId="7A256752" w14:textId="77777777" w:rsidTr="00B7106F">
        <w:trPr>
          <w:ins w:id="4440"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441"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5CCEEC0B" w14:textId="77777777" w:rsidR="00295364" w:rsidRDefault="00295364">
            <w:pPr>
              <w:jc w:val="center"/>
              <w:rPr>
                <w:ins w:id="4442" w:author="Linda Marshall" w:date="2017-10-31T11:50:00Z"/>
                <w:b/>
                <w:bCs/>
                <w:color w:val="005696"/>
                <w:sz w:val="21"/>
                <w:szCs w:val="21"/>
              </w:rPr>
            </w:pPr>
            <w:ins w:id="4443"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44"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9424D4C" w14:textId="77777777" w:rsidR="00295364" w:rsidRDefault="00295364">
            <w:pPr>
              <w:rPr>
                <w:ins w:id="4445" w:author="Linda Marshall" w:date="2017-10-31T11:50:00Z"/>
                <w:sz w:val="20"/>
                <w:szCs w:val="20"/>
              </w:rPr>
            </w:pPr>
            <w:bookmarkStart w:id="4446" w:name="GradingAssignmentScore__ScorePercent"/>
            <w:ins w:id="4447" w:author="Linda Marshall" w:date="2017-10-31T11:50:00Z">
              <w:r>
                <w:rPr>
                  <w:sz w:val="20"/>
                  <w:szCs w:val="20"/>
                </w:rPr>
                <w:t>ScorePercent</w:t>
              </w:r>
              <w:bookmarkEnd w:id="4446"/>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48"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4F9C1448" w14:textId="77777777" w:rsidR="00295364" w:rsidRDefault="00295364">
            <w:pPr>
              <w:jc w:val="center"/>
              <w:rPr>
                <w:ins w:id="4449" w:author="Linda Marshall" w:date="2017-10-31T11:50:00Z"/>
              </w:rPr>
            </w:pPr>
            <w:ins w:id="4450" w:author="Linda Marshall" w:date="2017-10-31T11:50:00Z">
              <w:r>
                <w:t>C</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51"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1C2E66C" w14:textId="77777777" w:rsidR="00295364" w:rsidRDefault="00295364">
            <w:pPr>
              <w:pStyle w:val="Web"/>
              <w:rPr>
                <w:ins w:id="4452" w:author="Linda Marshall" w:date="2017-10-31T11:50:00Z"/>
              </w:rPr>
            </w:pPr>
            <w:ins w:id="4453" w:author="Linda Marshall" w:date="2017-10-31T11:50:00Z">
              <w:r>
                <w:t>The score represented as a percent. Conditionally required that one or more of ScorePoints, ScorePercent or ScoreLetter must be filled in.</w:t>
              </w:r>
            </w:ins>
          </w:p>
          <w:p w14:paraId="1D0E9607" w14:textId="77777777" w:rsidR="00295364" w:rsidRPr="00AC13A6" w:rsidRDefault="00295364">
            <w:pPr>
              <w:rPr>
                <w:ins w:id="4454" w:author="Linda Marshall" w:date="2017-10-31T11:50:00Z"/>
                <w:lang w:val="en-US"/>
                <w:rPrChange w:id="4455" w:author="Nick Nicholas" w:date="2017-11-16T12:15:00Z">
                  <w:rPr>
                    <w:ins w:id="4456" w:author="Linda Marshall" w:date="2017-10-31T11:50:00Z"/>
                  </w:rPr>
                </w:rPrChange>
              </w:rPr>
            </w:pPr>
            <w:ins w:id="4457" w:author="Linda Marshall" w:date="2017-10-31T11:50:00Z">
              <w:r w:rsidRPr="00AC13A6">
                <w:rPr>
                  <w:lang w:val="en-US"/>
                  <w:rPrChange w:id="4458"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59"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539E4762" w14:textId="77777777" w:rsidR="00295364" w:rsidRDefault="00295364">
            <w:pPr>
              <w:rPr>
                <w:ins w:id="4460" w:author="Linda Marshall" w:date="2017-10-31T11:50:00Z"/>
              </w:rPr>
            </w:pPr>
            <w:ins w:id="4461" w:author="Linda Marshall" w:date="2017-10-31T11:50:00Z">
              <w:r>
                <w:fldChar w:fldCharType="begin"/>
              </w:r>
              <w:r>
                <w:instrText xml:space="preserve"> HYPERLINK "http://www.w3.org/TR/xmlschema-2/" \l "decimal" </w:instrText>
              </w:r>
              <w:r>
                <w:fldChar w:fldCharType="separate"/>
              </w:r>
              <w:r>
                <w:rPr>
                  <w:rFonts w:ascii="Courier New" w:hAnsi="Courier New" w:cs="Courier New"/>
                  <w:color w:val="005696"/>
                  <w:sz w:val="20"/>
                  <w:szCs w:val="20"/>
                </w:rPr>
                <w:t>xs:decimal</w:t>
              </w:r>
              <w:r>
                <w:fldChar w:fldCharType="end"/>
              </w:r>
            </w:ins>
          </w:p>
        </w:tc>
      </w:tr>
      <w:tr w:rsidR="00295364" w14:paraId="29C9B81D" w14:textId="77777777" w:rsidTr="00B7106F">
        <w:trPr>
          <w:ins w:id="4462"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463"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07F9A423" w14:textId="77777777" w:rsidR="00295364" w:rsidRDefault="00295364">
            <w:pPr>
              <w:jc w:val="center"/>
              <w:rPr>
                <w:ins w:id="4464" w:author="Linda Marshall" w:date="2017-10-31T11:50:00Z"/>
                <w:b/>
                <w:bCs/>
                <w:color w:val="005696"/>
                <w:sz w:val="21"/>
                <w:szCs w:val="21"/>
              </w:rPr>
            </w:pPr>
            <w:ins w:id="4465"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66"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F1A8332" w14:textId="77777777" w:rsidR="00295364" w:rsidRDefault="00295364">
            <w:pPr>
              <w:rPr>
                <w:ins w:id="4467" w:author="Linda Marshall" w:date="2017-10-31T11:50:00Z"/>
                <w:sz w:val="20"/>
                <w:szCs w:val="20"/>
              </w:rPr>
            </w:pPr>
            <w:bookmarkStart w:id="4468" w:name="GradingAssignmentScore__ScoreLetter"/>
            <w:ins w:id="4469" w:author="Linda Marshall" w:date="2017-10-31T11:50:00Z">
              <w:r>
                <w:rPr>
                  <w:sz w:val="20"/>
                  <w:szCs w:val="20"/>
                </w:rPr>
                <w:t>ScoreLetter</w:t>
              </w:r>
              <w:bookmarkEnd w:id="4468"/>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70"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727DCA6" w14:textId="77777777" w:rsidR="00295364" w:rsidRDefault="00295364">
            <w:pPr>
              <w:jc w:val="center"/>
              <w:rPr>
                <w:ins w:id="4471" w:author="Linda Marshall" w:date="2017-10-31T11:50:00Z"/>
              </w:rPr>
            </w:pPr>
            <w:ins w:id="4472" w:author="Linda Marshall" w:date="2017-10-31T11:50:00Z">
              <w:r>
                <w:t>C</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73"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F488AB9" w14:textId="77777777" w:rsidR="00295364" w:rsidRDefault="00295364">
            <w:pPr>
              <w:pStyle w:val="Web"/>
              <w:rPr>
                <w:ins w:id="4474" w:author="Linda Marshall" w:date="2017-10-31T11:50:00Z"/>
              </w:rPr>
            </w:pPr>
            <w:ins w:id="4475" w:author="Linda Marshall" w:date="2017-10-31T11:50:00Z">
              <w:r>
                <w:t>The score represented as a letter grade. Conditionally required that one or more of ScorePoints, ScorePercent or ScoreLetter must be filled in.</w:t>
              </w:r>
            </w:ins>
          </w:p>
          <w:p w14:paraId="3CFE9A72" w14:textId="77777777" w:rsidR="00295364" w:rsidRPr="00AC13A6" w:rsidRDefault="00295364">
            <w:pPr>
              <w:rPr>
                <w:ins w:id="4476" w:author="Linda Marshall" w:date="2017-10-31T11:50:00Z"/>
                <w:lang w:val="en-US"/>
                <w:rPrChange w:id="4477" w:author="Nick Nicholas" w:date="2017-11-16T12:15:00Z">
                  <w:rPr>
                    <w:ins w:id="4478" w:author="Linda Marshall" w:date="2017-10-31T11:50:00Z"/>
                  </w:rPr>
                </w:rPrChange>
              </w:rPr>
            </w:pPr>
            <w:ins w:id="4479" w:author="Linda Marshall" w:date="2017-10-31T11:50:00Z">
              <w:r w:rsidRPr="00AC13A6">
                <w:rPr>
                  <w:lang w:val="en-US"/>
                  <w:rPrChange w:id="4480"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81"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E77ECF2" w14:textId="77777777" w:rsidR="00295364" w:rsidRDefault="00295364">
            <w:pPr>
              <w:rPr>
                <w:ins w:id="4482" w:author="Linda Marshall" w:date="2017-10-31T11:50:00Z"/>
              </w:rPr>
            </w:pPr>
            <w:ins w:id="4483" w:author="Linda Marshall" w:date="2017-10-31T11:50:00Z">
              <w:r>
                <w:fldChar w:fldCharType="begin"/>
              </w:r>
              <w:r>
                <w:instrText xml:space="preserve"> HYPERLINK "http://www.w3.org/TR/xmlschema-2/" \l "token" </w:instrText>
              </w:r>
              <w:r>
                <w:fldChar w:fldCharType="separate"/>
              </w:r>
              <w:r>
                <w:rPr>
                  <w:rFonts w:ascii="Courier New" w:hAnsi="Courier New" w:cs="Courier New"/>
                  <w:color w:val="005696"/>
                  <w:sz w:val="20"/>
                  <w:szCs w:val="20"/>
                </w:rPr>
                <w:t>xs:token</w:t>
              </w:r>
              <w:r>
                <w:fldChar w:fldCharType="end"/>
              </w:r>
            </w:ins>
          </w:p>
        </w:tc>
      </w:tr>
      <w:tr w:rsidR="00295364" w14:paraId="37FF9EF8" w14:textId="77777777" w:rsidTr="00B7106F">
        <w:trPr>
          <w:ins w:id="4484"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485"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3AA8ECDA" w14:textId="77777777" w:rsidR="00295364" w:rsidRDefault="00295364">
            <w:pPr>
              <w:jc w:val="center"/>
              <w:rPr>
                <w:ins w:id="4486" w:author="Linda Marshall" w:date="2017-10-31T11:50:00Z"/>
                <w:b/>
                <w:bCs/>
                <w:color w:val="005696"/>
                <w:sz w:val="21"/>
                <w:szCs w:val="21"/>
              </w:rPr>
            </w:pPr>
            <w:ins w:id="4487"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88"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7D93497F" w14:textId="77777777" w:rsidR="00295364" w:rsidRDefault="00295364">
            <w:pPr>
              <w:rPr>
                <w:ins w:id="4489" w:author="Linda Marshall" w:date="2017-10-31T11:50:00Z"/>
                <w:sz w:val="20"/>
                <w:szCs w:val="20"/>
              </w:rPr>
            </w:pPr>
            <w:bookmarkStart w:id="4490" w:name="GradingAssignmentScore__ScoreDescription"/>
            <w:ins w:id="4491" w:author="Linda Marshall" w:date="2017-10-31T11:50:00Z">
              <w:r>
                <w:rPr>
                  <w:sz w:val="20"/>
                  <w:szCs w:val="20"/>
                </w:rPr>
                <w:t>ScoreDescription</w:t>
              </w:r>
              <w:bookmarkEnd w:id="4490"/>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92"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6779955" w14:textId="77777777" w:rsidR="00295364" w:rsidRDefault="00295364">
            <w:pPr>
              <w:jc w:val="center"/>
              <w:rPr>
                <w:ins w:id="4493" w:author="Linda Marshall" w:date="2017-10-31T11:50:00Z"/>
              </w:rPr>
            </w:pPr>
            <w:ins w:id="4494"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495"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541FFAA" w14:textId="77777777" w:rsidR="00295364" w:rsidRDefault="00295364">
            <w:pPr>
              <w:pStyle w:val="Web"/>
              <w:rPr>
                <w:ins w:id="4496" w:author="Linda Marshall" w:date="2017-10-31T11:50:00Z"/>
              </w:rPr>
            </w:pPr>
            <w:ins w:id="4497" w:author="Linda Marshall" w:date="2017-10-31T11:50:00Z">
              <w:r>
                <w:t>Text description of the score.</w:t>
              </w:r>
            </w:ins>
          </w:p>
          <w:p w14:paraId="4FF9CF8F" w14:textId="77777777" w:rsidR="00295364" w:rsidRPr="00AC13A6" w:rsidRDefault="00295364">
            <w:pPr>
              <w:rPr>
                <w:ins w:id="4498" w:author="Linda Marshall" w:date="2017-10-31T11:50:00Z"/>
                <w:lang w:val="en-US"/>
                <w:rPrChange w:id="4499" w:author="Nick Nicholas" w:date="2017-11-16T12:15:00Z">
                  <w:rPr>
                    <w:ins w:id="4500" w:author="Linda Marshall" w:date="2017-10-31T11:50:00Z"/>
                  </w:rPr>
                </w:rPrChange>
              </w:rPr>
            </w:pPr>
            <w:ins w:id="4501" w:author="Linda Marshall" w:date="2017-10-31T11:50:00Z">
              <w:r w:rsidRPr="00AC13A6">
                <w:rPr>
                  <w:lang w:val="en-US"/>
                  <w:rPrChange w:id="4502"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03"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D9C80A2" w14:textId="77777777" w:rsidR="00295364" w:rsidRDefault="00295364">
            <w:pPr>
              <w:rPr>
                <w:ins w:id="4504" w:author="Linda Marshall" w:date="2017-10-31T11:50:00Z"/>
              </w:rPr>
            </w:pPr>
            <w:ins w:id="4505" w:author="Linda Marshall" w:date="2017-10-31T11:50:00Z">
              <w:r>
                <w:fldChar w:fldCharType="begin"/>
              </w:r>
              <w:r>
                <w:instrText xml:space="preserve"> HYPERLINK "http://www.w3.org/TR/xmlschema-2/" \l "normalizedString" </w:instrText>
              </w:r>
              <w:r>
                <w:fldChar w:fldCharType="separate"/>
              </w:r>
              <w:r>
                <w:rPr>
                  <w:rFonts w:ascii="Courier New" w:hAnsi="Courier New" w:cs="Courier New"/>
                  <w:color w:val="005696"/>
                  <w:sz w:val="20"/>
                  <w:szCs w:val="20"/>
                </w:rPr>
                <w:t>xs:normalizedString</w:t>
              </w:r>
              <w:r>
                <w:fldChar w:fldCharType="end"/>
              </w:r>
            </w:ins>
          </w:p>
        </w:tc>
      </w:tr>
      <w:tr w:rsidR="00295364" w14:paraId="4AE2C1E5" w14:textId="77777777" w:rsidTr="00B7106F">
        <w:trPr>
          <w:ins w:id="4506"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507"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64825AF2" w14:textId="77777777" w:rsidR="00295364" w:rsidRDefault="00295364">
            <w:pPr>
              <w:jc w:val="center"/>
              <w:rPr>
                <w:ins w:id="4508" w:author="Linda Marshall" w:date="2017-10-31T11:50:00Z"/>
                <w:b/>
                <w:bCs/>
                <w:color w:val="005696"/>
                <w:sz w:val="21"/>
                <w:szCs w:val="21"/>
              </w:rPr>
            </w:pPr>
            <w:ins w:id="4509"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10"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77E7E15C" w14:textId="77777777" w:rsidR="00295364" w:rsidRDefault="00295364">
            <w:pPr>
              <w:rPr>
                <w:ins w:id="4511" w:author="Linda Marshall" w:date="2017-10-31T11:50:00Z"/>
                <w:sz w:val="20"/>
                <w:szCs w:val="20"/>
              </w:rPr>
            </w:pPr>
            <w:bookmarkStart w:id="4512" w:name="GradingAssignmentScore__SubscoreList"/>
            <w:ins w:id="4513" w:author="Linda Marshall" w:date="2017-10-31T11:50:00Z">
              <w:r>
                <w:rPr>
                  <w:sz w:val="20"/>
                  <w:szCs w:val="20"/>
                </w:rPr>
                <w:t>SubscoreList</w:t>
              </w:r>
              <w:bookmarkEnd w:id="4512"/>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14"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5BD7265" w14:textId="77777777" w:rsidR="00295364" w:rsidRDefault="00295364">
            <w:pPr>
              <w:jc w:val="center"/>
              <w:rPr>
                <w:ins w:id="4515" w:author="Linda Marshall" w:date="2017-10-31T11:50:00Z"/>
              </w:rPr>
            </w:pPr>
            <w:ins w:id="4516"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17"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FDA5CCB" w14:textId="77777777" w:rsidR="00295364" w:rsidRDefault="00295364">
            <w:pPr>
              <w:pStyle w:val="Web"/>
              <w:rPr>
                <w:ins w:id="4518" w:author="Linda Marshall" w:date="2017-10-31T11:50:00Z"/>
              </w:rPr>
            </w:pPr>
            <w:ins w:id="4519" w:author="Linda Marshall" w:date="2017-10-31T11:50:00Z">
              <w:r>
                <w:t>Subscores contributing to the total mark.</w:t>
              </w:r>
            </w:ins>
          </w:p>
          <w:p w14:paraId="172691E5" w14:textId="77777777" w:rsidR="00295364" w:rsidRPr="00AC13A6" w:rsidRDefault="00295364">
            <w:pPr>
              <w:rPr>
                <w:ins w:id="4520" w:author="Linda Marshall" w:date="2017-10-31T11:50:00Z"/>
                <w:lang w:val="en-US"/>
                <w:rPrChange w:id="4521" w:author="Nick Nicholas" w:date="2017-11-16T12:15:00Z">
                  <w:rPr>
                    <w:ins w:id="4522" w:author="Linda Marshall" w:date="2017-10-31T11:50:00Z"/>
                  </w:rPr>
                </w:rPrChange>
              </w:rPr>
            </w:pPr>
            <w:ins w:id="4523" w:author="Linda Marshall" w:date="2017-10-31T11:50:00Z">
              <w:r w:rsidRPr="00AC13A6">
                <w:rPr>
                  <w:lang w:val="en-US"/>
                  <w:rPrChange w:id="4524"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25"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DB7AFDF" w14:textId="77777777" w:rsidR="00295364" w:rsidRDefault="00295364">
            <w:pPr>
              <w:rPr>
                <w:ins w:id="4526" w:author="Linda Marshall" w:date="2017-10-31T11:50:00Z"/>
              </w:rPr>
            </w:pPr>
            <w:ins w:id="4527" w:author="Linda Marshall" w:date="2017-10-31T11:50:00Z">
              <w:r>
                <w:fldChar w:fldCharType="begin"/>
              </w:r>
              <w:r>
                <w:instrText xml:space="preserve"> HYPERLINK "file:///C:\\Users\\Linda\\Dropbox%20(NSIP)\\Nick%20&amp;%20Linda\\3.4.2%20PreRelease%20plus%20Assessment%20workshop\\specgen\\GenerateSpecTool_5\\bin\\Debug\\dist\\Specification\\out\\CommonTypes.html" \l "NAPSubscoreListType" </w:instrText>
              </w:r>
              <w:r>
                <w:fldChar w:fldCharType="separate"/>
              </w:r>
              <w:r>
                <w:rPr>
                  <w:rFonts w:ascii="Courier New" w:hAnsi="Courier New" w:cs="Courier New"/>
                  <w:color w:val="005696"/>
                  <w:sz w:val="20"/>
                  <w:szCs w:val="20"/>
                </w:rPr>
                <w:t>NAPSubscoreListType</w:t>
              </w:r>
              <w:r>
                <w:fldChar w:fldCharType="end"/>
              </w:r>
            </w:ins>
          </w:p>
        </w:tc>
      </w:tr>
      <w:tr w:rsidR="00295364" w14:paraId="6D373DD1" w14:textId="77777777" w:rsidTr="00B7106F">
        <w:trPr>
          <w:ins w:id="4528"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529"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78355DC2" w14:textId="77777777" w:rsidR="00295364" w:rsidRDefault="00295364">
            <w:pPr>
              <w:jc w:val="center"/>
              <w:rPr>
                <w:ins w:id="4530" w:author="Linda Marshall" w:date="2017-10-31T11:50:00Z"/>
                <w:b/>
                <w:bCs/>
                <w:color w:val="005696"/>
                <w:sz w:val="21"/>
                <w:szCs w:val="21"/>
              </w:rPr>
            </w:pPr>
            <w:ins w:id="4531"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32"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25AC713" w14:textId="77777777" w:rsidR="00295364" w:rsidRDefault="00295364">
            <w:pPr>
              <w:rPr>
                <w:ins w:id="4533" w:author="Linda Marshall" w:date="2017-10-31T11:50:00Z"/>
                <w:sz w:val="20"/>
                <w:szCs w:val="20"/>
              </w:rPr>
            </w:pPr>
            <w:bookmarkStart w:id="4534" w:name="GradingAssignmentScore__TeacherJudgement"/>
            <w:ins w:id="4535" w:author="Linda Marshall" w:date="2017-10-31T11:50:00Z">
              <w:r>
                <w:rPr>
                  <w:sz w:val="20"/>
                  <w:szCs w:val="20"/>
                </w:rPr>
                <w:t>TeacherJudgement</w:t>
              </w:r>
              <w:bookmarkEnd w:id="4534"/>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36"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5F93F772" w14:textId="77777777" w:rsidR="00295364" w:rsidRDefault="00295364">
            <w:pPr>
              <w:jc w:val="center"/>
              <w:rPr>
                <w:ins w:id="4537" w:author="Linda Marshall" w:date="2017-10-31T11:50:00Z"/>
              </w:rPr>
            </w:pPr>
            <w:ins w:id="4538"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39"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4A88BE8F" w14:textId="77777777" w:rsidR="00295364" w:rsidRDefault="00295364">
            <w:pPr>
              <w:pStyle w:val="Web"/>
              <w:rPr>
                <w:ins w:id="4540" w:author="Linda Marshall" w:date="2017-10-31T11:50:00Z"/>
              </w:rPr>
            </w:pPr>
            <w:ins w:id="4541" w:author="Linda Marshall" w:date="2017-10-31T11:50:00Z">
              <w:r>
                <w:t>Teacher judgement associated with the score.</w:t>
              </w:r>
            </w:ins>
          </w:p>
          <w:p w14:paraId="7B034E3C" w14:textId="77777777" w:rsidR="00295364" w:rsidRPr="00AC13A6" w:rsidRDefault="00295364">
            <w:pPr>
              <w:rPr>
                <w:ins w:id="4542" w:author="Linda Marshall" w:date="2017-10-31T11:50:00Z"/>
                <w:lang w:val="en-US"/>
                <w:rPrChange w:id="4543" w:author="Nick Nicholas" w:date="2017-11-16T12:15:00Z">
                  <w:rPr>
                    <w:ins w:id="4544" w:author="Linda Marshall" w:date="2017-10-31T11:50:00Z"/>
                  </w:rPr>
                </w:rPrChange>
              </w:rPr>
            </w:pPr>
            <w:ins w:id="4545" w:author="Linda Marshall" w:date="2017-10-31T11:50:00Z">
              <w:r w:rsidRPr="00AC13A6">
                <w:rPr>
                  <w:lang w:val="en-US"/>
                  <w:rPrChange w:id="4546"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47"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48DD4F47" w14:textId="77777777" w:rsidR="00295364" w:rsidRDefault="00295364">
            <w:pPr>
              <w:rPr>
                <w:ins w:id="4548" w:author="Linda Marshall" w:date="2017-10-31T11:50:00Z"/>
              </w:rPr>
            </w:pPr>
            <w:ins w:id="4549" w:author="Linda Marshall" w:date="2017-10-31T11:50:00Z">
              <w:r>
                <w:fldChar w:fldCharType="begin"/>
              </w:r>
              <w:r>
                <w:instrText xml:space="preserve"> HYPERLINK "http://www.w3.org/TR/xmlschema-2/" \l "string" </w:instrText>
              </w:r>
              <w:r>
                <w:fldChar w:fldCharType="separate"/>
              </w:r>
              <w:r>
                <w:rPr>
                  <w:rFonts w:ascii="Courier New" w:hAnsi="Courier New" w:cs="Courier New"/>
                  <w:color w:val="005696"/>
                  <w:sz w:val="20"/>
                  <w:szCs w:val="20"/>
                </w:rPr>
                <w:t>xs:string</w:t>
              </w:r>
              <w:r>
                <w:fldChar w:fldCharType="end"/>
              </w:r>
            </w:ins>
          </w:p>
        </w:tc>
      </w:tr>
      <w:tr w:rsidR="00295364" w14:paraId="4CB0484A" w14:textId="77777777" w:rsidTr="00B7106F">
        <w:trPr>
          <w:ins w:id="4550"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551"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7B4B71C2" w14:textId="77777777" w:rsidR="00295364" w:rsidRDefault="00295364">
            <w:pPr>
              <w:jc w:val="center"/>
              <w:rPr>
                <w:ins w:id="4552" w:author="Linda Marshall" w:date="2017-10-31T11:50:00Z"/>
                <w:b/>
                <w:bCs/>
                <w:color w:val="005696"/>
                <w:sz w:val="21"/>
                <w:szCs w:val="21"/>
              </w:rPr>
            </w:pPr>
            <w:ins w:id="4553"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54"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85822FA" w14:textId="77777777" w:rsidR="00295364" w:rsidRDefault="00295364">
            <w:pPr>
              <w:rPr>
                <w:ins w:id="4555" w:author="Linda Marshall" w:date="2017-10-31T11:50:00Z"/>
                <w:sz w:val="20"/>
                <w:szCs w:val="20"/>
              </w:rPr>
            </w:pPr>
            <w:bookmarkStart w:id="4556" w:name="GradingAssignmentScore__MarkInfoRefId"/>
            <w:ins w:id="4557" w:author="Linda Marshall" w:date="2017-10-31T11:50:00Z">
              <w:r>
                <w:rPr>
                  <w:sz w:val="20"/>
                  <w:szCs w:val="20"/>
                </w:rPr>
                <w:t>MarkInfoRefId</w:t>
              </w:r>
              <w:bookmarkEnd w:id="4556"/>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58"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0842A245" w14:textId="77777777" w:rsidR="00295364" w:rsidRDefault="00295364">
            <w:pPr>
              <w:jc w:val="center"/>
              <w:rPr>
                <w:ins w:id="4559" w:author="Linda Marshall" w:date="2017-10-31T11:50:00Z"/>
              </w:rPr>
            </w:pPr>
            <w:ins w:id="4560"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61"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7F57F58C" w14:textId="77777777" w:rsidR="00295364" w:rsidRDefault="00295364">
            <w:pPr>
              <w:pStyle w:val="Web"/>
              <w:rPr>
                <w:ins w:id="4562" w:author="Linda Marshall" w:date="2017-10-31T11:50:00Z"/>
              </w:rPr>
            </w:pPr>
            <w:ins w:id="4563" w:author="Linda Marshall" w:date="2017-10-31T11:50:00Z">
              <w:r>
                <w:t>Interpretation of Grade.</w:t>
              </w:r>
            </w:ins>
          </w:p>
          <w:p w14:paraId="6C73FCCF" w14:textId="77777777" w:rsidR="00295364" w:rsidRDefault="00295364">
            <w:pPr>
              <w:rPr>
                <w:ins w:id="4564" w:author="Linda Marshall" w:date="2017-10-31T11:50:00Z"/>
              </w:rPr>
            </w:pPr>
            <w:ins w:id="4565" w:author="Linda Marshall" w:date="2017-10-31T11:50: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66"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8B68244" w14:textId="77777777" w:rsidR="00295364" w:rsidRDefault="00295364">
            <w:pPr>
              <w:rPr>
                <w:ins w:id="4567" w:author="Linda Marshall" w:date="2017-10-31T11:50:00Z"/>
              </w:rPr>
            </w:pPr>
            <w:ins w:id="4568" w:author="Linda Marshall" w:date="2017-10-31T11:50:00Z">
              <w:r>
                <w:fldChar w:fldCharType="begin"/>
              </w:r>
              <w:r>
                <w:instrText xml:space="preserve"> HYPERLINK "file:///C:\\Users\\Linda\\Dropbox%20(NSIP)\\Nick%20&amp;%20Linda\\3.4.2%20PreRelease%20plus%20Assessment%20workshop\\specgen\\GenerateSpecTool_5\\bin\\Debug\\dist\\Specification\\out\\CommonTypes.html" \l "IdRefType" </w:instrText>
              </w:r>
              <w:r>
                <w:fldChar w:fldCharType="separate"/>
              </w:r>
              <w:r>
                <w:rPr>
                  <w:rFonts w:ascii="Courier New" w:hAnsi="Courier New" w:cs="Courier New"/>
                  <w:color w:val="005696"/>
                  <w:sz w:val="20"/>
                  <w:szCs w:val="20"/>
                </w:rPr>
                <w:t>IdRefType</w:t>
              </w:r>
              <w:r>
                <w:fldChar w:fldCharType="end"/>
              </w:r>
            </w:ins>
          </w:p>
        </w:tc>
      </w:tr>
      <w:tr w:rsidR="00295364" w14:paraId="3B1C77F7" w14:textId="77777777" w:rsidTr="00B7106F">
        <w:trPr>
          <w:ins w:id="4569"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570"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21D213B4" w14:textId="77777777" w:rsidR="00295364" w:rsidRDefault="00295364">
            <w:pPr>
              <w:jc w:val="center"/>
              <w:rPr>
                <w:ins w:id="4571" w:author="Linda Marshall" w:date="2017-10-31T11:50:00Z"/>
                <w:b/>
                <w:bCs/>
                <w:color w:val="005696"/>
                <w:sz w:val="21"/>
                <w:szCs w:val="21"/>
              </w:rPr>
            </w:pPr>
            <w:ins w:id="4572"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73"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34AAB8C" w14:textId="77777777" w:rsidR="00295364" w:rsidRDefault="00295364">
            <w:pPr>
              <w:rPr>
                <w:ins w:id="4574" w:author="Linda Marshall" w:date="2017-10-31T11:50:00Z"/>
                <w:sz w:val="20"/>
                <w:szCs w:val="20"/>
              </w:rPr>
            </w:pPr>
            <w:bookmarkStart w:id="4575" w:name="GradingAssignmentScore__AssignmentScoreI"/>
            <w:ins w:id="4576" w:author="Linda Marshall" w:date="2017-10-31T11:50:00Z">
              <w:r>
                <w:rPr>
                  <w:sz w:val="20"/>
                  <w:szCs w:val="20"/>
                </w:rPr>
                <w:t>AssignmentScoreIteration</w:t>
              </w:r>
              <w:bookmarkEnd w:id="4575"/>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77"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2A3D474" w14:textId="77777777" w:rsidR="00295364" w:rsidRDefault="00295364">
            <w:pPr>
              <w:jc w:val="center"/>
              <w:rPr>
                <w:ins w:id="4578" w:author="Linda Marshall" w:date="2017-10-31T11:50:00Z"/>
              </w:rPr>
            </w:pPr>
            <w:ins w:id="4579"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80"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521A41A1" w14:textId="77777777" w:rsidR="00295364" w:rsidRDefault="00295364">
            <w:pPr>
              <w:pStyle w:val="Web"/>
              <w:rPr>
                <w:ins w:id="4581" w:author="Linda Marshall" w:date="2017-10-31T11:50:00Z"/>
              </w:rPr>
            </w:pPr>
            <w:ins w:id="4582" w:author="Linda Marshall" w:date="2017-10-31T11:50:00Z">
              <w:r>
                <w:t>If this is a draft submission, or re-submission, iteration of the attempt.</w:t>
              </w:r>
            </w:ins>
          </w:p>
          <w:p w14:paraId="54548F02" w14:textId="77777777" w:rsidR="00295364" w:rsidRPr="00AC13A6" w:rsidRDefault="00295364">
            <w:pPr>
              <w:rPr>
                <w:ins w:id="4583" w:author="Linda Marshall" w:date="2017-10-31T11:50:00Z"/>
                <w:lang w:val="en-US"/>
                <w:rPrChange w:id="4584" w:author="Nick Nicholas" w:date="2017-11-16T12:15:00Z">
                  <w:rPr>
                    <w:ins w:id="4585" w:author="Linda Marshall" w:date="2017-10-31T11:50:00Z"/>
                  </w:rPr>
                </w:rPrChange>
              </w:rPr>
            </w:pPr>
            <w:ins w:id="4586" w:author="Linda Marshall" w:date="2017-10-31T11:50:00Z">
              <w:r w:rsidRPr="00AC13A6">
                <w:rPr>
                  <w:lang w:val="en-US"/>
                  <w:rPrChange w:id="4587" w:author="Nick Nicholas" w:date="2017-11-16T12:15:00Z">
                    <w:rPr/>
                  </w:rPrChange>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88"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4AFF318B" w14:textId="77777777" w:rsidR="00295364" w:rsidRDefault="00295364">
            <w:pPr>
              <w:rPr>
                <w:ins w:id="4589" w:author="Linda Marshall" w:date="2017-10-31T11:50:00Z"/>
              </w:rPr>
            </w:pPr>
            <w:ins w:id="4590" w:author="Linda Marshall" w:date="2017-10-31T11:50:00Z">
              <w:r>
                <w:fldChar w:fldCharType="begin"/>
              </w:r>
              <w:r>
                <w:instrText xml:space="preserve"> HYPERLINK "http://www.w3.org/TR/xmlschema-2/" \l "token" </w:instrText>
              </w:r>
              <w:r>
                <w:fldChar w:fldCharType="separate"/>
              </w:r>
              <w:r>
                <w:rPr>
                  <w:rFonts w:ascii="Courier New" w:hAnsi="Courier New" w:cs="Courier New"/>
                  <w:color w:val="005696"/>
                  <w:sz w:val="20"/>
                  <w:szCs w:val="20"/>
                </w:rPr>
                <w:t>xs:token</w:t>
              </w:r>
              <w:r>
                <w:fldChar w:fldCharType="end"/>
              </w:r>
            </w:ins>
          </w:p>
        </w:tc>
      </w:tr>
      <w:tr w:rsidR="00295364" w14:paraId="0ED92CB2" w14:textId="77777777" w:rsidTr="00B7106F">
        <w:trPr>
          <w:ins w:id="4591"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592"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4E3309BC" w14:textId="77777777" w:rsidR="00295364" w:rsidRDefault="00295364">
            <w:pPr>
              <w:jc w:val="center"/>
              <w:rPr>
                <w:ins w:id="4593" w:author="Linda Marshall" w:date="2017-10-31T11:50:00Z"/>
                <w:b/>
                <w:bCs/>
                <w:color w:val="005696"/>
                <w:sz w:val="21"/>
                <w:szCs w:val="21"/>
              </w:rPr>
            </w:pPr>
            <w:ins w:id="4594"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95"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7094452" w14:textId="77777777" w:rsidR="00295364" w:rsidRDefault="00295364">
            <w:pPr>
              <w:rPr>
                <w:ins w:id="4596" w:author="Linda Marshall" w:date="2017-10-31T11:50:00Z"/>
                <w:sz w:val="20"/>
                <w:szCs w:val="20"/>
              </w:rPr>
            </w:pPr>
            <w:bookmarkStart w:id="4597" w:name="GradingAssignmentScore__SIF_Metadata"/>
            <w:ins w:id="4598" w:author="Linda Marshall" w:date="2017-10-31T11:50:00Z">
              <w:r>
                <w:rPr>
                  <w:sz w:val="20"/>
                  <w:szCs w:val="20"/>
                </w:rPr>
                <w:t>SIF_Metadata</w:t>
              </w:r>
              <w:bookmarkEnd w:id="4597"/>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599"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598EBB27" w14:textId="77777777" w:rsidR="00295364" w:rsidRDefault="00295364">
            <w:pPr>
              <w:jc w:val="center"/>
              <w:rPr>
                <w:ins w:id="4600" w:author="Linda Marshall" w:date="2017-10-31T11:50:00Z"/>
              </w:rPr>
            </w:pPr>
            <w:ins w:id="4601"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602"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53AEBE4E" w14:textId="77777777" w:rsidR="00295364" w:rsidRDefault="00295364">
            <w:pPr>
              <w:rPr>
                <w:ins w:id="4603" w:author="Linda Marshall" w:date="2017-10-31T11:50:00Z"/>
              </w:rPr>
            </w:pPr>
            <w:ins w:id="4604" w:author="Linda Marshall" w:date="2017-10-31T11:50: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605"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71C788D4" w14:textId="77777777" w:rsidR="00295364" w:rsidRDefault="00295364">
            <w:pPr>
              <w:rPr>
                <w:ins w:id="4606" w:author="Linda Marshall" w:date="2017-10-31T11:50:00Z"/>
              </w:rPr>
            </w:pPr>
            <w:ins w:id="4607" w:author="Linda Marshall" w:date="2017-10-31T11:50:00Z">
              <w:r>
                <w:fldChar w:fldCharType="begin"/>
              </w:r>
              <w:r>
                <w:instrText xml:space="preserve"> HYPERLINK "file:///C:\\Users\\Linda\\Dropbox%20(NSIP)\\Nick%20&amp;%20Linda\\3.4.2%20PreRelease%20plus%20Assessment%20workshop\\specgen\\GenerateSpecTool_5\\bin\\Debug\\dist\\Specification\\out\\CommonTypes.html" \l "SIF_MetadataType" </w:instrText>
              </w:r>
              <w:r>
                <w:fldChar w:fldCharType="separate"/>
              </w:r>
              <w:r>
                <w:rPr>
                  <w:rFonts w:ascii="Courier New" w:hAnsi="Courier New" w:cs="Courier New"/>
                  <w:color w:val="005696"/>
                  <w:sz w:val="20"/>
                  <w:szCs w:val="20"/>
                </w:rPr>
                <w:t>SIF_MetadataType</w:t>
              </w:r>
              <w:r>
                <w:fldChar w:fldCharType="end"/>
              </w:r>
            </w:ins>
          </w:p>
        </w:tc>
      </w:tr>
      <w:tr w:rsidR="00295364" w14:paraId="544CB1B5" w14:textId="77777777" w:rsidTr="00B7106F">
        <w:trPr>
          <w:ins w:id="4608" w:author="Linda Marshall" w:date="2017-10-31T11:50:00Z"/>
        </w:trPr>
        <w:tc>
          <w:tcPr>
            <w:tcW w:w="270" w:type="dxa"/>
            <w:tcBorders>
              <w:top w:val="single" w:sz="6" w:space="0" w:color="005696"/>
              <w:left w:val="single" w:sz="6" w:space="0" w:color="005696"/>
              <w:bottom w:val="single" w:sz="6" w:space="0" w:color="005696"/>
              <w:right w:val="single" w:sz="6" w:space="0" w:color="005696"/>
            </w:tcBorders>
            <w:hideMark/>
            <w:tcPrChange w:id="4609" w:author="Nick Nicholas" w:date="2017-10-31T16:53:00Z">
              <w:tcPr>
                <w:tcW w:w="0" w:type="auto"/>
                <w:tcBorders>
                  <w:top w:val="single" w:sz="6" w:space="0" w:color="005696"/>
                  <w:left w:val="single" w:sz="6" w:space="0" w:color="005696"/>
                  <w:bottom w:val="single" w:sz="6" w:space="0" w:color="005696"/>
                  <w:right w:val="single" w:sz="6" w:space="0" w:color="005696"/>
                </w:tcBorders>
                <w:hideMark/>
              </w:tcPr>
            </w:tcPrChange>
          </w:tcPr>
          <w:p w14:paraId="3C946FEC" w14:textId="77777777" w:rsidR="00295364" w:rsidRDefault="00295364">
            <w:pPr>
              <w:jc w:val="center"/>
              <w:rPr>
                <w:ins w:id="4610" w:author="Linda Marshall" w:date="2017-10-31T11:50:00Z"/>
                <w:b/>
                <w:bCs/>
                <w:color w:val="005696"/>
                <w:sz w:val="21"/>
                <w:szCs w:val="21"/>
              </w:rPr>
            </w:pPr>
            <w:ins w:id="4611" w:author="Linda Marshall" w:date="2017-10-31T11:50: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612"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2596809C" w14:textId="77777777" w:rsidR="00295364" w:rsidRDefault="00295364">
            <w:pPr>
              <w:rPr>
                <w:ins w:id="4613" w:author="Linda Marshall" w:date="2017-10-31T11:50:00Z"/>
                <w:sz w:val="20"/>
                <w:szCs w:val="20"/>
              </w:rPr>
            </w:pPr>
            <w:bookmarkStart w:id="4614" w:name="GradingAssignmentScore__SIF_ExtendedElem"/>
            <w:ins w:id="4615" w:author="Linda Marshall" w:date="2017-10-31T11:50:00Z">
              <w:r>
                <w:rPr>
                  <w:sz w:val="20"/>
                  <w:szCs w:val="20"/>
                </w:rPr>
                <w:t>SIF_ExtendedElements</w:t>
              </w:r>
              <w:bookmarkEnd w:id="4614"/>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616"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9D0AC47" w14:textId="77777777" w:rsidR="00295364" w:rsidRDefault="00295364">
            <w:pPr>
              <w:jc w:val="center"/>
              <w:rPr>
                <w:ins w:id="4617" w:author="Linda Marshall" w:date="2017-10-31T11:50:00Z"/>
              </w:rPr>
            </w:pPr>
            <w:ins w:id="4618" w:author="Linda Marshall" w:date="2017-10-31T11:50:00Z">
              <w: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619"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756DDDD5" w14:textId="77777777" w:rsidR="00295364" w:rsidRDefault="00295364">
            <w:pPr>
              <w:rPr>
                <w:ins w:id="4620" w:author="Linda Marshall" w:date="2017-10-31T11:50:00Z"/>
              </w:rPr>
            </w:pPr>
            <w:ins w:id="4621" w:author="Linda Marshall" w:date="2017-10-31T11:50: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4622" w:author="Nick Nicholas" w:date="2017-10-31T16:53: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12E41D82" w14:textId="77777777" w:rsidR="00295364" w:rsidRDefault="00295364">
            <w:pPr>
              <w:rPr>
                <w:ins w:id="4623" w:author="Linda Marshall" w:date="2017-10-31T11:50:00Z"/>
              </w:rPr>
            </w:pPr>
            <w:ins w:id="4624" w:author="Linda Marshall" w:date="2017-10-31T11:50:00Z">
              <w:r>
                <w:fldChar w:fldCharType="begin"/>
              </w:r>
              <w:r>
                <w:instrText xml:space="preserve"> HYPERLINK "file:///C:\\Users\\Linda\\Dropbox%20(NSIP)\\Nick%20&amp;%20Linda\\3.4.2%20PreRelease%20plus%20Assessment%20workshop\\specgen\\GenerateSpecTool_5\\bin\\Debug\\dist\\Specification\\out\\CommonTypes.html" \l "SIF_ExtendedElementsType" </w:instrText>
              </w:r>
              <w:r>
                <w:fldChar w:fldCharType="separate"/>
              </w:r>
              <w:r>
                <w:rPr>
                  <w:rFonts w:ascii="Courier New" w:hAnsi="Courier New" w:cs="Courier New"/>
                  <w:color w:val="005696"/>
                  <w:sz w:val="20"/>
                  <w:szCs w:val="20"/>
                </w:rPr>
                <w:t>SIF_ExtendedElementsType</w:t>
              </w:r>
              <w:r>
                <w:fldChar w:fldCharType="end"/>
              </w:r>
            </w:ins>
          </w:p>
        </w:tc>
      </w:tr>
    </w:tbl>
    <w:p w14:paraId="1D4A5069" w14:textId="77777777" w:rsidR="00295364" w:rsidRDefault="00295364" w:rsidP="00295364">
      <w:pPr>
        <w:rPr>
          <w:ins w:id="4625" w:author="Linda Marshall" w:date="2017-10-31T11:50:00Z"/>
        </w:rPr>
      </w:pPr>
      <w:ins w:id="4626" w:author="Linda Marshall" w:date="2017-10-31T11:50:00Z">
        <w:r>
          <w:rPr>
            <w:rStyle w:val="Caption1"/>
            <w:specVanish w:val="0"/>
          </w:rPr>
          <w:t>Table 3.3.12-1: GradingAssignmentScore</w:t>
        </w:r>
        <w:bookmarkStart w:id="4627" w:name="Example33121GradingAssignmentScore"/>
        <w:r>
          <w:t xml:space="preserve"> </w:t>
        </w:r>
      </w:ins>
    </w:p>
    <w:p w14:paraId="46FB95F3" w14:textId="4F21A26B" w:rsidR="00295364" w:rsidRPr="0022317A" w:rsidRDefault="00295364" w:rsidP="00295364">
      <w:pPr>
        <w:shd w:val="clear" w:color="auto" w:fill="FAFAFA"/>
        <w:rPr>
          <w:ins w:id="4628" w:author="Linda Marshall" w:date="2017-10-31T11:50:00Z"/>
          <w:rFonts w:ascii="Courier New" w:hAnsi="Courier New" w:cs="Courier New"/>
          <w:sz w:val="20"/>
          <w:szCs w:val="20"/>
          <w:lang w:val="en-US"/>
          <w:rPrChange w:id="4629" w:author="Nick Nicholas" w:date="2017-10-31T18:01:00Z">
            <w:rPr>
              <w:ins w:id="4630" w:author="Linda Marshall" w:date="2017-10-31T11:50:00Z"/>
              <w:rFonts w:ascii="Courier New" w:hAnsi="Courier New" w:cs="Courier New"/>
              <w:sz w:val="20"/>
              <w:szCs w:val="20"/>
            </w:rPr>
          </w:rPrChange>
        </w:rPr>
      </w:pPr>
      <w:ins w:id="4631" w:author="Linda Marshall" w:date="2017-10-31T11:50:00Z">
        <w:r w:rsidRPr="0022317A">
          <w:rPr>
            <w:rFonts w:ascii="Courier New" w:hAnsi="Courier New" w:cs="Courier New"/>
            <w:sz w:val="20"/>
            <w:szCs w:val="20"/>
            <w:lang w:val="en-US"/>
            <w:rPrChange w:id="4632" w:author="Nick Nicholas" w:date="2017-10-31T18:01:00Z">
              <w:rPr>
                <w:rFonts w:ascii="Courier New" w:hAnsi="Courier New" w:cs="Courier New"/>
                <w:sz w:val="20"/>
                <w:szCs w:val="20"/>
              </w:rPr>
            </w:rPrChange>
          </w:rPr>
          <w:t>&lt;GradingAssignmentScore Ref</w:t>
        </w:r>
        <w:del w:id="4633" w:author="Nick Nicholas" w:date="2017-10-31T18:01:00Z">
          <w:r w:rsidRPr="0022317A" w:rsidDel="002451C1">
            <w:rPr>
              <w:rFonts w:ascii="Courier New" w:hAnsi="Courier New" w:cs="Courier New"/>
              <w:sz w:val="20"/>
              <w:szCs w:val="20"/>
              <w:lang w:val="en-US"/>
              <w:rPrChange w:id="4634" w:author="Nick Nicholas" w:date="2017-10-31T18:01:00Z">
                <w:rPr>
                  <w:rFonts w:ascii="Courier New" w:hAnsi="Courier New" w:cs="Courier New"/>
                  <w:sz w:val="20"/>
                  <w:szCs w:val="20"/>
                </w:rPr>
              </w:rPrChange>
            </w:rPr>
            <w:delText>I</w:delText>
          </w:r>
        </w:del>
      </w:ins>
      <w:ins w:id="4635" w:author="Nick Nicholas" w:date="2017-10-31T18:08:00Z">
        <w:r w:rsidR="0022772A">
          <w:rPr>
            <w:rFonts w:ascii="Courier New" w:hAnsi="Courier New" w:cs="Courier New"/>
            <w:sz w:val="20"/>
            <w:szCs w:val="20"/>
            <w:lang w:val="en-US"/>
          </w:rPr>
          <w:t>”</w:t>
        </w:r>
      </w:ins>
      <w:ins w:id="4636" w:author="Linda Marshall" w:date="2017-10-31T11:50:00Z">
        <w:r w:rsidRPr="0022317A">
          <w:rPr>
            <w:rFonts w:ascii="Courier New" w:hAnsi="Courier New" w:cs="Courier New"/>
            <w:sz w:val="20"/>
            <w:szCs w:val="20"/>
            <w:lang w:val="en-US"/>
            <w:rPrChange w:id="4637" w:author="Nick Nicholas" w:date="2017-10-31T18:01:00Z">
              <w:rPr>
                <w:rFonts w:ascii="Courier New" w:hAnsi="Courier New" w:cs="Courier New"/>
                <w:sz w:val="20"/>
                <w:szCs w:val="20"/>
              </w:rPr>
            </w:rPrChange>
          </w:rPr>
          <w:t>d="359D7510-1AD0-A9D7-A8C3-DAD0A8510</w:t>
        </w:r>
        <w:del w:id="4638" w:author="Nick Nicholas" w:date="2017-10-31T18:01:00Z">
          <w:r w:rsidRPr="0022317A" w:rsidDel="002451C1">
            <w:rPr>
              <w:rFonts w:ascii="Courier New" w:hAnsi="Courier New" w:cs="Courier New"/>
              <w:sz w:val="20"/>
              <w:szCs w:val="20"/>
              <w:lang w:val="en-US"/>
              <w:rPrChange w:id="4639" w:author="Nick Nicholas" w:date="2017-10-31T18:01:00Z">
                <w:rPr>
                  <w:rFonts w:ascii="Courier New" w:hAnsi="Courier New" w:cs="Courier New"/>
                  <w:sz w:val="20"/>
                  <w:szCs w:val="20"/>
                </w:rPr>
              </w:rPrChange>
            </w:rPr>
            <w:delText>3</w:delText>
          </w:r>
        </w:del>
      </w:ins>
      <w:ins w:id="4640" w:author="Nick Nicholas" w:date="2017-10-31T18:08:00Z">
        <w:r w:rsidR="0022772A">
          <w:rPr>
            <w:rFonts w:ascii="Courier New" w:hAnsi="Courier New" w:cs="Courier New"/>
            <w:sz w:val="20"/>
            <w:szCs w:val="20"/>
            <w:lang w:val="en-US"/>
          </w:rPr>
          <w:t>”</w:t>
        </w:r>
      </w:ins>
      <w:ins w:id="4641" w:author="Linda Marshall" w:date="2017-10-31T11:50:00Z">
        <w:r w:rsidRPr="0022317A">
          <w:rPr>
            <w:rFonts w:ascii="Courier New" w:hAnsi="Courier New" w:cs="Courier New"/>
            <w:sz w:val="20"/>
            <w:szCs w:val="20"/>
            <w:lang w:val="en-US"/>
            <w:rPrChange w:id="4642" w:author="Nick Nicholas" w:date="2017-10-31T18:01:00Z">
              <w:rPr>
                <w:rFonts w:ascii="Courier New" w:hAnsi="Courier New" w:cs="Courier New"/>
                <w:sz w:val="20"/>
                <w:szCs w:val="20"/>
              </w:rPr>
            </w:rPrChange>
          </w:rPr>
          <w:t>A2"&gt;</w:t>
        </w:r>
      </w:ins>
    </w:p>
    <w:p w14:paraId="3CB461E5" w14:textId="77777777" w:rsidR="00295364" w:rsidRPr="00AC13A6" w:rsidRDefault="00295364" w:rsidP="00295364">
      <w:pPr>
        <w:shd w:val="clear" w:color="auto" w:fill="FAFAFA"/>
        <w:rPr>
          <w:ins w:id="4643" w:author="Linda Marshall" w:date="2017-10-31T11:50:00Z"/>
          <w:rFonts w:ascii="Courier New" w:hAnsi="Courier New" w:cs="Courier New"/>
          <w:sz w:val="20"/>
          <w:szCs w:val="20"/>
          <w:lang w:val="en-US"/>
          <w:rPrChange w:id="4644" w:author="Nick Nicholas" w:date="2017-11-16T12:15:00Z">
            <w:rPr>
              <w:ins w:id="4645" w:author="Linda Marshall" w:date="2017-10-31T11:50:00Z"/>
              <w:rFonts w:ascii="Courier New" w:hAnsi="Courier New" w:cs="Courier New"/>
              <w:sz w:val="20"/>
              <w:szCs w:val="20"/>
            </w:rPr>
          </w:rPrChange>
        </w:rPr>
      </w:pPr>
      <w:ins w:id="4646" w:author="Linda Marshall" w:date="2017-10-31T11:50:00Z">
        <w:r w:rsidRPr="0022317A">
          <w:rPr>
            <w:rFonts w:ascii="Courier New" w:hAnsi="Courier New" w:cs="Courier New"/>
            <w:sz w:val="20"/>
            <w:szCs w:val="20"/>
            <w:lang w:val="en-US"/>
            <w:rPrChange w:id="4647" w:author="Nick Nicholas" w:date="2017-10-31T18:01:00Z">
              <w:rPr>
                <w:rFonts w:ascii="Courier New" w:hAnsi="Courier New" w:cs="Courier New"/>
                <w:sz w:val="20"/>
                <w:szCs w:val="20"/>
              </w:rPr>
            </w:rPrChange>
          </w:rPr>
          <w:t xml:space="preserve">  </w:t>
        </w:r>
        <w:r w:rsidRPr="00AC13A6">
          <w:rPr>
            <w:rFonts w:ascii="Courier New" w:hAnsi="Courier New" w:cs="Courier New"/>
            <w:sz w:val="20"/>
            <w:szCs w:val="20"/>
            <w:lang w:val="en-US"/>
            <w:rPrChange w:id="4648" w:author="Nick Nicholas" w:date="2017-11-16T12:15:00Z">
              <w:rPr>
                <w:rFonts w:ascii="Courier New" w:hAnsi="Courier New" w:cs="Courier New"/>
                <w:sz w:val="20"/>
                <w:szCs w:val="20"/>
              </w:rPr>
            </w:rPrChange>
          </w:rPr>
          <w:t>&lt;StudentPersonalRefId&gt;A75A0010-1A8C-301D-02E3-A05B359D0A00&lt;/StudentPersonalRefId&gt;</w:t>
        </w:r>
      </w:ins>
    </w:p>
    <w:p w14:paraId="6F1C6721" w14:textId="77777777" w:rsidR="00295364" w:rsidRPr="00AC13A6" w:rsidRDefault="00295364" w:rsidP="00295364">
      <w:pPr>
        <w:shd w:val="clear" w:color="auto" w:fill="FAFAFA"/>
        <w:rPr>
          <w:ins w:id="4649" w:author="Linda Marshall" w:date="2017-10-31T11:50:00Z"/>
          <w:rFonts w:ascii="Courier New" w:hAnsi="Courier New" w:cs="Courier New"/>
          <w:sz w:val="20"/>
          <w:szCs w:val="20"/>
          <w:lang w:val="en-US"/>
          <w:rPrChange w:id="4650" w:author="Nick Nicholas" w:date="2017-11-16T12:15:00Z">
            <w:rPr>
              <w:ins w:id="4651" w:author="Linda Marshall" w:date="2017-10-31T11:50:00Z"/>
              <w:rFonts w:ascii="Courier New" w:hAnsi="Courier New" w:cs="Courier New"/>
              <w:sz w:val="20"/>
              <w:szCs w:val="20"/>
            </w:rPr>
          </w:rPrChange>
        </w:rPr>
      </w:pPr>
      <w:ins w:id="4652" w:author="Linda Marshall" w:date="2017-10-31T11:50:00Z">
        <w:r w:rsidRPr="00AC13A6">
          <w:rPr>
            <w:rFonts w:ascii="Courier New" w:hAnsi="Courier New" w:cs="Courier New"/>
            <w:sz w:val="20"/>
            <w:szCs w:val="20"/>
            <w:lang w:val="en-US"/>
            <w:rPrChange w:id="4653" w:author="Nick Nicholas" w:date="2017-11-16T12:15:00Z">
              <w:rPr>
                <w:rFonts w:ascii="Courier New" w:hAnsi="Courier New" w:cs="Courier New"/>
                <w:sz w:val="20"/>
                <w:szCs w:val="20"/>
              </w:rPr>
            </w:rPrChange>
          </w:rPr>
          <w:t xml:space="preserve">  &lt;StudentPersonalLocalId&gt;fred12&lt;/StudentPersonalLocalId&gt;</w:t>
        </w:r>
      </w:ins>
    </w:p>
    <w:p w14:paraId="2FAD4E22" w14:textId="77777777" w:rsidR="00295364" w:rsidRPr="00AC13A6" w:rsidRDefault="00295364" w:rsidP="00295364">
      <w:pPr>
        <w:shd w:val="clear" w:color="auto" w:fill="FAFAFA"/>
        <w:rPr>
          <w:ins w:id="4654" w:author="Linda Marshall" w:date="2017-10-31T11:50:00Z"/>
          <w:rFonts w:ascii="Courier New" w:hAnsi="Courier New" w:cs="Courier New"/>
          <w:sz w:val="20"/>
          <w:szCs w:val="20"/>
          <w:lang w:val="en-US"/>
          <w:rPrChange w:id="4655" w:author="Nick Nicholas" w:date="2017-11-16T12:15:00Z">
            <w:rPr>
              <w:ins w:id="4656" w:author="Linda Marshall" w:date="2017-10-31T11:50:00Z"/>
              <w:rFonts w:ascii="Courier New" w:hAnsi="Courier New" w:cs="Courier New"/>
              <w:sz w:val="20"/>
              <w:szCs w:val="20"/>
            </w:rPr>
          </w:rPrChange>
        </w:rPr>
      </w:pPr>
      <w:ins w:id="4657" w:author="Linda Marshall" w:date="2017-10-31T11:50:00Z">
        <w:r w:rsidRPr="00AC13A6">
          <w:rPr>
            <w:rFonts w:ascii="Courier New" w:hAnsi="Courier New" w:cs="Courier New"/>
            <w:sz w:val="20"/>
            <w:szCs w:val="20"/>
            <w:lang w:val="en-US"/>
            <w:rPrChange w:id="4658" w:author="Nick Nicholas" w:date="2017-11-16T12:15:00Z">
              <w:rPr>
                <w:rFonts w:ascii="Courier New" w:hAnsi="Courier New" w:cs="Courier New"/>
                <w:sz w:val="20"/>
                <w:szCs w:val="20"/>
              </w:rPr>
            </w:rPrChange>
          </w:rPr>
          <w:t xml:space="preserve">  &lt;TeachingGroupRefId&gt;D0A0A27A-D0A8-510A-D9D7-5101A8C3DA39&lt;/TeachingGroupRefId&gt;</w:t>
        </w:r>
      </w:ins>
    </w:p>
    <w:p w14:paraId="269B2C9E" w14:textId="77777777" w:rsidR="00295364" w:rsidRPr="00AC13A6" w:rsidRDefault="00295364" w:rsidP="00295364">
      <w:pPr>
        <w:shd w:val="clear" w:color="auto" w:fill="FAFAFA"/>
        <w:rPr>
          <w:ins w:id="4659" w:author="Linda Marshall" w:date="2017-10-31T11:50:00Z"/>
          <w:rFonts w:ascii="Courier New" w:hAnsi="Courier New" w:cs="Courier New"/>
          <w:sz w:val="20"/>
          <w:szCs w:val="20"/>
          <w:lang w:val="en-US"/>
          <w:rPrChange w:id="4660" w:author="Nick Nicholas" w:date="2017-11-16T12:15:00Z">
            <w:rPr>
              <w:ins w:id="4661" w:author="Linda Marshall" w:date="2017-10-31T11:50:00Z"/>
              <w:rFonts w:ascii="Courier New" w:hAnsi="Courier New" w:cs="Courier New"/>
              <w:sz w:val="20"/>
              <w:szCs w:val="20"/>
            </w:rPr>
          </w:rPrChange>
        </w:rPr>
      </w:pPr>
      <w:ins w:id="4662" w:author="Linda Marshall" w:date="2017-10-31T11:50:00Z">
        <w:r w:rsidRPr="00AC13A6">
          <w:rPr>
            <w:rFonts w:ascii="Courier New" w:hAnsi="Courier New" w:cs="Courier New"/>
            <w:sz w:val="20"/>
            <w:szCs w:val="20"/>
            <w:lang w:val="en-US"/>
            <w:rPrChange w:id="4663" w:author="Nick Nicholas" w:date="2017-11-16T12:15:00Z">
              <w:rPr>
                <w:rFonts w:ascii="Courier New" w:hAnsi="Courier New" w:cs="Courier New"/>
                <w:sz w:val="20"/>
                <w:szCs w:val="20"/>
              </w:rPr>
            </w:rPrChange>
          </w:rPr>
          <w:lastRenderedPageBreak/>
          <w:t xml:space="preserve">  &lt;SchoolInfoRefId&gt;11737EA4-301C-ADCA-75C8-7214A7C46BDB&lt;/SchoolInfoRefId&gt;</w:t>
        </w:r>
      </w:ins>
    </w:p>
    <w:p w14:paraId="2A0B8111" w14:textId="77777777" w:rsidR="00295364" w:rsidRPr="00AC13A6" w:rsidRDefault="00295364" w:rsidP="00295364">
      <w:pPr>
        <w:shd w:val="clear" w:color="auto" w:fill="FAFAFA"/>
        <w:rPr>
          <w:ins w:id="4664" w:author="Linda Marshall" w:date="2017-10-31T11:50:00Z"/>
          <w:rFonts w:ascii="Courier New" w:hAnsi="Courier New" w:cs="Courier New"/>
          <w:sz w:val="20"/>
          <w:szCs w:val="20"/>
          <w:lang w:val="en-US"/>
          <w:rPrChange w:id="4665" w:author="Nick Nicholas" w:date="2017-11-16T12:15:00Z">
            <w:rPr>
              <w:ins w:id="4666" w:author="Linda Marshall" w:date="2017-10-31T11:50:00Z"/>
              <w:rFonts w:ascii="Courier New" w:hAnsi="Courier New" w:cs="Courier New"/>
              <w:sz w:val="20"/>
              <w:szCs w:val="20"/>
            </w:rPr>
          </w:rPrChange>
        </w:rPr>
      </w:pPr>
      <w:ins w:id="4667" w:author="Linda Marshall" w:date="2017-10-31T11:50:00Z">
        <w:r w:rsidRPr="00AC13A6">
          <w:rPr>
            <w:rFonts w:ascii="Courier New" w:hAnsi="Courier New" w:cs="Courier New"/>
            <w:sz w:val="20"/>
            <w:szCs w:val="20"/>
            <w:lang w:val="en-US"/>
            <w:rPrChange w:id="4668" w:author="Nick Nicholas" w:date="2017-11-16T12:15:00Z">
              <w:rPr>
                <w:rFonts w:ascii="Courier New" w:hAnsi="Courier New" w:cs="Courier New"/>
                <w:sz w:val="20"/>
                <w:szCs w:val="20"/>
              </w:rPr>
            </w:rPrChange>
          </w:rPr>
          <w:t xml:space="preserve">  &lt;GradingAssignmentRefId&gt;359D7510-1AD0-A9D7-A8C3-DAD0A85105D2&lt;/GradingAssignmentRefId&gt;</w:t>
        </w:r>
      </w:ins>
    </w:p>
    <w:p w14:paraId="16633096" w14:textId="77777777" w:rsidR="00295364" w:rsidRDefault="00295364" w:rsidP="00295364">
      <w:pPr>
        <w:shd w:val="clear" w:color="auto" w:fill="FAFAFA"/>
        <w:rPr>
          <w:ins w:id="4669" w:author="Linda Marshall" w:date="2017-10-31T11:50:00Z"/>
          <w:rFonts w:ascii="Courier New" w:hAnsi="Courier New" w:cs="Courier New"/>
          <w:sz w:val="20"/>
          <w:szCs w:val="20"/>
        </w:rPr>
      </w:pPr>
      <w:ins w:id="4670" w:author="Linda Marshall" w:date="2017-10-31T11:50:00Z">
        <w:r w:rsidRPr="00AC13A6">
          <w:rPr>
            <w:rFonts w:ascii="Courier New" w:hAnsi="Courier New" w:cs="Courier New"/>
            <w:sz w:val="20"/>
            <w:szCs w:val="20"/>
            <w:lang w:val="en-US"/>
            <w:rPrChange w:id="4671" w:author="Nick Nicholas" w:date="2017-11-16T12:15:00Z">
              <w:rPr>
                <w:rFonts w:ascii="Courier New" w:hAnsi="Courier New" w:cs="Courier New"/>
                <w:sz w:val="20"/>
                <w:szCs w:val="20"/>
              </w:rPr>
            </w:rPrChange>
          </w:rPr>
          <w:t xml:space="preserve">  </w:t>
        </w:r>
        <w:r>
          <w:rPr>
            <w:rFonts w:ascii="Courier New" w:hAnsi="Courier New" w:cs="Courier New"/>
            <w:sz w:val="20"/>
            <w:szCs w:val="20"/>
          </w:rPr>
          <w:t>&lt;ScorePoints&gt;45&lt;/ScorePoints&gt;</w:t>
        </w:r>
      </w:ins>
    </w:p>
    <w:p w14:paraId="764BA1F0" w14:textId="77777777" w:rsidR="00295364" w:rsidRDefault="00295364" w:rsidP="00295364">
      <w:pPr>
        <w:shd w:val="clear" w:color="auto" w:fill="FAFAFA"/>
        <w:rPr>
          <w:ins w:id="4672" w:author="Linda Marshall" w:date="2017-10-31T11:50:00Z"/>
          <w:rFonts w:ascii="Courier New" w:hAnsi="Courier New" w:cs="Courier New"/>
          <w:sz w:val="20"/>
          <w:szCs w:val="20"/>
        </w:rPr>
      </w:pPr>
      <w:ins w:id="4673" w:author="Linda Marshall" w:date="2017-10-31T11:50:00Z">
        <w:r>
          <w:rPr>
            <w:rFonts w:ascii="Courier New" w:hAnsi="Courier New" w:cs="Courier New"/>
            <w:sz w:val="20"/>
            <w:szCs w:val="20"/>
          </w:rPr>
          <w:t>&lt;/GradingAssignmentScore&gt;</w:t>
        </w:r>
      </w:ins>
    </w:p>
    <w:bookmarkEnd w:id="4627"/>
    <w:p w14:paraId="3B9F8CBA" w14:textId="732FA76F" w:rsidR="00295364" w:rsidRDefault="00295364" w:rsidP="00295364">
      <w:pPr>
        <w:rPr>
          <w:ins w:id="4674" w:author="Linda Marshall" w:date="2017-10-31T11:53:00Z"/>
        </w:rPr>
      </w:pPr>
    </w:p>
    <w:p w14:paraId="06374D3B" w14:textId="129A864F" w:rsidR="00295364" w:rsidRDefault="00295364" w:rsidP="00295364">
      <w:pPr>
        <w:rPr>
          <w:ins w:id="4675" w:author="Linda Marshall" w:date="2017-10-31T11:53:00Z"/>
        </w:rPr>
      </w:pPr>
    </w:p>
    <w:p w14:paraId="565BDBA5" w14:textId="2C1F347C" w:rsidR="00442F2E" w:rsidRPr="00295364" w:rsidRDefault="00442F2E" w:rsidP="00442F2E">
      <w:pPr>
        <w:pStyle w:val="4"/>
        <w:rPr>
          <w:ins w:id="4676" w:author="Linda Marshall" w:date="2017-10-31T11:58:00Z"/>
        </w:rPr>
      </w:pPr>
      <w:ins w:id="4677" w:author="Linda Marshall" w:date="2017-10-31T11:58:00Z">
        <w:r>
          <w:t>MarkValueInfo</w:t>
        </w:r>
      </w:ins>
    </w:p>
    <w:p w14:paraId="4D1F4F2D" w14:textId="1D063777" w:rsidR="00295364" w:rsidRDefault="00295364" w:rsidP="00295364">
      <w:pPr>
        <w:rPr>
          <w:ins w:id="4678" w:author="Linda Marshall" w:date="2017-10-31T11:58:00Z"/>
        </w:rPr>
      </w:pPr>
    </w:p>
    <w:tbl>
      <w:tblPr>
        <w:tblW w:w="0" w:type="auto"/>
        <w:tblCellMar>
          <w:top w:w="15" w:type="dxa"/>
          <w:left w:w="15" w:type="dxa"/>
          <w:bottom w:w="15" w:type="dxa"/>
          <w:right w:w="15" w:type="dxa"/>
        </w:tblCellMar>
        <w:tblLook w:val="04A0" w:firstRow="1" w:lastRow="0" w:firstColumn="1" w:lastColumn="0" w:noHBand="0" w:noVBand="1"/>
      </w:tblPr>
      <w:tblGrid>
        <w:gridCol w:w="270"/>
        <w:gridCol w:w="2193"/>
        <w:gridCol w:w="624"/>
        <w:gridCol w:w="4866"/>
        <w:gridCol w:w="2491"/>
      </w:tblGrid>
      <w:tr w:rsidR="00065751" w:rsidRPr="00065751" w14:paraId="19D392C7" w14:textId="77777777" w:rsidTr="00065751">
        <w:trPr>
          <w:tblHeader/>
          <w:ins w:id="4679" w:author="Linda Marshall" w:date="2017-10-31T15:31:00Z"/>
        </w:trPr>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E425C3F" w14:textId="77777777" w:rsidR="00065751" w:rsidRPr="00065751" w:rsidRDefault="00065751" w:rsidP="00065751">
            <w:pPr>
              <w:spacing w:after="30"/>
              <w:jc w:val="center"/>
              <w:rPr>
                <w:ins w:id="4680" w:author="Linda Marshall" w:date="2017-10-31T15:31:00Z"/>
                <w:rFonts w:eastAsia="Times New Roman"/>
                <w:b/>
                <w:bCs/>
                <w:color w:val="FFFFFF"/>
                <w:lang w:val="en-GB" w:eastAsia="en-GB"/>
              </w:rPr>
            </w:pPr>
            <w:bookmarkStart w:id="4681" w:name="Table33211MarkValueInfo"/>
            <w:ins w:id="4682" w:author="Linda Marshall" w:date="2017-10-31T15:31:00Z">
              <w:r w:rsidRPr="00065751">
                <w:rPr>
                  <w:rFonts w:eastAsia="Times New Roman"/>
                  <w:b/>
                  <w:bCs/>
                  <w:color w:val="FFFFFF"/>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2D99E72" w14:textId="77777777" w:rsidR="00065751" w:rsidRPr="00065751" w:rsidRDefault="00065751" w:rsidP="00065751">
            <w:pPr>
              <w:spacing w:after="30"/>
              <w:jc w:val="center"/>
              <w:rPr>
                <w:ins w:id="4683" w:author="Linda Marshall" w:date="2017-10-31T15:31:00Z"/>
                <w:rFonts w:eastAsia="Times New Roman"/>
                <w:b/>
                <w:bCs/>
                <w:color w:val="FFFFFF"/>
                <w:lang w:val="en-GB" w:eastAsia="en-GB"/>
              </w:rPr>
            </w:pPr>
            <w:ins w:id="4684" w:author="Linda Marshall" w:date="2017-10-31T15:31:00Z">
              <w:r w:rsidRPr="00065751">
                <w:rPr>
                  <w:rFonts w:eastAsia="Times New Roman"/>
                  <w:b/>
                  <w:bCs/>
                  <w:color w:val="FFFFFF"/>
                  <w:lang w:val="en-GB" w:eastAsia="en-GB"/>
                </w:rPr>
                <w:t>Element/@Attribute</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21A07925" w14:textId="77777777" w:rsidR="00065751" w:rsidRPr="00065751" w:rsidRDefault="00065751" w:rsidP="00065751">
            <w:pPr>
              <w:spacing w:after="30"/>
              <w:jc w:val="center"/>
              <w:rPr>
                <w:ins w:id="4685" w:author="Linda Marshall" w:date="2017-10-31T15:31:00Z"/>
                <w:rFonts w:eastAsia="Times New Roman"/>
                <w:b/>
                <w:bCs/>
                <w:color w:val="FFFFFF"/>
                <w:lang w:val="en-GB" w:eastAsia="en-GB"/>
              </w:rPr>
            </w:pPr>
            <w:ins w:id="4686" w:author="Linda Marshall" w:date="2017-10-31T15:31:00Z">
              <w:r w:rsidRPr="00065751">
                <w:rPr>
                  <w:rFonts w:eastAsia="Times New Roman"/>
                  <w:b/>
                  <w:bCs/>
                  <w:color w:val="FFFFFF"/>
                  <w:lang w:val="en-GB" w:eastAsia="en-GB"/>
                </w:rPr>
                <w:t>Char</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2454527D" w14:textId="77777777" w:rsidR="00065751" w:rsidRPr="00065751" w:rsidRDefault="00065751" w:rsidP="00065751">
            <w:pPr>
              <w:spacing w:after="30"/>
              <w:jc w:val="center"/>
              <w:rPr>
                <w:ins w:id="4687" w:author="Linda Marshall" w:date="2017-10-31T15:31:00Z"/>
                <w:rFonts w:eastAsia="Times New Roman"/>
                <w:b/>
                <w:bCs/>
                <w:color w:val="FFFFFF"/>
                <w:lang w:val="en-GB" w:eastAsia="en-GB"/>
              </w:rPr>
            </w:pPr>
            <w:ins w:id="4688" w:author="Linda Marshall" w:date="2017-10-31T15:31:00Z">
              <w:r w:rsidRPr="00065751">
                <w:rPr>
                  <w:rFonts w:eastAsia="Times New Roman"/>
                  <w:b/>
                  <w:bCs/>
                  <w:color w:val="FFFFFF"/>
                  <w:lang w:val="en-GB" w:eastAsia="en-GB"/>
                </w:rPr>
                <w:t>Description</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1ED5B47" w14:textId="77777777" w:rsidR="00065751" w:rsidRPr="00065751" w:rsidRDefault="00065751" w:rsidP="00065751">
            <w:pPr>
              <w:spacing w:after="30"/>
              <w:jc w:val="center"/>
              <w:rPr>
                <w:ins w:id="4689" w:author="Linda Marshall" w:date="2017-10-31T15:31:00Z"/>
                <w:rFonts w:eastAsia="Times New Roman"/>
                <w:b/>
                <w:bCs/>
                <w:color w:val="FFFFFF"/>
                <w:lang w:val="en-GB" w:eastAsia="en-GB"/>
              </w:rPr>
            </w:pPr>
            <w:ins w:id="4690" w:author="Linda Marshall" w:date="2017-10-31T15:31:00Z">
              <w:r w:rsidRPr="00065751">
                <w:rPr>
                  <w:rFonts w:eastAsia="Times New Roman"/>
                  <w:b/>
                  <w:bCs/>
                  <w:color w:val="FFFFFF"/>
                  <w:lang w:val="en-GB" w:eastAsia="en-GB"/>
                </w:rPr>
                <w:t>Type</w:t>
              </w:r>
            </w:ins>
          </w:p>
        </w:tc>
      </w:tr>
      <w:tr w:rsidR="00065751" w:rsidRPr="00D14E7F" w14:paraId="0EB61865" w14:textId="77777777" w:rsidTr="00065751">
        <w:trPr>
          <w:ins w:id="4691"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64B2A9EB" w14:textId="77777777" w:rsidR="00065751" w:rsidRPr="00065751" w:rsidRDefault="00065751" w:rsidP="00065751">
            <w:pPr>
              <w:spacing w:after="30"/>
              <w:jc w:val="center"/>
              <w:rPr>
                <w:ins w:id="4692" w:author="Linda Marshall" w:date="2017-10-31T15:31:00Z"/>
                <w:rFonts w:eastAsia="Times New Roman"/>
                <w:b/>
                <w:bCs/>
                <w:color w:val="005696"/>
                <w:sz w:val="21"/>
                <w:szCs w:val="21"/>
                <w:lang w:val="en-GB" w:eastAsia="en-GB"/>
              </w:rPr>
            </w:pPr>
            <w:ins w:id="4693"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52D7D1B" w14:textId="77777777" w:rsidR="00065751" w:rsidRPr="00065751" w:rsidRDefault="00065751" w:rsidP="00065751">
            <w:pPr>
              <w:spacing w:after="30"/>
              <w:rPr>
                <w:ins w:id="4694" w:author="Linda Marshall" w:date="2017-10-31T15:31:00Z"/>
                <w:rFonts w:eastAsia="Times New Roman"/>
                <w:sz w:val="20"/>
                <w:szCs w:val="20"/>
                <w:lang w:val="en-GB" w:eastAsia="en-GB"/>
              </w:rPr>
            </w:pPr>
            <w:bookmarkStart w:id="4695" w:name="MarkValueInfo"/>
            <w:bookmarkEnd w:id="4681"/>
            <w:ins w:id="4696" w:author="Linda Marshall" w:date="2017-10-31T15:31:00Z">
              <w:r w:rsidRPr="00065751">
                <w:rPr>
                  <w:rFonts w:eastAsia="Times New Roman"/>
                  <w:b/>
                  <w:bCs/>
                  <w:color w:val="005696"/>
                  <w:sz w:val="22"/>
                  <w:szCs w:val="22"/>
                  <w:lang w:val="en-GB" w:eastAsia="en-GB"/>
                </w:rPr>
                <w:t>MarkValueInfo</w:t>
              </w:r>
              <w:bookmarkEnd w:id="4695"/>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2D253B64" w14:textId="77777777" w:rsidR="00065751" w:rsidRPr="00065751" w:rsidRDefault="00065751" w:rsidP="00065751">
            <w:pPr>
              <w:spacing w:after="30"/>
              <w:rPr>
                <w:ins w:id="4697" w:author="Linda Marshall" w:date="2017-10-31T15:31:00Z"/>
                <w:rFonts w:eastAsia="Times New Roman"/>
                <w:lang w:val="en-GB" w:eastAsia="en-GB"/>
              </w:rPr>
            </w:pPr>
            <w:ins w:id="4698"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8644938" w14:textId="77777777" w:rsidR="00065751" w:rsidRPr="00065751" w:rsidRDefault="00065751" w:rsidP="00065751">
            <w:pPr>
              <w:spacing w:before="100" w:beforeAutospacing="1" w:after="100" w:afterAutospacing="1"/>
              <w:rPr>
                <w:ins w:id="4699" w:author="Linda Marshall" w:date="2017-10-31T15:31:00Z"/>
                <w:rFonts w:eastAsia="Times New Roman"/>
                <w:lang w:val="en-GB" w:eastAsia="en-GB"/>
              </w:rPr>
            </w:pPr>
            <w:ins w:id="4700" w:author="Linda Marshall" w:date="2017-10-31T15:31:00Z">
              <w:r w:rsidRPr="00065751">
                <w:rPr>
                  <w:rFonts w:eastAsia="Times New Roman"/>
                  <w:lang w:val="en-GB" w:eastAsia="en-GB"/>
                </w:rPr>
                <w:t>This object defines the types of values allowed for a mark and the domain for each mark value. At least one of the Percentage, Numeric, Letter or Narrative nodes must be used to create a valid MarkValueInfo.</w:t>
              </w:r>
            </w:ins>
          </w:p>
          <w:p w14:paraId="0A598D50" w14:textId="77777777" w:rsidR="00065751" w:rsidRPr="00065751" w:rsidRDefault="00065751" w:rsidP="00065751">
            <w:pPr>
              <w:rPr>
                <w:ins w:id="4701" w:author="Linda Marshall" w:date="2017-10-31T15:31:00Z"/>
                <w:rFonts w:eastAsia="Times New Roman"/>
                <w:lang w:val="en-GB" w:eastAsia="en-GB"/>
              </w:rPr>
            </w:pPr>
            <w:ins w:id="4702"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288EF0BC" w14:textId="77777777" w:rsidR="00065751" w:rsidRPr="00065751" w:rsidRDefault="00065751" w:rsidP="00065751">
            <w:pPr>
              <w:rPr>
                <w:ins w:id="4703" w:author="Linda Marshall" w:date="2017-10-31T15:31:00Z"/>
                <w:rFonts w:eastAsia="Times New Roman"/>
                <w:lang w:val="en-GB" w:eastAsia="en-GB"/>
              </w:rPr>
            </w:pPr>
            <w:ins w:id="4704" w:author="Linda Marshall" w:date="2017-10-31T15:31:00Z">
              <w:r w:rsidRPr="00065751">
                <w:rPr>
                  <w:rFonts w:eastAsia="Times New Roman"/>
                  <w:lang w:val="en-GB" w:eastAsia="en-GB"/>
                </w:rPr>
                <w:t> </w:t>
              </w:r>
            </w:ins>
          </w:p>
        </w:tc>
      </w:tr>
      <w:tr w:rsidR="00065751" w:rsidRPr="00065751" w14:paraId="12149103" w14:textId="77777777" w:rsidTr="00065751">
        <w:trPr>
          <w:ins w:id="4705"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7AD281BA" w14:textId="7F0AF74F" w:rsidR="00065751" w:rsidRPr="00065751" w:rsidRDefault="00065751" w:rsidP="00065751">
            <w:pPr>
              <w:jc w:val="center"/>
              <w:rPr>
                <w:ins w:id="4706" w:author="Linda Marshall" w:date="2017-10-31T15:31:00Z"/>
                <w:rFonts w:eastAsia="Times New Roman"/>
                <w:b/>
                <w:bCs/>
                <w:color w:val="005696"/>
                <w:sz w:val="21"/>
                <w:szCs w:val="21"/>
                <w:lang w:val="en-GB" w:eastAsia="en-GB"/>
              </w:rPr>
            </w:pPr>
            <w:ins w:id="4707" w:author="Linda Marshall" w:date="2017-10-31T15:31:00Z">
              <w:r w:rsidRPr="00065751">
                <w:rPr>
                  <w:rFonts w:eastAsia="Times New Roman"/>
                  <w:b/>
                  <w:bCs/>
                  <w:color w:val="005696"/>
                  <w:sz w:val="21"/>
                  <w:szCs w:val="21"/>
                  <w:lang w:val="en-GB" w:eastAsia="en-GB"/>
                </w:rPr>
                <w:t>@</w:t>
              </w:r>
              <w:r w:rsidRPr="00065751">
                <w:rPr>
                  <w:rFonts w:eastAsia="Times New Roman"/>
                  <w:b/>
                  <w:bCs/>
                  <w:color w:val="005696"/>
                  <w:sz w:val="21"/>
                  <w:szCs w:val="21"/>
                  <w:lang w:val="en-GB" w:eastAsia="en-GB"/>
                </w:rPr>
                <w:br/>
              </w:r>
              <w:r w:rsidRPr="00065751">
                <w:rPr>
                  <w:rFonts w:eastAsia="Times New Roman"/>
                  <w:b/>
                  <w:bCs/>
                  <w:noProof/>
                  <w:color w:val="005696"/>
                  <w:sz w:val="21"/>
                  <w:szCs w:val="21"/>
                  <w:rPrChange w:id="4708" w:author="Unknown">
                    <w:rPr>
                      <w:noProof/>
                    </w:rPr>
                  </w:rPrChange>
                </w:rPr>
                <w:drawing>
                  <wp:inline distT="0" distB="0" distL="0" distR="0" wp14:anchorId="10F83CD4" wp14:editId="44CCC76A">
                    <wp:extent cx="152400" cy="152400"/>
                    <wp:effectExtent l="0" t="0" r="0" b="0"/>
                    <wp:docPr id="30" name="Picture 30"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8C7AEC2" w14:textId="77777777" w:rsidR="00065751" w:rsidRPr="00065751" w:rsidRDefault="00065751" w:rsidP="00065751">
            <w:pPr>
              <w:rPr>
                <w:ins w:id="4709" w:author="Linda Marshall" w:date="2017-10-31T15:31:00Z"/>
                <w:rFonts w:eastAsia="Times New Roman"/>
                <w:sz w:val="20"/>
                <w:szCs w:val="20"/>
                <w:lang w:val="en-GB" w:eastAsia="en-GB"/>
              </w:rPr>
            </w:pPr>
            <w:bookmarkStart w:id="4710" w:name="MarkValueInfo___RefId"/>
            <w:ins w:id="4711" w:author="Linda Marshall" w:date="2017-10-31T15:31:00Z">
              <w:r w:rsidRPr="00065751">
                <w:rPr>
                  <w:rFonts w:eastAsia="Times New Roman"/>
                  <w:sz w:val="20"/>
                  <w:szCs w:val="20"/>
                  <w:lang w:val="en-GB" w:eastAsia="en-GB"/>
                </w:rPr>
                <w:t>RefId</w:t>
              </w:r>
              <w:bookmarkEnd w:id="4710"/>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F8841CA" w14:textId="77777777" w:rsidR="00065751" w:rsidRPr="00065751" w:rsidRDefault="00065751" w:rsidP="00065751">
            <w:pPr>
              <w:jc w:val="center"/>
              <w:rPr>
                <w:ins w:id="4712" w:author="Linda Marshall" w:date="2017-10-31T15:31:00Z"/>
                <w:rFonts w:eastAsia="Times New Roman"/>
                <w:lang w:val="en-GB" w:eastAsia="en-GB"/>
              </w:rPr>
            </w:pPr>
            <w:ins w:id="4713" w:author="Linda Marshall" w:date="2017-10-31T15:31:00Z">
              <w:r w:rsidRPr="00065751">
                <w:rPr>
                  <w:rFonts w:eastAsia="Times New Roman"/>
                  <w:lang w:val="en-GB" w:eastAsia="en-GB"/>
                </w:rP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95098DB" w14:textId="77777777" w:rsidR="00065751" w:rsidRPr="00065751" w:rsidRDefault="00065751" w:rsidP="00065751">
            <w:pPr>
              <w:spacing w:before="100" w:beforeAutospacing="1" w:after="100" w:afterAutospacing="1"/>
              <w:rPr>
                <w:ins w:id="4714" w:author="Linda Marshall" w:date="2017-10-31T15:31:00Z"/>
                <w:rFonts w:eastAsia="Times New Roman"/>
                <w:lang w:val="en-GB" w:eastAsia="en-GB"/>
              </w:rPr>
            </w:pPr>
            <w:ins w:id="4715" w:author="Linda Marshall" w:date="2017-10-31T15:31:00Z">
              <w:r w:rsidRPr="00065751">
                <w:rPr>
                  <w:rFonts w:eastAsia="Times New Roman"/>
                  <w:lang w:val="en-GB" w:eastAsia="en-GB"/>
                </w:rPr>
                <w:t>The Id (GUID) that uniquely identifies this MarkValueInfo entity.</w:t>
              </w:r>
            </w:ins>
          </w:p>
          <w:p w14:paraId="3404E56C" w14:textId="77777777" w:rsidR="00065751" w:rsidRPr="00065751" w:rsidRDefault="00065751" w:rsidP="00065751">
            <w:pPr>
              <w:rPr>
                <w:ins w:id="4716" w:author="Linda Marshall" w:date="2017-10-31T15:31:00Z"/>
                <w:rFonts w:eastAsia="Times New Roman"/>
                <w:lang w:val="en-GB" w:eastAsia="en-GB"/>
              </w:rPr>
            </w:pPr>
            <w:ins w:id="4717"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AE22E3C" w14:textId="77777777" w:rsidR="00065751" w:rsidRPr="00065751" w:rsidRDefault="00065751" w:rsidP="00065751">
            <w:pPr>
              <w:rPr>
                <w:ins w:id="4718" w:author="Linda Marshall" w:date="2017-10-31T15:31:00Z"/>
                <w:rFonts w:eastAsia="Times New Roman"/>
                <w:lang w:val="en-GB" w:eastAsia="en-GB"/>
              </w:rPr>
            </w:pPr>
            <w:ins w:id="4719"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"RefIdType"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RefIdType</w:t>
              </w:r>
              <w:r w:rsidRPr="00065751">
                <w:rPr>
                  <w:rFonts w:eastAsia="Times New Roman"/>
                  <w:lang w:val="en-GB" w:eastAsia="en-GB"/>
                </w:rPr>
                <w:fldChar w:fldCharType="end"/>
              </w:r>
            </w:ins>
          </w:p>
        </w:tc>
      </w:tr>
      <w:tr w:rsidR="00065751" w:rsidRPr="00065751" w14:paraId="4EE2CE85" w14:textId="77777777" w:rsidTr="00065751">
        <w:trPr>
          <w:ins w:id="4720"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3A0BD211" w14:textId="77777777" w:rsidR="00065751" w:rsidRPr="00065751" w:rsidRDefault="00065751" w:rsidP="00065751">
            <w:pPr>
              <w:jc w:val="center"/>
              <w:rPr>
                <w:ins w:id="4721" w:author="Linda Marshall" w:date="2017-10-31T15:31:00Z"/>
                <w:rFonts w:eastAsia="Times New Roman"/>
                <w:b/>
                <w:bCs/>
                <w:color w:val="005696"/>
                <w:sz w:val="21"/>
                <w:szCs w:val="21"/>
                <w:lang w:val="en-GB" w:eastAsia="en-GB"/>
              </w:rPr>
            </w:pPr>
            <w:ins w:id="4722"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286B5EE" w14:textId="77777777" w:rsidR="00065751" w:rsidRPr="00065751" w:rsidRDefault="00065751" w:rsidP="00065751">
            <w:pPr>
              <w:rPr>
                <w:ins w:id="4723" w:author="Linda Marshall" w:date="2017-10-31T15:31:00Z"/>
                <w:rFonts w:eastAsia="Times New Roman"/>
                <w:sz w:val="20"/>
                <w:szCs w:val="20"/>
                <w:lang w:val="en-GB" w:eastAsia="en-GB"/>
              </w:rPr>
            </w:pPr>
            <w:bookmarkStart w:id="4724" w:name="MarkValueInfo__SchoolInfoRefId"/>
            <w:ins w:id="4725" w:author="Linda Marshall" w:date="2017-10-31T15:31:00Z">
              <w:r w:rsidRPr="00065751">
                <w:rPr>
                  <w:rFonts w:eastAsia="Times New Roman"/>
                  <w:sz w:val="20"/>
                  <w:szCs w:val="20"/>
                  <w:lang w:val="en-GB" w:eastAsia="en-GB"/>
                </w:rPr>
                <w:t>SchoolInfoRefId</w:t>
              </w:r>
              <w:bookmarkEnd w:id="4724"/>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4FE70E9" w14:textId="77777777" w:rsidR="00065751" w:rsidRPr="00065751" w:rsidRDefault="00065751" w:rsidP="00065751">
            <w:pPr>
              <w:jc w:val="center"/>
              <w:rPr>
                <w:ins w:id="4726" w:author="Linda Marshall" w:date="2017-10-31T15:31:00Z"/>
                <w:rFonts w:eastAsia="Times New Roman"/>
                <w:lang w:val="en-GB" w:eastAsia="en-GB"/>
              </w:rPr>
            </w:pPr>
            <w:ins w:id="4727" w:author="Linda Marshall" w:date="2017-10-31T15:31:00Z">
              <w:r w:rsidRPr="00065751">
                <w:rPr>
                  <w:rFonts w:eastAsia="Times New Roman"/>
                  <w:lang w:val="en-GB" w:eastAsia="en-GB"/>
                </w:rP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03E6174" w14:textId="77777777" w:rsidR="00065751" w:rsidRPr="00065751" w:rsidRDefault="00065751" w:rsidP="00065751">
            <w:pPr>
              <w:spacing w:before="100" w:beforeAutospacing="1" w:after="100" w:afterAutospacing="1"/>
              <w:rPr>
                <w:ins w:id="4728" w:author="Linda Marshall" w:date="2017-10-31T15:31:00Z"/>
                <w:rFonts w:eastAsia="Times New Roman"/>
                <w:lang w:val="en-GB" w:eastAsia="en-GB"/>
              </w:rPr>
            </w:pPr>
            <w:ins w:id="4729" w:author="Linda Marshall" w:date="2017-10-31T15:31:00Z">
              <w:r w:rsidRPr="00065751">
                <w:rPr>
                  <w:rFonts w:eastAsia="Times New Roman"/>
                  <w:lang w:val="en-GB" w:eastAsia="en-GB"/>
                </w:rPr>
                <w:t>The Id (GUID) that uniquely identifies the School that these Mark Values apply to.</w:t>
              </w:r>
            </w:ins>
          </w:p>
          <w:p w14:paraId="142D6B92" w14:textId="77777777" w:rsidR="00065751" w:rsidRPr="00065751" w:rsidRDefault="00065751" w:rsidP="00065751">
            <w:pPr>
              <w:rPr>
                <w:ins w:id="4730" w:author="Linda Marshall" w:date="2017-10-31T15:31:00Z"/>
                <w:rFonts w:eastAsia="Times New Roman"/>
                <w:lang w:val="en-GB" w:eastAsia="en-GB"/>
              </w:rPr>
            </w:pPr>
            <w:ins w:id="4731"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D847E02" w14:textId="77777777" w:rsidR="00065751" w:rsidRPr="00065751" w:rsidRDefault="00065751" w:rsidP="00065751">
            <w:pPr>
              <w:rPr>
                <w:ins w:id="4732" w:author="Linda Marshall" w:date="2017-10-31T15:31:00Z"/>
                <w:rFonts w:eastAsia="Times New Roman"/>
                <w:lang w:val="en-GB" w:eastAsia="en-GB"/>
              </w:rPr>
            </w:pPr>
            <w:ins w:id="4733"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"IdRefType"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IdRefType</w:t>
              </w:r>
              <w:r w:rsidRPr="00065751">
                <w:rPr>
                  <w:rFonts w:eastAsia="Times New Roman"/>
                  <w:lang w:val="en-GB" w:eastAsia="en-GB"/>
                </w:rPr>
                <w:fldChar w:fldCharType="end"/>
              </w:r>
            </w:ins>
          </w:p>
        </w:tc>
      </w:tr>
      <w:tr w:rsidR="00065751" w:rsidRPr="00065751" w14:paraId="47807623" w14:textId="77777777" w:rsidTr="00065751">
        <w:trPr>
          <w:ins w:id="4734"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6E199C34" w14:textId="77777777" w:rsidR="00065751" w:rsidRPr="00065751" w:rsidRDefault="00065751" w:rsidP="00065751">
            <w:pPr>
              <w:jc w:val="center"/>
              <w:rPr>
                <w:ins w:id="4735" w:author="Linda Marshall" w:date="2017-10-31T15:31:00Z"/>
                <w:rFonts w:eastAsia="Times New Roman"/>
                <w:b/>
                <w:bCs/>
                <w:color w:val="005696"/>
                <w:sz w:val="21"/>
                <w:szCs w:val="21"/>
                <w:lang w:val="en-GB" w:eastAsia="en-GB"/>
              </w:rPr>
            </w:pPr>
            <w:ins w:id="4736"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78A7990" w14:textId="77777777" w:rsidR="00065751" w:rsidRPr="00065751" w:rsidRDefault="00065751" w:rsidP="00065751">
            <w:pPr>
              <w:rPr>
                <w:ins w:id="4737" w:author="Linda Marshall" w:date="2017-10-31T15:31:00Z"/>
                <w:rFonts w:eastAsia="Times New Roman"/>
                <w:sz w:val="20"/>
                <w:szCs w:val="20"/>
                <w:lang w:val="en-GB" w:eastAsia="en-GB"/>
              </w:rPr>
            </w:pPr>
            <w:bookmarkStart w:id="4738" w:name="MarkValueInfo__YearLevels"/>
            <w:ins w:id="4739" w:author="Linda Marshall" w:date="2017-10-31T15:31:00Z">
              <w:r w:rsidRPr="00065751">
                <w:rPr>
                  <w:rFonts w:eastAsia="Times New Roman"/>
                  <w:sz w:val="20"/>
                  <w:szCs w:val="20"/>
                  <w:lang w:val="en-GB" w:eastAsia="en-GB"/>
                </w:rPr>
                <w:t>YearLevels</w:t>
              </w:r>
              <w:bookmarkEnd w:id="4738"/>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666811F" w14:textId="77777777" w:rsidR="00065751" w:rsidRPr="00065751" w:rsidRDefault="00065751" w:rsidP="00065751">
            <w:pPr>
              <w:jc w:val="center"/>
              <w:rPr>
                <w:ins w:id="4740" w:author="Linda Marshall" w:date="2017-10-31T15:31:00Z"/>
                <w:rFonts w:eastAsia="Times New Roman"/>
                <w:lang w:val="en-GB" w:eastAsia="en-GB"/>
              </w:rPr>
            </w:pPr>
            <w:ins w:id="4741"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5746D1C" w14:textId="77777777" w:rsidR="00065751" w:rsidRPr="00065751" w:rsidRDefault="00065751" w:rsidP="00065751">
            <w:pPr>
              <w:spacing w:before="100" w:beforeAutospacing="1" w:after="100" w:afterAutospacing="1"/>
              <w:rPr>
                <w:ins w:id="4742" w:author="Linda Marshall" w:date="2017-10-31T15:31:00Z"/>
                <w:rFonts w:eastAsia="Times New Roman"/>
                <w:lang w:val="en-GB" w:eastAsia="en-GB"/>
              </w:rPr>
            </w:pPr>
            <w:ins w:id="4743" w:author="Linda Marshall" w:date="2017-10-31T15:31:00Z">
              <w:r w:rsidRPr="00065751">
                <w:rPr>
                  <w:rFonts w:eastAsia="Times New Roman"/>
                  <w:lang w:val="en-GB" w:eastAsia="en-GB"/>
                </w:rPr>
                <w:t>The year levels that this MarkValueInfo applies to.</w:t>
              </w:r>
            </w:ins>
          </w:p>
          <w:p w14:paraId="3E8AA5C3" w14:textId="77777777" w:rsidR="00065751" w:rsidRPr="00065751" w:rsidRDefault="00065751" w:rsidP="00065751">
            <w:pPr>
              <w:rPr>
                <w:ins w:id="4744" w:author="Linda Marshall" w:date="2017-10-31T15:31:00Z"/>
                <w:rFonts w:eastAsia="Times New Roman"/>
                <w:lang w:val="en-GB" w:eastAsia="en-GB"/>
              </w:rPr>
            </w:pPr>
            <w:ins w:id="4745"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805F477" w14:textId="77777777" w:rsidR="00065751" w:rsidRPr="00065751" w:rsidRDefault="00065751" w:rsidP="00065751">
            <w:pPr>
              <w:rPr>
                <w:ins w:id="4746" w:author="Linda Marshall" w:date="2017-10-31T15:31:00Z"/>
                <w:rFonts w:eastAsia="Times New Roman"/>
                <w:lang w:val="en-GB" w:eastAsia="en-GB"/>
              </w:rPr>
            </w:pPr>
            <w:ins w:id="4747"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"YearLevelsType"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YearLevelsType</w:t>
              </w:r>
              <w:r w:rsidRPr="00065751">
                <w:rPr>
                  <w:rFonts w:eastAsia="Times New Roman"/>
                  <w:lang w:val="en-GB" w:eastAsia="en-GB"/>
                </w:rPr>
                <w:fldChar w:fldCharType="end"/>
              </w:r>
            </w:ins>
          </w:p>
        </w:tc>
      </w:tr>
      <w:tr w:rsidR="00065751" w:rsidRPr="00065751" w14:paraId="74C1ABE4" w14:textId="77777777" w:rsidTr="00065751">
        <w:trPr>
          <w:ins w:id="4748"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2640EEB0" w14:textId="77777777" w:rsidR="00065751" w:rsidRPr="00065751" w:rsidRDefault="00065751" w:rsidP="00065751">
            <w:pPr>
              <w:jc w:val="center"/>
              <w:rPr>
                <w:ins w:id="4749" w:author="Linda Marshall" w:date="2017-10-31T15:31:00Z"/>
                <w:rFonts w:eastAsia="Times New Roman"/>
                <w:b/>
                <w:bCs/>
                <w:color w:val="005696"/>
                <w:sz w:val="21"/>
                <w:szCs w:val="21"/>
                <w:lang w:val="en-GB" w:eastAsia="en-GB"/>
              </w:rPr>
            </w:pPr>
            <w:ins w:id="4750"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411A4D7" w14:textId="77777777" w:rsidR="00065751" w:rsidRPr="00065751" w:rsidRDefault="00065751" w:rsidP="00065751">
            <w:pPr>
              <w:rPr>
                <w:ins w:id="4751" w:author="Linda Marshall" w:date="2017-10-31T15:31:00Z"/>
                <w:rFonts w:eastAsia="Times New Roman"/>
                <w:sz w:val="20"/>
                <w:szCs w:val="20"/>
                <w:lang w:val="en-GB" w:eastAsia="en-GB"/>
              </w:rPr>
            </w:pPr>
            <w:bookmarkStart w:id="4752" w:name="MarkValueInfo__Name"/>
            <w:ins w:id="4753" w:author="Linda Marshall" w:date="2017-10-31T15:31:00Z">
              <w:r w:rsidRPr="00065751">
                <w:rPr>
                  <w:rFonts w:eastAsia="Times New Roman"/>
                  <w:sz w:val="20"/>
                  <w:szCs w:val="20"/>
                  <w:lang w:val="en-GB" w:eastAsia="en-GB"/>
                </w:rPr>
                <w:t>Name</w:t>
              </w:r>
              <w:bookmarkEnd w:id="4752"/>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3ED89D8" w14:textId="77777777" w:rsidR="00065751" w:rsidRPr="00065751" w:rsidRDefault="00065751" w:rsidP="00065751">
            <w:pPr>
              <w:jc w:val="center"/>
              <w:rPr>
                <w:ins w:id="4754" w:author="Linda Marshall" w:date="2017-10-31T15:31:00Z"/>
                <w:rFonts w:eastAsia="Times New Roman"/>
                <w:lang w:val="en-GB" w:eastAsia="en-GB"/>
              </w:rPr>
            </w:pPr>
            <w:ins w:id="4755" w:author="Linda Marshall" w:date="2017-10-31T15:31:00Z">
              <w:r w:rsidRPr="00065751">
                <w:rPr>
                  <w:rFonts w:eastAsia="Times New Roman"/>
                  <w:lang w:val="en-GB" w:eastAsia="en-GB"/>
                </w:rP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ACE1715" w14:textId="39F3E66C" w:rsidR="00065751" w:rsidRPr="00065751" w:rsidRDefault="00065751" w:rsidP="00065751">
            <w:pPr>
              <w:spacing w:before="100" w:beforeAutospacing="1" w:after="100" w:afterAutospacing="1"/>
              <w:rPr>
                <w:ins w:id="4756" w:author="Linda Marshall" w:date="2017-10-31T15:31:00Z"/>
                <w:rFonts w:eastAsia="Times New Roman"/>
                <w:lang w:val="en-GB" w:eastAsia="en-GB"/>
              </w:rPr>
            </w:pPr>
            <w:ins w:id="4757" w:author="Linda Marshall" w:date="2017-10-31T15:31:00Z">
              <w:r w:rsidRPr="00065751">
                <w:rPr>
                  <w:rFonts w:eastAsia="Times New Roman"/>
                  <w:lang w:val="en-GB" w:eastAsia="en-GB"/>
                </w:rPr>
                <w:t>The text name of the value lis</w:t>
              </w:r>
              <w:del w:id="4758" w:author="Nick Nicholas" w:date="2017-10-31T18:01:00Z">
                <w:r w:rsidRPr="00065751" w:rsidDel="002451C1">
                  <w:rPr>
                    <w:rFonts w:eastAsia="Times New Roman"/>
                    <w:lang w:val="en-GB" w:eastAsia="en-GB"/>
                  </w:rPr>
                  <w:delText>t</w:delText>
                </w:r>
              </w:del>
            </w:ins>
            <w:ins w:id="4759" w:author="Nick Nicholas" w:date="2017-10-31T18:08:00Z">
              <w:r w:rsidR="0022772A">
                <w:rPr>
                  <w:rFonts w:eastAsia="Times New Roman"/>
                  <w:lang w:val="en-GB" w:eastAsia="en-GB"/>
                </w:rPr>
                <w:t>“</w:t>
              </w:r>
            </w:ins>
            <w:ins w:id="4760" w:author="Linda Marshall" w:date="2017-10-31T15:31:00Z">
              <w:r w:rsidRPr="00065751">
                <w:rPr>
                  <w:rFonts w:eastAsia="Times New Roman"/>
                  <w:lang w:val="en-GB" w:eastAsia="en-GB"/>
                </w:rPr>
                <w:t xml:space="preserve"> ("Letter Gra</w:t>
              </w:r>
              <w:del w:id="4761" w:author="Nick Nicholas" w:date="2017-10-31T18:01:00Z">
                <w:r w:rsidRPr="00065751" w:rsidDel="002451C1">
                  <w:rPr>
                    <w:rFonts w:eastAsia="Times New Roman"/>
                    <w:lang w:val="en-GB" w:eastAsia="en-GB"/>
                  </w:rPr>
                  <w:delText>d</w:delText>
                </w:r>
              </w:del>
            </w:ins>
            <w:ins w:id="4762" w:author="Nick Nicholas" w:date="2017-10-31T18:01:00Z">
              <w:r w:rsidR="002451C1">
                <w:rPr>
                  <w:rFonts w:eastAsia="Times New Roman"/>
                  <w:lang w:val="en-GB" w:eastAsia="en-GB"/>
                </w:rPr>
                <w:t>”</w:t>
              </w:r>
            </w:ins>
            <w:ins w:id="4763" w:author="Linda Marshall" w:date="2017-10-31T15:31:00Z">
              <w:r w:rsidRPr="00065751">
                <w:rPr>
                  <w:rFonts w:eastAsia="Times New Roman"/>
                  <w:lang w:val="en-GB" w:eastAsia="en-GB"/>
                </w:rPr>
                <w:t>es</w:t>
              </w:r>
              <w:del w:id="4764" w:author="Nick Nicholas" w:date="2017-10-31T18:01:00Z">
                <w:r w:rsidRPr="00065751" w:rsidDel="002451C1">
                  <w:rPr>
                    <w:rFonts w:eastAsia="Times New Roman"/>
                    <w:lang w:val="en-GB" w:eastAsia="en-GB"/>
                  </w:rPr>
                  <w:delText>"</w:delText>
                </w:r>
              </w:del>
            </w:ins>
            <w:ins w:id="4765" w:author="Nick Nicholas" w:date="2017-10-31T18:08:00Z">
              <w:r w:rsidR="0022772A">
                <w:rPr>
                  <w:rFonts w:eastAsia="Times New Roman"/>
                  <w:lang w:val="en-GB" w:eastAsia="en-GB"/>
                </w:rPr>
                <w:t>“</w:t>
              </w:r>
            </w:ins>
            <w:ins w:id="4766" w:author="Linda Marshall" w:date="2017-10-31T15:31:00Z">
              <w:r w:rsidRPr="00065751">
                <w:rPr>
                  <w:rFonts w:eastAsia="Times New Roman"/>
                  <w:lang w:val="en-GB" w:eastAsia="en-GB"/>
                </w:rPr>
                <w:t>, "Letter Grades (+</w:t>
              </w:r>
              <w:del w:id="4767" w:author="Nick Nicholas" w:date="2017-10-31T18:01:00Z">
                <w:r w:rsidRPr="00065751" w:rsidDel="002451C1">
                  <w:rPr>
                    <w:rFonts w:eastAsia="Times New Roman"/>
                    <w:lang w:val="en-GB" w:eastAsia="en-GB"/>
                  </w:rPr>
                  <w:delText>/</w:delText>
                </w:r>
              </w:del>
            </w:ins>
            <w:ins w:id="4768" w:author="Nick Nicholas" w:date="2017-10-31T18:01:00Z">
              <w:r w:rsidR="002451C1">
                <w:rPr>
                  <w:rFonts w:eastAsia="Times New Roman"/>
                  <w:lang w:val="en-GB" w:eastAsia="en-GB"/>
                </w:rPr>
                <w:t>”</w:t>
              </w:r>
            </w:ins>
            <w:ins w:id="4769" w:author="Linda Marshall" w:date="2017-10-31T15:31:00Z">
              <w:r w:rsidRPr="00065751">
                <w:rPr>
                  <w:rFonts w:eastAsia="Times New Roman"/>
                  <w:lang w:val="en-GB" w:eastAsia="en-GB"/>
                </w:rPr>
                <w:t>-)</w:t>
              </w:r>
              <w:del w:id="4770" w:author="Nick Nicholas" w:date="2017-10-31T18:01:00Z">
                <w:r w:rsidRPr="00065751" w:rsidDel="002451C1">
                  <w:rPr>
                    <w:rFonts w:eastAsia="Times New Roman"/>
                    <w:lang w:val="en-GB" w:eastAsia="en-GB"/>
                  </w:rPr>
                  <w:delText>"</w:delText>
                </w:r>
              </w:del>
            </w:ins>
            <w:ins w:id="4771" w:author="Nick Nicholas" w:date="2017-10-31T18:08:00Z">
              <w:r w:rsidR="0022772A">
                <w:rPr>
                  <w:rFonts w:eastAsia="Times New Roman"/>
                  <w:lang w:val="en-GB" w:eastAsia="en-GB"/>
                </w:rPr>
                <w:t>“</w:t>
              </w:r>
            </w:ins>
            <w:ins w:id="4772" w:author="Linda Marshall" w:date="2017-10-31T15:31:00Z">
              <w:r w:rsidRPr="00065751">
                <w:rPr>
                  <w:rFonts w:eastAsia="Times New Roman"/>
                  <w:lang w:val="en-GB" w:eastAsia="en-GB"/>
                </w:rPr>
                <w:t>, "</w:t>
              </w:r>
              <w:del w:id="4773" w:author="Nick Nicholas" w:date="2017-10-31T18:01:00Z">
                <w:r w:rsidRPr="00065751" w:rsidDel="002451C1">
                  <w:rPr>
                    <w:rFonts w:eastAsia="Times New Roman"/>
                    <w:lang w:val="en-GB" w:eastAsia="en-GB"/>
                  </w:rPr>
                  <w:delText>E</w:delText>
                </w:r>
              </w:del>
            </w:ins>
            <w:ins w:id="4774" w:author="Nick Nicholas" w:date="2017-10-31T18:01:00Z">
              <w:r w:rsidR="002451C1">
                <w:rPr>
                  <w:rFonts w:eastAsia="Times New Roman"/>
                  <w:lang w:val="en-GB" w:eastAsia="en-GB"/>
                </w:rPr>
                <w:t>”</w:t>
              </w:r>
            </w:ins>
            <w:ins w:id="4775" w:author="Linda Marshall" w:date="2017-10-31T15:31:00Z">
              <w:r w:rsidRPr="00065751">
                <w:rPr>
                  <w:rFonts w:eastAsia="Times New Roman"/>
                  <w:lang w:val="en-GB" w:eastAsia="en-GB"/>
                </w:rPr>
                <w:t>SU</w:t>
              </w:r>
              <w:del w:id="4776" w:author="Nick Nicholas" w:date="2017-10-31T18:01:00Z">
                <w:r w:rsidRPr="00065751" w:rsidDel="002451C1">
                  <w:rPr>
                    <w:rFonts w:eastAsia="Times New Roman"/>
                    <w:lang w:val="en-GB" w:eastAsia="en-GB"/>
                  </w:rPr>
                  <w:delText>"</w:delText>
                </w:r>
              </w:del>
            </w:ins>
            <w:ins w:id="4777" w:author="Nick Nicholas" w:date="2017-10-31T18:08:00Z">
              <w:r w:rsidR="0022772A">
                <w:rPr>
                  <w:rFonts w:eastAsia="Times New Roman"/>
                  <w:lang w:val="en-GB" w:eastAsia="en-GB"/>
                </w:rPr>
                <w:t>“</w:t>
              </w:r>
            </w:ins>
            <w:ins w:id="4778" w:author="Linda Marshall" w:date="2017-10-31T15:31:00Z">
              <w:r w:rsidRPr="00065751">
                <w:rPr>
                  <w:rFonts w:eastAsia="Times New Roman"/>
                  <w:lang w:val="en-GB" w:eastAsia="en-GB"/>
                </w:rPr>
                <w:t>, "Pass/F</w:t>
              </w:r>
              <w:del w:id="4779" w:author="Nick Nicholas" w:date="2017-10-31T18:01:00Z">
                <w:r w:rsidRPr="00065751" w:rsidDel="002451C1">
                  <w:rPr>
                    <w:rFonts w:eastAsia="Times New Roman"/>
                    <w:lang w:val="en-GB" w:eastAsia="en-GB"/>
                  </w:rPr>
                  <w:delText>a</w:delText>
                </w:r>
              </w:del>
            </w:ins>
            <w:ins w:id="4780" w:author="Nick Nicholas" w:date="2017-10-31T18:01:00Z">
              <w:r w:rsidR="002451C1">
                <w:rPr>
                  <w:rFonts w:eastAsia="Times New Roman"/>
                  <w:lang w:val="en-GB" w:eastAsia="en-GB"/>
                </w:rPr>
                <w:t>”</w:t>
              </w:r>
            </w:ins>
            <w:ins w:id="4781" w:author="Linda Marshall" w:date="2017-10-31T15:31:00Z">
              <w:r w:rsidRPr="00065751">
                <w:rPr>
                  <w:rFonts w:eastAsia="Times New Roman"/>
                  <w:lang w:val="en-GB" w:eastAsia="en-GB"/>
                </w:rPr>
                <w:t>il</w:t>
              </w:r>
              <w:del w:id="4782" w:author="Nick Nicholas" w:date="2017-10-31T18:01:00Z">
                <w:r w:rsidRPr="00065751" w:rsidDel="002451C1">
                  <w:rPr>
                    <w:rFonts w:eastAsia="Times New Roman"/>
                    <w:lang w:val="en-GB" w:eastAsia="en-GB"/>
                  </w:rPr>
                  <w:delText>"</w:delText>
                </w:r>
              </w:del>
            </w:ins>
            <w:ins w:id="4783" w:author="Nick Nicholas" w:date="2017-10-31T18:08:00Z">
              <w:r w:rsidR="0022772A">
                <w:rPr>
                  <w:rFonts w:eastAsia="Times New Roman"/>
                  <w:lang w:val="en-GB" w:eastAsia="en-GB"/>
                </w:rPr>
                <w:t>“</w:t>
              </w:r>
            </w:ins>
            <w:ins w:id="4784" w:author="Linda Marshall" w:date="2017-10-31T15:31:00Z">
              <w:r w:rsidRPr="00065751">
                <w:rPr>
                  <w:rFonts w:eastAsia="Times New Roman"/>
                  <w:lang w:val="en-GB" w:eastAsia="en-GB"/>
                </w:rPr>
                <w:t>, "Override Gra</w:t>
              </w:r>
              <w:del w:id="4785" w:author="Nick Nicholas" w:date="2017-10-31T18:01:00Z">
                <w:r w:rsidRPr="00065751" w:rsidDel="002451C1">
                  <w:rPr>
                    <w:rFonts w:eastAsia="Times New Roman"/>
                    <w:lang w:val="en-GB" w:eastAsia="en-GB"/>
                  </w:rPr>
                  <w:delText>d</w:delText>
                </w:r>
              </w:del>
            </w:ins>
            <w:ins w:id="4786" w:author="Nick Nicholas" w:date="2017-10-31T18:01:00Z">
              <w:r w:rsidR="002451C1">
                <w:rPr>
                  <w:rFonts w:eastAsia="Times New Roman"/>
                  <w:lang w:val="en-GB" w:eastAsia="en-GB"/>
                </w:rPr>
                <w:t>”</w:t>
              </w:r>
            </w:ins>
            <w:ins w:id="4787" w:author="Linda Marshall" w:date="2017-10-31T15:31:00Z">
              <w:r w:rsidRPr="00065751">
                <w:rPr>
                  <w:rFonts w:eastAsia="Times New Roman"/>
                  <w:lang w:val="en-GB" w:eastAsia="en-GB"/>
                </w:rPr>
                <w:t>es</w:t>
              </w:r>
              <w:del w:id="4788" w:author="Nick Nicholas" w:date="2017-10-31T18:01:00Z">
                <w:r w:rsidRPr="00065751" w:rsidDel="002451C1">
                  <w:rPr>
                    <w:rFonts w:eastAsia="Times New Roman"/>
                    <w:lang w:val="en-GB" w:eastAsia="en-GB"/>
                  </w:rPr>
                  <w:delText>"</w:delText>
                </w:r>
              </w:del>
            </w:ins>
            <w:ins w:id="4789" w:author="Nick Nicholas" w:date="2017-10-31T18:08:00Z">
              <w:r w:rsidR="0022772A">
                <w:rPr>
                  <w:rFonts w:eastAsia="Times New Roman"/>
                  <w:lang w:val="en-GB" w:eastAsia="en-GB"/>
                </w:rPr>
                <w:t>“</w:t>
              </w:r>
            </w:ins>
            <w:ins w:id="4790" w:author="Linda Marshall" w:date="2017-10-31T15:31:00Z">
              <w:r w:rsidRPr="00065751">
                <w:rPr>
                  <w:rFonts w:eastAsia="Times New Roman"/>
                  <w:lang w:val="en-GB" w:eastAsia="en-GB"/>
                </w:rPr>
                <w:t>, "Citizenship Comment Co</w:t>
              </w:r>
              <w:del w:id="4791" w:author="Nick Nicholas" w:date="2017-10-31T18:01:00Z">
                <w:r w:rsidRPr="00065751" w:rsidDel="002451C1">
                  <w:rPr>
                    <w:rFonts w:eastAsia="Times New Roman"/>
                    <w:lang w:val="en-GB" w:eastAsia="en-GB"/>
                  </w:rPr>
                  <w:delText>d</w:delText>
                </w:r>
              </w:del>
            </w:ins>
            <w:ins w:id="4792" w:author="Nick Nicholas" w:date="2017-10-31T18:08:00Z">
              <w:r w:rsidR="0022772A">
                <w:rPr>
                  <w:rFonts w:eastAsia="Times New Roman"/>
                  <w:lang w:val="en-GB" w:eastAsia="en-GB"/>
                </w:rPr>
                <w:t>”</w:t>
              </w:r>
            </w:ins>
            <w:ins w:id="4793" w:author="Linda Marshall" w:date="2017-10-31T15:31:00Z">
              <w:r w:rsidRPr="00065751">
                <w:rPr>
                  <w:rFonts w:eastAsia="Times New Roman"/>
                  <w:lang w:val="en-GB" w:eastAsia="en-GB"/>
                </w:rPr>
                <w:t>es", etc.).</w:t>
              </w:r>
            </w:ins>
          </w:p>
          <w:p w14:paraId="2F5864E2" w14:textId="77777777" w:rsidR="00065751" w:rsidRPr="00065751" w:rsidRDefault="00065751" w:rsidP="00065751">
            <w:pPr>
              <w:rPr>
                <w:ins w:id="4794" w:author="Linda Marshall" w:date="2017-10-31T15:31:00Z"/>
                <w:rFonts w:eastAsia="Times New Roman"/>
                <w:lang w:val="en-GB" w:eastAsia="en-GB"/>
              </w:rPr>
            </w:pPr>
            <w:ins w:id="4795"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D230D49" w14:textId="77777777" w:rsidR="00065751" w:rsidRPr="00065751" w:rsidRDefault="00065751" w:rsidP="00065751">
            <w:pPr>
              <w:rPr>
                <w:ins w:id="4796" w:author="Linda Marshall" w:date="2017-10-31T15:31:00Z"/>
                <w:rFonts w:eastAsia="Times New Roman"/>
                <w:lang w:val="en-GB" w:eastAsia="en-GB"/>
              </w:rPr>
            </w:pPr>
            <w:ins w:id="4797"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"string"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xs:string</w:t>
              </w:r>
              <w:proofErr w:type="gramEnd"/>
              <w:r w:rsidRPr="00065751">
                <w:rPr>
                  <w:rFonts w:eastAsia="Times New Roman"/>
                  <w:lang w:val="en-GB" w:eastAsia="en-GB"/>
                </w:rPr>
                <w:fldChar w:fldCharType="end"/>
              </w:r>
            </w:ins>
          </w:p>
        </w:tc>
      </w:tr>
      <w:tr w:rsidR="00065751" w:rsidRPr="00065751" w:rsidDel="003D2F71" w14:paraId="77E00A41" w14:textId="192ED082" w:rsidTr="00065751">
        <w:trPr>
          <w:ins w:id="4798" w:author="Linda Marshall" w:date="2017-10-31T15:31:00Z"/>
          <w:del w:id="4799" w:author="Nick Nicholas" w:date="2017-10-31T16:40:00Z"/>
        </w:trPr>
        <w:tc>
          <w:tcPr>
            <w:tcW w:w="0" w:type="auto"/>
            <w:tcBorders>
              <w:top w:val="single" w:sz="6" w:space="0" w:color="005696"/>
              <w:left w:val="single" w:sz="6" w:space="0" w:color="005696"/>
              <w:bottom w:val="single" w:sz="6" w:space="0" w:color="005696"/>
              <w:right w:val="single" w:sz="6" w:space="0" w:color="005696"/>
            </w:tcBorders>
            <w:hideMark/>
          </w:tcPr>
          <w:p w14:paraId="44EC4C21" w14:textId="3C6C15AA" w:rsidR="00065751" w:rsidRPr="00065751" w:rsidDel="003D2F71" w:rsidRDefault="00065751" w:rsidP="00065751">
            <w:pPr>
              <w:jc w:val="center"/>
              <w:rPr>
                <w:ins w:id="4800" w:author="Linda Marshall" w:date="2017-10-31T15:31:00Z"/>
                <w:del w:id="4801" w:author="Nick Nicholas" w:date="2017-10-31T16:40:00Z"/>
                <w:rFonts w:eastAsia="Times New Roman"/>
                <w:b/>
                <w:bCs/>
                <w:color w:val="005696"/>
                <w:sz w:val="21"/>
                <w:szCs w:val="21"/>
                <w:lang w:val="en-GB" w:eastAsia="en-GB"/>
              </w:rPr>
            </w:pPr>
            <w:ins w:id="4802" w:author="Linda Marshall" w:date="2017-10-31T15:31:00Z">
              <w:del w:id="4803" w:author="Nick Nicholas" w:date="2017-10-31T16:40:00Z">
                <w:r w:rsidRPr="00065751" w:rsidDel="003D2F71">
                  <w:rPr>
                    <w:rFonts w:eastAsia="Times New Roman"/>
                    <w:b/>
                    <w:bCs/>
                    <w:color w:val="005696"/>
                    <w:sz w:val="21"/>
                    <w:szCs w:val="21"/>
                    <w:lang w:val="en-GB" w:eastAsia="en-GB"/>
                  </w:rPr>
                  <w:delText> </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8316308" w14:textId="1987EFBB" w:rsidR="00065751" w:rsidRPr="00065751" w:rsidDel="003D2F71" w:rsidRDefault="00065751" w:rsidP="00065751">
            <w:pPr>
              <w:rPr>
                <w:ins w:id="4804" w:author="Linda Marshall" w:date="2017-10-31T15:31:00Z"/>
                <w:del w:id="4805" w:author="Nick Nicholas" w:date="2017-10-31T16:40:00Z"/>
                <w:rFonts w:eastAsia="Times New Roman"/>
                <w:sz w:val="20"/>
                <w:szCs w:val="20"/>
                <w:lang w:val="en-GB" w:eastAsia="en-GB"/>
              </w:rPr>
            </w:pPr>
            <w:bookmarkStart w:id="4806" w:name="MarkValueInfo__PercentageAccepted"/>
            <w:ins w:id="4807" w:author="Linda Marshall" w:date="2017-10-31T15:31:00Z">
              <w:del w:id="4808" w:author="Nick Nicholas" w:date="2017-10-31T16:40:00Z">
                <w:r w:rsidRPr="00065751" w:rsidDel="003D2F71">
                  <w:rPr>
                    <w:rFonts w:eastAsia="Times New Roman"/>
                    <w:sz w:val="20"/>
                    <w:szCs w:val="20"/>
                    <w:lang w:val="en-GB" w:eastAsia="en-GB"/>
                  </w:rPr>
                  <w:delText>PercentageAccepted</w:delText>
                </w:r>
                <w:bookmarkEnd w:id="4806"/>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9B109F7" w14:textId="0F048BAA" w:rsidR="00065751" w:rsidRPr="00065751" w:rsidDel="003D2F71" w:rsidRDefault="00065751" w:rsidP="00065751">
            <w:pPr>
              <w:jc w:val="center"/>
              <w:rPr>
                <w:ins w:id="4809" w:author="Linda Marshall" w:date="2017-10-31T15:31:00Z"/>
                <w:del w:id="4810" w:author="Nick Nicholas" w:date="2017-10-31T16:40:00Z"/>
                <w:rFonts w:eastAsia="Times New Roman"/>
                <w:lang w:val="en-GB" w:eastAsia="en-GB"/>
              </w:rPr>
            </w:pPr>
            <w:ins w:id="4811" w:author="Linda Marshall" w:date="2017-10-31T15:31:00Z">
              <w:del w:id="4812" w:author="Nick Nicholas" w:date="2017-10-31T16:40:00Z">
                <w:r w:rsidRPr="00065751" w:rsidDel="003D2F71">
                  <w:rPr>
                    <w:rFonts w:eastAsia="Times New Roman"/>
                    <w:lang w:val="en-GB" w:eastAsia="en-GB"/>
                  </w:rPr>
                  <w:delText>M</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7D81D52" w14:textId="3C6EAB1C" w:rsidR="00065751" w:rsidRPr="00065751" w:rsidDel="003D2F71" w:rsidRDefault="00065751" w:rsidP="00065751">
            <w:pPr>
              <w:spacing w:before="100" w:beforeAutospacing="1" w:after="100" w:afterAutospacing="1"/>
              <w:rPr>
                <w:ins w:id="4813" w:author="Linda Marshall" w:date="2017-10-31T15:31:00Z"/>
                <w:del w:id="4814" w:author="Nick Nicholas" w:date="2017-10-31T16:40:00Z"/>
                <w:rFonts w:eastAsia="Times New Roman"/>
                <w:lang w:val="en-GB" w:eastAsia="en-GB"/>
              </w:rPr>
            </w:pPr>
            <w:ins w:id="4815" w:author="Linda Marshall" w:date="2017-10-31T15:31:00Z">
              <w:del w:id="4816" w:author="Nick Nicholas" w:date="2017-10-31T16:40:00Z">
                <w:r w:rsidRPr="00065751" w:rsidDel="003D2F71">
                  <w:rPr>
                    <w:rFonts w:eastAsia="Times New Roman"/>
                    <w:lang w:val="en-GB" w:eastAsia="en-GB"/>
                  </w:rPr>
                  <w:delText>Indicates whether a percent Mark is accepted.</w:delText>
                </w:r>
              </w:del>
            </w:ins>
          </w:p>
          <w:p w14:paraId="38E9D5C4" w14:textId="7CA72D68" w:rsidR="00065751" w:rsidRPr="00065751" w:rsidDel="003D2F71" w:rsidRDefault="00065751" w:rsidP="00065751">
            <w:pPr>
              <w:rPr>
                <w:ins w:id="4817" w:author="Linda Marshall" w:date="2017-10-31T15:31:00Z"/>
                <w:del w:id="4818" w:author="Nick Nicholas" w:date="2017-10-31T16:40:00Z"/>
                <w:rFonts w:eastAsia="Times New Roman"/>
                <w:lang w:val="en-GB" w:eastAsia="en-GB"/>
              </w:rPr>
            </w:pPr>
            <w:ins w:id="4819" w:author="Linda Marshall" w:date="2017-10-31T15:31:00Z">
              <w:del w:id="4820" w:author="Nick Nicholas" w:date="2017-10-31T16:40:00Z">
                <w:r w:rsidRPr="00065751" w:rsidDel="003D2F71">
                  <w:rPr>
                    <w:rFonts w:eastAsia="Times New Roman"/>
                    <w:lang w:val="en-GB" w:eastAsia="en-GB"/>
                  </w:rPr>
                  <w:delText> </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DBA8728" w14:textId="57815F38" w:rsidR="00065751" w:rsidRPr="00065751" w:rsidDel="003D2F71" w:rsidRDefault="00065751" w:rsidP="00065751">
            <w:pPr>
              <w:rPr>
                <w:ins w:id="4821" w:author="Linda Marshall" w:date="2017-10-31T15:31:00Z"/>
                <w:del w:id="4822" w:author="Nick Nicholas" w:date="2017-10-31T16:40:00Z"/>
                <w:rFonts w:eastAsia="Times New Roman"/>
                <w:lang w:val="en-GB" w:eastAsia="en-GB"/>
              </w:rPr>
            </w:pPr>
            <w:ins w:id="4823" w:author="Linda Marshall" w:date="2017-10-31T15:31:00Z">
              <w:del w:id="4824" w:author="Nick Nicholas" w:date="2017-10-31T16:40:00Z">
                <w:r w:rsidRPr="00065751" w:rsidDel="003D2F71">
                  <w:rPr>
                    <w:rFonts w:eastAsia="Times New Roman"/>
                    <w:lang w:val="en-GB" w:eastAsia="en-GB"/>
                  </w:rPr>
                  <w:fldChar w:fldCharType="begin"/>
                </w:r>
                <w:r w:rsidRPr="00065751" w:rsidDel="003D2F71">
                  <w:rPr>
                    <w:rFonts w:eastAsia="Times New Roman"/>
                    <w:lang w:val="en-GB" w:eastAsia="en-GB"/>
                  </w:rPr>
                  <w:delInstrText xml:space="preserve"> HYPERLINK "http://www.w3.org/TR/xmlschema-2/" \l "boolean" </w:delInstrText>
                </w:r>
                <w:r w:rsidRPr="00065751" w:rsidDel="003D2F71">
                  <w:rPr>
                    <w:rFonts w:eastAsia="Times New Roman"/>
                    <w:lang w:val="en-GB" w:eastAsia="en-GB"/>
                  </w:rPr>
                  <w:fldChar w:fldCharType="separate"/>
                </w:r>
                <w:r w:rsidRPr="00065751" w:rsidDel="003D2F71">
                  <w:rPr>
                    <w:rFonts w:ascii="Courier New" w:eastAsia="Times New Roman" w:hAnsi="Courier New" w:cs="Courier New"/>
                    <w:color w:val="005696"/>
                    <w:sz w:val="20"/>
                    <w:szCs w:val="20"/>
                    <w:lang w:val="en-GB" w:eastAsia="en-GB"/>
                  </w:rPr>
                  <w:delText>xs:boolean</w:delText>
                </w:r>
                <w:r w:rsidRPr="00065751" w:rsidDel="003D2F71">
                  <w:rPr>
                    <w:rFonts w:eastAsia="Times New Roman"/>
                    <w:lang w:val="en-GB" w:eastAsia="en-GB"/>
                  </w:rPr>
                  <w:fldChar w:fldCharType="end"/>
                </w:r>
              </w:del>
            </w:ins>
          </w:p>
        </w:tc>
      </w:tr>
      <w:tr w:rsidR="00065751" w:rsidRPr="00065751" w14:paraId="0698C545" w14:textId="77777777" w:rsidTr="00065751">
        <w:trPr>
          <w:ins w:id="4825"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68F66236" w14:textId="77777777" w:rsidR="00065751" w:rsidRPr="00065751" w:rsidRDefault="00065751" w:rsidP="00065751">
            <w:pPr>
              <w:jc w:val="center"/>
              <w:rPr>
                <w:ins w:id="4826" w:author="Linda Marshall" w:date="2017-10-31T15:31:00Z"/>
                <w:rFonts w:eastAsia="Times New Roman"/>
                <w:b/>
                <w:bCs/>
                <w:color w:val="005696"/>
                <w:sz w:val="21"/>
                <w:szCs w:val="21"/>
                <w:lang w:val="en-GB" w:eastAsia="en-GB"/>
              </w:rPr>
            </w:pPr>
            <w:ins w:id="4827"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F22A289" w14:textId="77777777" w:rsidR="00065751" w:rsidRPr="00065751" w:rsidRDefault="00065751" w:rsidP="00065751">
            <w:pPr>
              <w:rPr>
                <w:ins w:id="4828" w:author="Linda Marshall" w:date="2017-10-31T15:31:00Z"/>
                <w:rFonts w:eastAsia="Times New Roman"/>
                <w:sz w:val="20"/>
                <w:szCs w:val="20"/>
                <w:lang w:val="en-GB" w:eastAsia="en-GB"/>
              </w:rPr>
            </w:pPr>
            <w:bookmarkStart w:id="4829" w:name="MarkValueInfo__PercentageMinimum"/>
            <w:ins w:id="4830" w:author="Linda Marshall" w:date="2017-10-31T15:31:00Z">
              <w:r w:rsidRPr="00065751">
                <w:rPr>
                  <w:rFonts w:eastAsia="Times New Roman"/>
                  <w:sz w:val="20"/>
                  <w:szCs w:val="20"/>
                  <w:lang w:val="en-GB" w:eastAsia="en-GB"/>
                </w:rPr>
                <w:t>PercentageMinimum</w:t>
              </w:r>
              <w:bookmarkEnd w:id="4829"/>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EC23157" w14:textId="77777777" w:rsidR="00065751" w:rsidRPr="00065751" w:rsidRDefault="00065751" w:rsidP="00065751">
            <w:pPr>
              <w:jc w:val="center"/>
              <w:rPr>
                <w:ins w:id="4831" w:author="Linda Marshall" w:date="2017-10-31T15:31:00Z"/>
                <w:rFonts w:eastAsia="Times New Roman"/>
                <w:lang w:val="en-GB" w:eastAsia="en-GB"/>
              </w:rPr>
            </w:pPr>
            <w:ins w:id="4832"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AEBD30F" w14:textId="77777777" w:rsidR="00065751" w:rsidRPr="00065751" w:rsidRDefault="00065751" w:rsidP="00065751">
            <w:pPr>
              <w:spacing w:before="100" w:beforeAutospacing="1" w:after="100" w:afterAutospacing="1"/>
              <w:rPr>
                <w:ins w:id="4833" w:author="Linda Marshall" w:date="2017-10-31T15:31:00Z"/>
                <w:rFonts w:eastAsia="Times New Roman"/>
                <w:lang w:val="en-GB" w:eastAsia="en-GB"/>
              </w:rPr>
            </w:pPr>
            <w:ins w:id="4834" w:author="Linda Marshall" w:date="2017-10-31T15:31:00Z">
              <w:r w:rsidRPr="00065751">
                <w:rPr>
                  <w:rFonts w:eastAsia="Times New Roman"/>
                  <w:lang w:val="en-GB" w:eastAsia="en-GB"/>
                </w:rPr>
                <w:t>The minimum percent value accepted for this mark.</w:t>
              </w:r>
            </w:ins>
          </w:p>
          <w:p w14:paraId="440CDB6A" w14:textId="77777777" w:rsidR="00065751" w:rsidRPr="00065751" w:rsidRDefault="00065751" w:rsidP="00065751">
            <w:pPr>
              <w:rPr>
                <w:ins w:id="4835" w:author="Linda Marshall" w:date="2017-10-31T15:31:00Z"/>
                <w:rFonts w:eastAsia="Times New Roman"/>
                <w:lang w:val="en-GB" w:eastAsia="en-GB"/>
              </w:rPr>
            </w:pPr>
            <w:ins w:id="4836"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C4A39D0" w14:textId="77777777" w:rsidR="00065751" w:rsidRPr="00065751" w:rsidRDefault="00065751" w:rsidP="00065751">
            <w:pPr>
              <w:rPr>
                <w:ins w:id="4837" w:author="Linda Marshall" w:date="2017-10-31T15:31:00Z"/>
                <w:rFonts w:eastAsia="Times New Roman"/>
                <w:lang w:val="en-GB" w:eastAsia="en-GB"/>
              </w:rPr>
            </w:pPr>
            <w:ins w:id="4838"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"decimal"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xs:decimal</w:t>
              </w:r>
              <w:proofErr w:type="gramEnd"/>
              <w:r w:rsidRPr="00065751">
                <w:rPr>
                  <w:rFonts w:eastAsia="Times New Roman"/>
                  <w:lang w:val="en-GB" w:eastAsia="en-GB"/>
                </w:rPr>
                <w:fldChar w:fldCharType="end"/>
              </w:r>
            </w:ins>
          </w:p>
        </w:tc>
      </w:tr>
      <w:tr w:rsidR="00065751" w:rsidRPr="00065751" w14:paraId="3C5E32DB" w14:textId="77777777" w:rsidTr="00065751">
        <w:trPr>
          <w:ins w:id="4839"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2DD4A057" w14:textId="77777777" w:rsidR="00065751" w:rsidRPr="00065751" w:rsidRDefault="00065751" w:rsidP="00065751">
            <w:pPr>
              <w:jc w:val="center"/>
              <w:rPr>
                <w:ins w:id="4840" w:author="Linda Marshall" w:date="2017-10-31T15:31:00Z"/>
                <w:rFonts w:eastAsia="Times New Roman"/>
                <w:b/>
                <w:bCs/>
                <w:color w:val="005696"/>
                <w:sz w:val="21"/>
                <w:szCs w:val="21"/>
                <w:lang w:val="en-GB" w:eastAsia="en-GB"/>
              </w:rPr>
            </w:pPr>
            <w:ins w:id="4841"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117ECE4" w14:textId="77777777" w:rsidR="00065751" w:rsidRPr="00065751" w:rsidRDefault="00065751" w:rsidP="00065751">
            <w:pPr>
              <w:rPr>
                <w:ins w:id="4842" w:author="Linda Marshall" w:date="2017-10-31T15:31:00Z"/>
                <w:rFonts w:eastAsia="Times New Roman"/>
                <w:sz w:val="20"/>
                <w:szCs w:val="20"/>
                <w:lang w:val="en-GB" w:eastAsia="en-GB"/>
              </w:rPr>
            </w:pPr>
            <w:bookmarkStart w:id="4843" w:name="MarkValueInfo__PercentageMaximum"/>
            <w:ins w:id="4844" w:author="Linda Marshall" w:date="2017-10-31T15:31:00Z">
              <w:r w:rsidRPr="00065751">
                <w:rPr>
                  <w:rFonts w:eastAsia="Times New Roman"/>
                  <w:sz w:val="20"/>
                  <w:szCs w:val="20"/>
                  <w:lang w:val="en-GB" w:eastAsia="en-GB"/>
                </w:rPr>
                <w:t>PercentageMaximum</w:t>
              </w:r>
              <w:bookmarkEnd w:id="4843"/>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DE7C504" w14:textId="77777777" w:rsidR="00065751" w:rsidRPr="00065751" w:rsidRDefault="00065751" w:rsidP="00065751">
            <w:pPr>
              <w:jc w:val="center"/>
              <w:rPr>
                <w:ins w:id="4845" w:author="Linda Marshall" w:date="2017-10-31T15:31:00Z"/>
                <w:rFonts w:eastAsia="Times New Roman"/>
                <w:lang w:val="en-GB" w:eastAsia="en-GB"/>
              </w:rPr>
            </w:pPr>
            <w:ins w:id="4846"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F7DEA4A" w14:textId="77777777" w:rsidR="00065751" w:rsidRPr="00065751" w:rsidRDefault="00065751" w:rsidP="00065751">
            <w:pPr>
              <w:spacing w:before="100" w:beforeAutospacing="1" w:after="100" w:afterAutospacing="1"/>
              <w:rPr>
                <w:ins w:id="4847" w:author="Linda Marshall" w:date="2017-10-31T15:31:00Z"/>
                <w:rFonts w:eastAsia="Times New Roman"/>
                <w:lang w:val="en-GB" w:eastAsia="en-GB"/>
              </w:rPr>
            </w:pPr>
            <w:ins w:id="4848" w:author="Linda Marshall" w:date="2017-10-31T15:31:00Z">
              <w:r w:rsidRPr="00065751">
                <w:rPr>
                  <w:rFonts w:eastAsia="Times New Roman"/>
                  <w:lang w:val="en-GB" w:eastAsia="en-GB"/>
                </w:rPr>
                <w:t>The maximum percent value accepted for this mark.</w:t>
              </w:r>
            </w:ins>
          </w:p>
          <w:p w14:paraId="7C920FCA" w14:textId="77777777" w:rsidR="00065751" w:rsidRPr="00065751" w:rsidRDefault="00065751" w:rsidP="00065751">
            <w:pPr>
              <w:rPr>
                <w:ins w:id="4849" w:author="Linda Marshall" w:date="2017-10-31T15:31:00Z"/>
                <w:rFonts w:eastAsia="Times New Roman"/>
                <w:lang w:val="en-GB" w:eastAsia="en-GB"/>
              </w:rPr>
            </w:pPr>
            <w:ins w:id="4850"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A74C2B4" w14:textId="77777777" w:rsidR="00065751" w:rsidRPr="00065751" w:rsidRDefault="00065751" w:rsidP="00065751">
            <w:pPr>
              <w:rPr>
                <w:ins w:id="4851" w:author="Linda Marshall" w:date="2017-10-31T15:31:00Z"/>
                <w:rFonts w:eastAsia="Times New Roman"/>
                <w:lang w:val="en-GB" w:eastAsia="en-GB"/>
              </w:rPr>
            </w:pPr>
            <w:ins w:id="4852"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"decimal"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xs:decimal</w:t>
              </w:r>
              <w:proofErr w:type="gramEnd"/>
              <w:r w:rsidRPr="00065751">
                <w:rPr>
                  <w:rFonts w:eastAsia="Times New Roman"/>
                  <w:lang w:val="en-GB" w:eastAsia="en-GB"/>
                </w:rPr>
                <w:fldChar w:fldCharType="end"/>
              </w:r>
            </w:ins>
          </w:p>
        </w:tc>
      </w:tr>
      <w:tr w:rsidR="00065751" w:rsidRPr="00065751" w14:paraId="4414D5F1" w14:textId="77777777" w:rsidTr="00065751">
        <w:trPr>
          <w:ins w:id="4853"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04D1CFA2" w14:textId="77777777" w:rsidR="00065751" w:rsidRPr="00065751" w:rsidRDefault="00065751" w:rsidP="00065751">
            <w:pPr>
              <w:jc w:val="center"/>
              <w:rPr>
                <w:ins w:id="4854" w:author="Linda Marshall" w:date="2017-10-31T15:31:00Z"/>
                <w:rFonts w:eastAsia="Times New Roman"/>
                <w:b/>
                <w:bCs/>
                <w:color w:val="005696"/>
                <w:sz w:val="21"/>
                <w:szCs w:val="21"/>
                <w:lang w:val="en-GB" w:eastAsia="en-GB"/>
              </w:rPr>
            </w:pPr>
            <w:ins w:id="4855"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01725B0" w14:textId="77777777" w:rsidR="00065751" w:rsidRPr="00065751" w:rsidRDefault="00065751" w:rsidP="00065751">
            <w:pPr>
              <w:rPr>
                <w:ins w:id="4856" w:author="Linda Marshall" w:date="2017-10-31T15:31:00Z"/>
                <w:rFonts w:eastAsia="Times New Roman"/>
                <w:sz w:val="20"/>
                <w:szCs w:val="20"/>
                <w:lang w:val="en-GB" w:eastAsia="en-GB"/>
              </w:rPr>
            </w:pPr>
            <w:bookmarkStart w:id="4857" w:name="MarkValueInfo__PercentagePassingGrade"/>
            <w:ins w:id="4858" w:author="Linda Marshall" w:date="2017-10-31T15:31:00Z">
              <w:r w:rsidRPr="00065751">
                <w:rPr>
                  <w:rFonts w:eastAsia="Times New Roman"/>
                  <w:sz w:val="20"/>
                  <w:szCs w:val="20"/>
                  <w:lang w:val="en-GB" w:eastAsia="en-GB"/>
                </w:rPr>
                <w:t>PercentagePassingGrade</w:t>
              </w:r>
              <w:bookmarkEnd w:id="4857"/>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30D8E62" w14:textId="77777777" w:rsidR="00065751" w:rsidRPr="00065751" w:rsidRDefault="00065751" w:rsidP="00065751">
            <w:pPr>
              <w:jc w:val="center"/>
              <w:rPr>
                <w:ins w:id="4859" w:author="Linda Marshall" w:date="2017-10-31T15:31:00Z"/>
                <w:rFonts w:eastAsia="Times New Roman"/>
                <w:lang w:val="en-GB" w:eastAsia="en-GB"/>
              </w:rPr>
            </w:pPr>
            <w:ins w:id="4860"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A1BF6FC" w14:textId="77777777" w:rsidR="00065751" w:rsidRPr="00065751" w:rsidRDefault="00065751" w:rsidP="00065751">
            <w:pPr>
              <w:spacing w:before="100" w:beforeAutospacing="1" w:after="100" w:afterAutospacing="1"/>
              <w:rPr>
                <w:ins w:id="4861" w:author="Linda Marshall" w:date="2017-10-31T15:31:00Z"/>
                <w:rFonts w:eastAsia="Times New Roman"/>
                <w:lang w:val="en-GB" w:eastAsia="en-GB"/>
              </w:rPr>
            </w:pPr>
            <w:ins w:id="4862" w:author="Linda Marshall" w:date="2017-10-31T15:31:00Z">
              <w:r w:rsidRPr="00065751">
                <w:rPr>
                  <w:rFonts w:eastAsia="Times New Roman"/>
                  <w:lang w:val="en-GB" w:eastAsia="en-GB"/>
                </w:rPr>
                <w:t>The threshold for a mark to be considered passing.</w:t>
              </w:r>
            </w:ins>
          </w:p>
          <w:p w14:paraId="6DDED736" w14:textId="77777777" w:rsidR="00065751" w:rsidRPr="00065751" w:rsidRDefault="00065751" w:rsidP="00065751">
            <w:pPr>
              <w:rPr>
                <w:ins w:id="4863" w:author="Linda Marshall" w:date="2017-10-31T15:31:00Z"/>
                <w:rFonts w:eastAsia="Times New Roman"/>
                <w:lang w:val="en-GB" w:eastAsia="en-GB"/>
              </w:rPr>
            </w:pPr>
            <w:ins w:id="4864"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8F32D12" w14:textId="77777777" w:rsidR="00065751" w:rsidRPr="00065751" w:rsidRDefault="00065751" w:rsidP="00065751">
            <w:pPr>
              <w:rPr>
                <w:ins w:id="4865" w:author="Linda Marshall" w:date="2017-10-31T15:31:00Z"/>
                <w:rFonts w:eastAsia="Times New Roman"/>
                <w:lang w:val="en-GB" w:eastAsia="en-GB"/>
              </w:rPr>
            </w:pPr>
            <w:ins w:id="4866"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"decimal"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xs:decimal</w:t>
              </w:r>
              <w:proofErr w:type="gramEnd"/>
              <w:r w:rsidRPr="00065751">
                <w:rPr>
                  <w:rFonts w:eastAsia="Times New Roman"/>
                  <w:lang w:val="en-GB" w:eastAsia="en-GB"/>
                </w:rPr>
                <w:fldChar w:fldCharType="end"/>
              </w:r>
            </w:ins>
          </w:p>
        </w:tc>
      </w:tr>
      <w:tr w:rsidR="00065751" w:rsidRPr="00065751" w:rsidDel="00E44385" w14:paraId="68AB04E5" w14:textId="4C5067A1" w:rsidTr="00065751">
        <w:trPr>
          <w:ins w:id="4867" w:author="Linda Marshall" w:date="2017-10-31T15:31:00Z"/>
          <w:del w:id="4868" w:author="Nick Nicholas" w:date="2017-10-31T16:40:00Z"/>
        </w:trPr>
        <w:tc>
          <w:tcPr>
            <w:tcW w:w="0" w:type="auto"/>
            <w:tcBorders>
              <w:top w:val="single" w:sz="6" w:space="0" w:color="005696"/>
              <w:left w:val="single" w:sz="6" w:space="0" w:color="005696"/>
              <w:bottom w:val="single" w:sz="6" w:space="0" w:color="005696"/>
              <w:right w:val="single" w:sz="6" w:space="0" w:color="005696"/>
            </w:tcBorders>
            <w:hideMark/>
          </w:tcPr>
          <w:p w14:paraId="6E60668C" w14:textId="76AD1ECD" w:rsidR="00065751" w:rsidRPr="00065751" w:rsidDel="00E44385" w:rsidRDefault="00065751" w:rsidP="00065751">
            <w:pPr>
              <w:jc w:val="center"/>
              <w:rPr>
                <w:ins w:id="4869" w:author="Linda Marshall" w:date="2017-10-31T15:31:00Z"/>
                <w:del w:id="4870" w:author="Nick Nicholas" w:date="2017-10-31T16:40:00Z"/>
                <w:rFonts w:eastAsia="Times New Roman"/>
                <w:b/>
                <w:bCs/>
                <w:color w:val="005696"/>
                <w:sz w:val="21"/>
                <w:szCs w:val="21"/>
                <w:lang w:val="en-GB" w:eastAsia="en-GB"/>
              </w:rPr>
            </w:pPr>
            <w:ins w:id="4871" w:author="Linda Marshall" w:date="2017-10-31T15:31:00Z">
              <w:del w:id="4872" w:author="Nick Nicholas" w:date="2017-10-31T16:40:00Z">
                <w:r w:rsidRPr="00065751" w:rsidDel="00E44385">
                  <w:rPr>
                    <w:rFonts w:eastAsia="Times New Roman"/>
                    <w:b/>
                    <w:bCs/>
                    <w:color w:val="005696"/>
                    <w:sz w:val="21"/>
                    <w:szCs w:val="21"/>
                    <w:lang w:val="en-GB" w:eastAsia="en-GB"/>
                  </w:rPr>
                  <w:delText> </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34B0D90" w14:textId="6A839EF9" w:rsidR="00065751" w:rsidRPr="00065751" w:rsidDel="00E44385" w:rsidRDefault="00065751" w:rsidP="00065751">
            <w:pPr>
              <w:rPr>
                <w:ins w:id="4873" w:author="Linda Marshall" w:date="2017-10-31T15:31:00Z"/>
                <w:del w:id="4874" w:author="Nick Nicholas" w:date="2017-10-31T16:40:00Z"/>
                <w:rFonts w:eastAsia="Times New Roman"/>
                <w:sz w:val="20"/>
                <w:szCs w:val="20"/>
                <w:lang w:val="en-GB" w:eastAsia="en-GB"/>
              </w:rPr>
            </w:pPr>
            <w:bookmarkStart w:id="4875" w:name="MarkValueInfo__NumericAccepted"/>
            <w:ins w:id="4876" w:author="Linda Marshall" w:date="2017-10-31T15:31:00Z">
              <w:del w:id="4877" w:author="Nick Nicholas" w:date="2017-10-31T16:40:00Z">
                <w:r w:rsidRPr="00065751" w:rsidDel="00E44385">
                  <w:rPr>
                    <w:rFonts w:eastAsia="Times New Roman"/>
                    <w:sz w:val="20"/>
                    <w:szCs w:val="20"/>
                    <w:lang w:val="en-GB" w:eastAsia="en-GB"/>
                  </w:rPr>
                  <w:delText>NumericAccepted</w:delText>
                </w:r>
                <w:bookmarkEnd w:id="4875"/>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153F4CC" w14:textId="5676A413" w:rsidR="00065751" w:rsidRPr="00065751" w:rsidDel="00E44385" w:rsidRDefault="00065751" w:rsidP="00065751">
            <w:pPr>
              <w:jc w:val="center"/>
              <w:rPr>
                <w:ins w:id="4878" w:author="Linda Marshall" w:date="2017-10-31T15:31:00Z"/>
                <w:del w:id="4879" w:author="Nick Nicholas" w:date="2017-10-31T16:40:00Z"/>
                <w:rFonts w:eastAsia="Times New Roman"/>
                <w:lang w:val="en-GB" w:eastAsia="en-GB"/>
              </w:rPr>
            </w:pPr>
            <w:ins w:id="4880" w:author="Linda Marshall" w:date="2017-10-31T15:31:00Z">
              <w:del w:id="4881" w:author="Nick Nicholas" w:date="2017-10-31T16:40:00Z">
                <w:r w:rsidRPr="00065751" w:rsidDel="00E44385">
                  <w:rPr>
                    <w:rFonts w:eastAsia="Times New Roman"/>
                    <w:lang w:val="en-GB" w:eastAsia="en-GB"/>
                  </w:rPr>
                  <w:delText>M</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CE32BC0" w14:textId="20816324" w:rsidR="00065751" w:rsidRPr="00065751" w:rsidDel="00E44385" w:rsidRDefault="00065751" w:rsidP="00065751">
            <w:pPr>
              <w:spacing w:before="100" w:beforeAutospacing="1" w:after="100" w:afterAutospacing="1"/>
              <w:rPr>
                <w:ins w:id="4882" w:author="Linda Marshall" w:date="2017-10-31T15:31:00Z"/>
                <w:del w:id="4883" w:author="Nick Nicholas" w:date="2017-10-31T16:40:00Z"/>
                <w:rFonts w:eastAsia="Times New Roman"/>
                <w:lang w:val="en-GB" w:eastAsia="en-GB"/>
              </w:rPr>
            </w:pPr>
            <w:ins w:id="4884" w:author="Linda Marshall" w:date="2017-10-31T15:31:00Z">
              <w:del w:id="4885" w:author="Nick Nicholas" w:date="2017-10-31T16:40:00Z">
                <w:r w:rsidRPr="00065751" w:rsidDel="00E44385">
                  <w:rPr>
                    <w:rFonts w:eastAsia="Times New Roman"/>
                    <w:lang w:val="en-GB" w:eastAsia="en-GB"/>
                  </w:rPr>
                  <w:delText>Indicates whether a raw numeric score is accepted.</w:delText>
                </w:r>
              </w:del>
            </w:ins>
          </w:p>
          <w:p w14:paraId="7212360B" w14:textId="1EC527AF" w:rsidR="00065751" w:rsidRPr="00065751" w:rsidDel="00E44385" w:rsidRDefault="00065751" w:rsidP="00065751">
            <w:pPr>
              <w:rPr>
                <w:ins w:id="4886" w:author="Linda Marshall" w:date="2017-10-31T15:31:00Z"/>
                <w:del w:id="4887" w:author="Nick Nicholas" w:date="2017-10-31T16:40:00Z"/>
                <w:rFonts w:eastAsia="Times New Roman"/>
                <w:lang w:val="en-GB" w:eastAsia="en-GB"/>
              </w:rPr>
            </w:pPr>
            <w:ins w:id="4888" w:author="Linda Marshall" w:date="2017-10-31T15:31:00Z">
              <w:del w:id="4889" w:author="Nick Nicholas" w:date="2017-10-31T16:40:00Z">
                <w:r w:rsidRPr="00065751" w:rsidDel="00E44385">
                  <w:rPr>
                    <w:rFonts w:eastAsia="Times New Roman"/>
                    <w:lang w:val="en-GB" w:eastAsia="en-GB"/>
                  </w:rPr>
                  <w:delText> </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FB04745" w14:textId="1E9EC74C" w:rsidR="00065751" w:rsidRPr="00065751" w:rsidDel="00E44385" w:rsidRDefault="00065751" w:rsidP="00065751">
            <w:pPr>
              <w:rPr>
                <w:ins w:id="4890" w:author="Linda Marshall" w:date="2017-10-31T15:31:00Z"/>
                <w:del w:id="4891" w:author="Nick Nicholas" w:date="2017-10-31T16:40:00Z"/>
                <w:rFonts w:eastAsia="Times New Roman"/>
                <w:lang w:val="en-GB" w:eastAsia="en-GB"/>
              </w:rPr>
            </w:pPr>
            <w:ins w:id="4892" w:author="Linda Marshall" w:date="2017-10-31T15:31:00Z">
              <w:del w:id="4893" w:author="Nick Nicholas" w:date="2017-10-31T16:40:00Z">
                <w:r w:rsidRPr="00065751" w:rsidDel="00E44385">
                  <w:rPr>
                    <w:rFonts w:eastAsia="Times New Roman"/>
                    <w:lang w:val="en-GB" w:eastAsia="en-GB"/>
                  </w:rPr>
                  <w:fldChar w:fldCharType="begin"/>
                </w:r>
                <w:r w:rsidRPr="00065751" w:rsidDel="00E44385">
                  <w:rPr>
                    <w:rFonts w:eastAsia="Times New Roman"/>
                    <w:lang w:val="en-GB" w:eastAsia="en-GB"/>
                  </w:rPr>
                  <w:delInstrText xml:space="preserve"> HYPERLINK "http://www.w3.org/TR/xmlschema-2/" \l "boolean" </w:delInstrText>
                </w:r>
                <w:r w:rsidRPr="00065751" w:rsidDel="00E44385">
                  <w:rPr>
                    <w:rFonts w:eastAsia="Times New Roman"/>
                    <w:lang w:val="en-GB" w:eastAsia="en-GB"/>
                  </w:rPr>
                  <w:fldChar w:fldCharType="separate"/>
                </w:r>
                <w:r w:rsidRPr="00065751" w:rsidDel="00E44385">
                  <w:rPr>
                    <w:rFonts w:ascii="Courier New" w:eastAsia="Times New Roman" w:hAnsi="Courier New" w:cs="Courier New"/>
                    <w:color w:val="005696"/>
                    <w:sz w:val="20"/>
                    <w:szCs w:val="20"/>
                    <w:lang w:val="en-GB" w:eastAsia="en-GB"/>
                  </w:rPr>
                  <w:delText>xs:boolean</w:delText>
                </w:r>
                <w:r w:rsidRPr="00065751" w:rsidDel="00E44385">
                  <w:rPr>
                    <w:rFonts w:eastAsia="Times New Roman"/>
                    <w:lang w:val="en-GB" w:eastAsia="en-GB"/>
                  </w:rPr>
                  <w:fldChar w:fldCharType="end"/>
                </w:r>
              </w:del>
            </w:ins>
          </w:p>
        </w:tc>
      </w:tr>
      <w:tr w:rsidR="00065751" w:rsidRPr="00065751" w14:paraId="027EF683" w14:textId="77777777" w:rsidTr="00065751">
        <w:trPr>
          <w:ins w:id="4894"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03E7B570" w14:textId="77777777" w:rsidR="00065751" w:rsidRPr="00065751" w:rsidRDefault="00065751" w:rsidP="00065751">
            <w:pPr>
              <w:jc w:val="center"/>
              <w:rPr>
                <w:ins w:id="4895" w:author="Linda Marshall" w:date="2017-10-31T15:31:00Z"/>
                <w:rFonts w:eastAsia="Times New Roman"/>
                <w:b/>
                <w:bCs/>
                <w:color w:val="005696"/>
                <w:sz w:val="21"/>
                <w:szCs w:val="21"/>
                <w:lang w:val="en-GB" w:eastAsia="en-GB"/>
              </w:rPr>
            </w:pPr>
            <w:ins w:id="4896"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B2840E8" w14:textId="77777777" w:rsidR="00065751" w:rsidRPr="00065751" w:rsidRDefault="00065751" w:rsidP="00065751">
            <w:pPr>
              <w:rPr>
                <w:ins w:id="4897" w:author="Linda Marshall" w:date="2017-10-31T15:31:00Z"/>
                <w:rFonts w:eastAsia="Times New Roman"/>
                <w:sz w:val="20"/>
                <w:szCs w:val="20"/>
                <w:lang w:val="en-GB" w:eastAsia="en-GB"/>
              </w:rPr>
            </w:pPr>
            <w:bookmarkStart w:id="4898" w:name="MarkValueInfo__NumericPrecision"/>
            <w:ins w:id="4899" w:author="Linda Marshall" w:date="2017-10-31T15:31:00Z">
              <w:r w:rsidRPr="00065751">
                <w:rPr>
                  <w:rFonts w:eastAsia="Times New Roman"/>
                  <w:sz w:val="20"/>
                  <w:szCs w:val="20"/>
                  <w:lang w:val="en-GB" w:eastAsia="en-GB"/>
                </w:rPr>
                <w:t>NumericPrecision</w:t>
              </w:r>
              <w:bookmarkEnd w:id="4898"/>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24EFF78" w14:textId="77777777" w:rsidR="00065751" w:rsidRPr="00065751" w:rsidRDefault="00065751" w:rsidP="00065751">
            <w:pPr>
              <w:jc w:val="center"/>
              <w:rPr>
                <w:ins w:id="4900" w:author="Linda Marshall" w:date="2017-10-31T15:31:00Z"/>
                <w:rFonts w:eastAsia="Times New Roman"/>
                <w:lang w:val="en-GB" w:eastAsia="en-GB"/>
              </w:rPr>
            </w:pPr>
            <w:ins w:id="4901"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BAB4363" w14:textId="77777777" w:rsidR="00065751" w:rsidRPr="00065751" w:rsidRDefault="00065751" w:rsidP="00065751">
            <w:pPr>
              <w:spacing w:before="100" w:beforeAutospacing="1" w:after="100" w:afterAutospacing="1"/>
              <w:rPr>
                <w:ins w:id="4902" w:author="Linda Marshall" w:date="2017-10-31T15:31:00Z"/>
                <w:rFonts w:eastAsia="Times New Roman"/>
                <w:lang w:val="en-GB" w:eastAsia="en-GB"/>
              </w:rPr>
            </w:pPr>
            <w:ins w:id="4903" w:author="Linda Marshall" w:date="2017-10-31T15:31:00Z">
              <w:r w:rsidRPr="00065751">
                <w:rPr>
                  <w:rFonts w:eastAsia="Times New Roman"/>
                  <w:lang w:val="en-GB" w:eastAsia="en-GB"/>
                </w:rPr>
                <w:t>Number of significant digits.</w:t>
              </w:r>
            </w:ins>
          </w:p>
          <w:p w14:paraId="6444E78F" w14:textId="77777777" w:rsidR="00065751" w:rsidRPr="00065751" w:rsidRDefault="00065751" w:rsidP="00065751">
            <w:pPr>
              <w:rPr>
                <w:ins w:id="4904" w:author="Linda Marshall" w:date="2017-10-31T15:31:00Z"/>
                <w:rFonts w:eastAsia="Times New Roman"/>
                <w:lang w:val="en-GB" w:eastAsia="en-GB"/>
              </w:rPr>
            </w:pPr>
            <w:ins w:id="4905"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2744B71" w14:textId="77777777" w:rsidR="00065751" w:rsidRPr="00065751" w:rsidRDefault="00065751" w:rsidP="00065751">
            <w:pPr>
              <w:rPr>
                <w:ins w:id="4906" w:author="Linda Marshall" w:date="2017-10-31T15:31:00Z"/>
                <w:rFonts w:eastAsia="Times New Roman"/>
                <w:lang w:val="en-GB" w:eastAsia="en-GB"/>
              </w:rPr>
            </w:pPr>
            <w:ins w:id="4907"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"unsignedInt"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xs:unsignedInt</w:t>
              </w:r>
              <w:proofErr w:type="gramEnd"/>
              <w:r w:rsidRPr="00065751">
                <w:rPr>
                  <w:rFonts w:eastAsia="Times New Roman"/>
                  <w:lang w:val="en-GB" w:eastAsia="en-GB"/>
                </w:rPr>
                <w:fldChar w:fldCharType="end"/>
              </w:r>
            </w:ins>
          </w:p>
        </w:tc>
      </w:tr>
      <w:tr w:rsidR="00065751" w:rsidRPr="00065751" w14:paraId="27C50F6F" w14:textId="77777777" w:rsidTr="00065751">
        <w:trPr>
          <w:ins w:id="4908"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5BC3A581" w14:textId="77777777" w:rsidR="00065751" w:rsidRPr="00065751" w:rsidRDefault="00065751" w:rsidP="00065751">
            <w:pPr>
              <w:jc w:val="center"/>
              <w:rPr>
                <w:ins w:id="4909" w:author="Linda Marshall" w:date="2017-10-31T15:31:00Z"/>
                <w:rFonts w:eastAsia="Times New Roman"/>
                <w:b/>
                <w:bCs/>
                <w:color w:val="005696"/>
                <w:sz w:val="21"/>
                <w:szCs w:val="21"/>
                <w:lang w:val="en-GB" w:eastAsia="en-GB"/>
              </w:rPr>
            </w:pPr>
            <w:ins w:id="4910" w:author="Linda Marshall" w:date="2017-10-31T15:31:00Z">
              <w:r w:rsidRPr="00065751">
                <w:rPr>
                  <w:rFonts w:eastAsia="Times New Roman"/>
                  <w:b/>
                  <w:bCs/>
                  <w:color w:val="005696"/>
                  <w:sz w:val="21"/>
                  <w:szCs w:val="21"/>
                  <w:lang w:val="en-GB" w:eastAsia="en-GB"/>
                </w:rPr>
                <w:lastRenderedPageBreak/>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BB11C41" w14:textId="77777777" w:rsidR="00065751" w:rsidRPr="00065751" w:rsidRDefault="00065751" w:rsidP="00065751">
            <w:pPr>
              <w:rPr>
                <w:ins w:id="4911" w:author="Linda Marshall" w:date="2017-10-31T15:31:00Z"/>
                <w:rFonts w:eastAsia="Times New Roman"/>
                <w:sz w:val="20"/>
                <w:szCs w:val="20"/>
                <w:lang w:val="en-GB" w:eastAsia="en-GB"/>
              </w:rPr>
            </w:pPr>
            <w:bookmarkStart w:id="4912" w:name="MarkValueInfo__NumbericScale"/>
            <w:ins w:id="4913" w:author="Linda Marshall" w:date="2017-10-31T15:31:00Z">
              <w:r w:rsidRPr="00065751">
                <w:rPr>
                  <w:rFonts w:eastAsia="Times New Roman"/>
                  <w:sz w:val="20"/>
                  <w:szCs w:val="20"/>
                  <w:lang w:val="en-GB" w:eastAsia="en-GB"/>
                </w:rPr>
                <w:t>NumbericScale</w:t>
              </w:r>
              <w:bookmarkEnd w:id="4912"/>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495EB03" w14:textId="77777777" w:rsidR="00065751" w:rsidRPr="00065751" w:rsidRDefault="00065751" w:rsidP="00065751">
            <w:pPr>
              <w:jc w:val="center"/>
              <w:rPr>
                <w:ins w:id="4914" w:author="Linda Marshall" w:date="2017-10-31T15:31:00Z"/>
                <w:rFonts w:eastAsia="Times New Roman"/>
                <w:lang w:val="en-GB" w:eastAsia="en-GB"/>
              </w:rPr>
            </w:pPr>
            <w:ins w:id="4915"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665C69B" w14:textId="77777777" w:rsidR="00065751" w:rsidRPr="00065751" w:rsidRDefault="00065751" w:rsidP="00065751">
            <w:pPr>
              <w:spacing w:before="100" w:beforeAutospacing="1" w:after="100" w:afterAutospacing="1"/>
              <w:rPr>
                <w:ins w:id="4916" w:author="Linda Marshall" w:date="2017-10-31T15:31:00Z"/>
                <w:rFonts w:eastAsia="Times New Roman"/>
                <w:lang w:val="en-GB" w:eastAsia="en-GB"/>
              </w:rPr>
            </w:pPr>
            <w:ins w:id="4917" w:author="Linda Marshall" w:date="2017-10-31T15:31:00Z">
              <w:r w:rsidRPr="00065751">
                <w:rPr>
                  <w:rFonts w:eastAsia="Times New Roman"/>
                  <w:lang w:val="en-GB" w:eastAsia="en-GB"/>
                </w:rPr>
                <w:t>Number of decimal places.</w:t>
              </w:r>
            </w:ins>
          </w:p>
          <w:p w14:paraId="5980ED17" w14:textId="77777777" w:rsidR="00065751" w:rsidRPr="00065751" w:rsidRDefault="00065751" w:rsidP="00065751">
            <w:pPr>
              <w:rPr>
                <w:ins w:id="4918" w:author="Linda Marshall" w:date="2017-10-31T15:31:00Z"/>
                <w:rFonts w:eastAsia="Times New Roman"/>
                <w:lang w:val="en-GB" w:eastAsia="en-GB"/>
              </w:rPr>
            </w:pPr>
            <w:ins w:id="4919"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21481D1" w14:textId="77777777" w:rsidR="00065751" w:rsidRPr="00065751" w:rsidRDefault="00065751" w:rsidP="00065751">
            <w:pPr>
              <w:rPr>
                <w:ins w:id="4920" w:author="Linda Marshall" w:date="2017-10-31T15:31:00Z"/>
                <w:rFonts w:eastAsia="Times New Roman"/>
                <w:lang w:val="en-GB" w:eastAsia="en-GB"/>
              </w:rPr>
            </w:pPr>
            <w:ins w:id="4921"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"unsignedInt"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xs:unsignedInt</w:t>
              </w:r>
              <w:proofErr w:type="gramEnd"/>
              <w:r w:rsidRPr="00065751">
                <w:rPr>
                  <w:rFonts w:eastAsia="Times New Roman"/>
                  <w:lang w:val="en-GB" w:eastAsia="en-GB"/>
                </w:rPr>
                <w:fldChar w:fldCharType="end"/>
              </w:r>
            </w:ins>
          </w:p>
        </w:tc>
      </w:tr>
      <w:tr w:rsidR="00065751" w:rsidRPr="00065751" w14:paraId="49417FA4" w14:textId="77777777" w:rsidTr="00065751">
        <w:trPr>
          <w:ins w:id="4922"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4DEDED5D" w14:textId="77777777" w:rsidR="00065751" w:rsidRPr="00065751" w:rsidRDefault="00065751" w:rsidP="00065751">
            <w:pPr>
              <w:jc w:val="center"/>
              <w:rPr>
                <w:ins w:id="4923" w:author="Linda Marshall" w:date="2017-10-31T15:31:00Z"/>
                <w:rFonts w:eastAsia="Times New Roman"/>
                <w:b/>
                <w:bCs/>
                <w:color w:val="005696"/>
                <w:sz w:val="21"/>
                <w:szCs w:val="21"/>
                <w:lang w:val="en-GB" w:eastAsia="en-GB"/>
              </w:rPr>
            </w:pPr>
            <w:ins w:id="4924"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BB7F309" w14:textId="77777777" w:rsidR="00065751" w:rsidRPr="00065751" w:rsidRDefault="00065751" w:rsidP="00065751">
            <w:pPr>
              <w:rPr>
                <w:ins w:id="4925" w:author="Linda Marshall" w:date="2017-10-31T15:31:00Z"/>
                <w:rFonts w:eastAsia="Times New Roman"/>
                <w:sz w:val="20"/>
                <w:szCs w:val="20"/>
                <w:lang w:val="en-GB" w:eastAsia="en-GB"/>
              </w:rPr>
            </w:pPr>
            <w:bookmarkStart w:id="4926" w:name="MarkValueInfo__NumericLow"/>
            <w:ins w:id="4927" w:author="Linda Marshall" w:date="2017-10-31T15:31:00Z">
              <w:r w:rsidRPr="00065751">
                <w:rPr>
                  <w:rFonts w:eastAsia="Times New Roman"/>
                  <w:sz w:val="20"/>
                  <w:szCs w:val="20"/>
                  <w:lang w:val="en-GB" w:eastAsia="en-GB"/>
                </w:rPr>
                <w:t>NumericLow</w:t>
              </w:r>
              <w:bookmarkEnd w:id="4926"/>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AF3697A" w14:textId="77777777" w:rsidR="00065751" w:rsidRPr="00065751" w:rsidRDefault="00065751" w:rsidP="00065751">
            <w:pPr>
              <w:jc w:val="center"/>
              <w:rPr>
                <w:ins w:id="4928" w:author="Linda Marshall" w:date="2017-10-31T15:31:00Z"/>
                <w:rFonts w:eastAsia="Times New Roman"/>
                <w:lang w:val="en-GB" w:eastAsia="en-GB"/>
              </w:rPr>
            </w:pPr>
            <w:ins w:id="4929"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722328F" w14:textId="77777777" w:rsidR="00065751" w:rsidRPr="00065751" w:rsidRDefault="00065751" w:rsidP="00065751">
            <w:pPr>
              <w:spacing w:before="100" w:beforeAutospacing="1" w:after="100" w:afterAutospacing="1"/>
              <w:rPr>
                <w:ins w:id="4930" w:author="Linda Marshall" w:date="2017-10-31T15:31:00Z"/>
                <w:rFonts w:eastAsia="Times New Roman"/>
                <w:lang w:val="en-GB" w:eastAsia="en-GB"/>
              </w:rPr>
            </w:pPr>
            <w:ins w:id="4931" w:author="Linda Marshall" w:date="2017-10-31T15:31:00Z">
              <w:r w:rsidRPr="00065751">
                <w:rPr>
                  <w:rFonts w:eastAsia="Times New Roman"/>
                  <w:lang w:val="en-GB" w:eastAsia="en-GB"/>
                </w:rPr>
                <w:t>Lowest Mark in the range (e.g., 98, 3.95).</w:t>
              </w:r>
            </w:ins>
          </w:p>
          <w:p w14:paraId="45FA4522" w14:textId="77777777" w:rsidR="00065751" w:rsidRPr="00065751" w:rsidRDefault="00065751" w:rsidP="00065751">
            <w:pPr>
              <w:rPr>
                <w:ins w:id="4932" w:author="Linda Marshall" w:date="2017-10-31T15:31:00Z"/>
                <w:rFonts w:eastAsia="Times New Roman"/>
                <w:lang w:val="en-GB" w:eastAsia="en-GB"/>
              </w:rPr>
            </w:pPr>
            <w:ins w:id="4933"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D3AF122" w14:textId="77777777" w:rsidR="00065751" w:rsidRPr="00065751" w:rsidRDefault="00065751" w:rsidP="00065751">
            <w:pPr>
              <w:rPr>
                <w:ins w:id="4934" w:author="Linda Marshall" w:date="2017-10-31T15:31:00Z"/>
                <w:rFonts w:eastAsia="Times New Roman"/>
                <w:lang w:val="en-GB" w:eastAsia="en-GB"/>
              </w:rPr>
            </w:pPr>
            <w:ins w:id="4935"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"decimal"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xs:decimal</w:t>
              </w:r>
              <w:proofErr w:type="gramEnd"/>
              <w:r w:rsidRPr="00065751">
                <w:rPr>
                  <w:rFonts w:eastAsia="Times New Roman"/>
                  <w:lang w:val="en-GB" w:eastAsia="en-GB"/>
                </w:rPr>
                <w:fldChar w:fldCharType="end"/>
              </w:r>
            </w:ins>
          </w:p>
        </w:tc>
      </w:tr>
      <w:tr w:rsidR="00065751" w:rsidRPr="00065751" w14:paraId="4D0EA055" w14:textId="77777777" w:rsidTr="00065751">
        <w:trPr>
          <w:ins w:id="4936"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70CA8BB2" w14:textId="77777777" w:rsidR="00065751" w:rsidRPr="00065751" w:rsidRDefault="00065751" w:rsidP="00065751">
            <w:pPr>
              <w:jc w:val="center"/>
              <w:rPr>
                <w:ins w:id="4937" w:author="Linda Marshall" w:date="2017-10-31T15:31:00Z"/>
                <w:rFonts w:eastAsia="Times New Roman"/>
                <w:b/>
                <w:bCs/>
                <w:color w:val="005696"/>
                <w:sz w:val="21"/>
                <w:szCs w:val="21"/>
                <w:lang w:val="en-GB" w:eastAsia="en-GB"/>
              </w:rPr>
            </w:pPr>
            <w:ins w:id="4938"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55E12B1" w14:textId="77777777" w:rsidR="00065751" w:rsidRPr="00065751" w:rsidRDefault="00065751" w:rsidP="00065751">
            <w:pPr>
              <w:rPr>
                <w:ins w:id="4939" w:author="Linda Marshall" w:date="2017-10-31T15:31:00Z"/>
                <w:rFonts w:eastAsia="Times New Roman"/>
                <w:sz w:val="20"/>
                <w:szCs w:val="20"/>
                <w:lang w:val="en-GB" w:eastAsia="en-GB"/>
              </w:rPr>
            </w:pPr>
            <w:bookmarkStart w:id="4940" w:name="MarkValueInfo__NumericHigh"/>
            <w:ins w:id="4941" w:author="Linda Marshall" w:date="2017-10-31T15:31:00Z">
              <w:r w:rsidRPr="00065751">
                <w:rPr>
                  <w:rFonts w:eastAsia="Times New Roman"/>
                  <w:sz w:val="20"/>
                  <w:szCs w:val="20"/>
                  <w:lang w:val="en-GB" w:eastAsia="en-GB"/>
                </w:rPr>
                <w:t>NumericHigh</w:t>
              </w:r>
              <w:bookmarkEnd w:id="4940"/>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4FFE0DA" w14:textId="77777777" w:rsidR="00065751" w:rsidRPr="00065751" w:rsidRDefault="00065751" w:rsidP="00065751">
            <w:pPr>
              <w:jc w:val="center"/>
              <w:rPr>
                <w:ins w:id="4942" w:author="Linda Marshall" w:date="2017-10-31T15:31:00Z"/>
                <w:rFonts w:eastAsia="Times New Roman"/>
                <w:lang w:val="en-GB" w:eastAsia="en-GB"/>
              </w:rPr>
            </w:pPr>
            <w:ins w:id="4943"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761C8CA" w14:textId="77777777" w:rsidR="00065751" w:rsidRPr="00065751" w:rsidRDefault="00065751" w:rsidP="00065751">
            <w:pPr>
              <w:spacing w:before="100" w:beforeAutospacing="1" w:after="100" w:afterAutospacing="1"/>
              <w:rPr>
                <w:ins w:id="4944" w:author="Linda Marshall" w:date="2017-10-31T15:31:00Z"/>
                <w:rFonts w:eastAsia="Times New Roman"/>
                <w:lang w:val="en-GB" w:eastAsia="en-GB"/>
              </w:rPr>
            </w:pPr>
            <w:ins w:id="4945" w:author="Linda Marshall" w:date="2017-10-31T15:31:00Z">
              <w:r w:rsidRPr="00065751">
                <w:rPr>
                  <w:rFonts w:eastAsia="Times New Roman"/>
                  <w:lang w:val="en-GB" w:eastAsia="en-GB"/>
                </w:rPr>
                <w:t>Highest Mark in the range (e.g., 100, 4.0).</w:t>
              </w:r>
            </w:ins>
          </w:p>
          <w:p w14:paraId="4D60ACB2" w14:textId="77777777" w:rsidR="00065751" w:rsidRPr="00065751" w:rsidRDefault="00065751" w:rsidP="00065751">
            <w:pPr>
              <w:rPr>
                <w:ins w:id="4946" w:author="Linda Marshall" w:date="2017-10-31T15:31:00Z"/>
                <w:rFonts w:eastAsia="Times New Roman"/>
                <w:lang w:val="en-GB" w:eastAsia="en-GB"/>
              </w:rPr>
            </w:pPr>
            <w:ins w:id="4947"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0CE152A" w14:textId="77777777" w:rsidR="00065751" w:rsidRPr="00065751" w:rsidRDefault="00065751" w:rsidP="00065751">
            <w:pPr>
              <w:rPr>
                <w:ins w:id="4948" w:author="Linda Marshall" w:date="2017-10-31T15:31:00Z"/>
                <w:rFonts w:eastAsia="Times New Roman"/>
                <w:lang w:val="en-GB" w:eastAsia="en-GB"/>
              </w:rPr>
            </w:pPr>
            <w:ins w:id="4949"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"decimal"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xs:decimal</w:t>
              </w:r>
              <w:proofErr w:type="gramEnd"/>
              <w:r w:rsidRPr="00065751">
                <w:rPr>
                  <w:rFonts w:eastAsia="Times New Roman"/>
                  <w:lang w:val="en-GB" w:eastAsia="en-GB"/>
                </w:rPr>
                <w:fldChar w:fldCharType="end"/>
              </w:r>
            </w:ins>
          </w:p>
        </w:tc>
      </w:tr>
      <w:tr w:rsidR="00065751" w:rsidRPr="00065751" w14:paraId="01EBB338" w14:textId="77777777" w:rsidTr="00065751">
        <w:trPr>
          <w:ins w:id="4950"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4529BFEF" w14:textId="77777777" w:rsidR="00065751" w:rsidRPr="00065751" w:rsidRDefault="00065751" w:rsidP="00065751">
            <w:pPr>
              <w:jc w:val="center"/>
              <w:rPr>
                <w:ins w:id="4951" w:author="Linda Marshall" w:date="2017-10-31T15:31:00Z"/>
                <w:rFonts w:eastAsia="Times New Roman"/>
                <w:b/>
                <w:bCs/>
                <w:color w:val="005696"/>
                <w:sz w:val="21"/>
                <w:szCs w:val="21"/>
                <w:lang w:val="en-GB" w:eastAsia="en-GB"/>
              </w:rPr>
            </w:pPr>
            <w:ins w:id="4952"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DB5129B" w14:textId="77777777" w:rsidR="00065751" w:rsidRPr="00065751" w:rsidRDefault="00065751" w:rsidP="00065751">
            <w:pPr>
              <w:rPr>
                <w:ins w:id="4953" w:author="Linda Marshall" w:date="2017-10-31T15:31:00Z"/>
                <w:rFonts w:eastAsia="Times New Roman"/>
                <w:sz w:val="20"/>
                <w:szCs w:val="20"/>
                <w:lang w:val="en-GB" w:eastAsia="en-GB"/>
              </w:rPr>
            </w:pPr>
            <w:bookmarkStart w:id="4954" w:name="MarkValueInfo__NumericPassingGrade"/>
            <w:ins w:id="4955" w:author="Linda Marshall" w:date="2017-10-31T15:31:00Z">
              <w:r w:rsidRPr="00065751">
                <w:rPr>
                  <w:rFonts w:eastAsia="Times New Roman"/>
                  <w:sz w:val="20"/>
                  <w:szCs w:val="20"/>
                  <w:lang w:val="en-GB" w:eastAsia="en-GB"/>
                </w:rPr>
                <w:t>NumericPassingGrade</w:t>
              </w:r>
              <w:bookmarkEnd w:id="4954"/>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697BBE5" w14:textId="77777777" w:rsidR="00065751" w:rsidRPr="00065751" w:rsidRDefault="00065751" w:rsidP="00065751">
            <w:pPr>
              <w:jc w:val="center"/>
              <w:rPr>
                <w:ins w:id="4956" w:author="Linda Marshall" w:date="2017-10-31T15:31:00Z"/>
                <w:rFonts w:eastAsia="Times New Roman"/>
                <w:lang w:val="en-GB" w:eastAsia="en-GB"/>
              </w:rPr>
            </w:pPr>
            <w:ins w:id="4957"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6101623" w14:textId="77777777" w:rsidR="00065751" w:rsidRPr="00065751" w:rsidRDefault="00065751" w:rsidP="00065751">
            <w:pPr>
              <w:spacing w:before="100" w:beforeAutospacing="1" w:after="100" w:afterAutospacing="1"/>
              <w:rPr>
                <w:ins w:id="4958" w:author="Linda Marshall" w:date="2017-10-31T15:31:00Z"/>
                <w:rFonts w:eastAsia="Times New Roman"/>
                <w:lang w:val="en-GB" w:eastAsia="en-GB"/>
              </w:rPr>
            </w:pPr>
            <w:ins w:id="4959" w:author="Linda Marshall" w:date="2017-10-31T15:31:00Z">
              <w:r w:rsidRPr="00065751">
                <w:rPr>
                  <w:rFonts w:eastAsia="Times New Roman"/>
                  <w:lang w:val="en-GB" w:eastAsia="en-GB"/>
                </w:rPr>
                <w:t>The threshold for a mark to be considered passing.</w:t>
              </w:r>
            </w:ins>
          </w:p>
          <w:p w14:paraId="022DFD4F" w14:textId="77777777" w:rsidR="00065751" w:rsidRPr="00065751" w:rsidRDefault="00065751" w:rsidP="00065751">
            <w:pPr>
              <w:rPr>
                <w:ins w:id="4960" w:author="Linda Marshall" w:date="2017-10-31T15:31:00Z"/>
                <w:rFonts w:eastAsia="Times New Roman"/>
                <w:lang w:val="en-GB" w:eastAsia="en-GB"/>
              </w:rPr>
            </w:pPr>
            <w:ins w:id="4961"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95B62D7" w14:textId="77777777" w:rsidR="00065751" w:rsidRPr="00065751" w:rsidRDefault="00065751" w:rsidP="00065751">
            <w:pPr>
              <w:rPr>
                <w:ins w:id="4962" w:author="Linda Marshall" w:date="2017-10-31T15:31:00Z"/>
                <w:rFonts w:eastAsia="Times New Roman"/>
                <w:lang w:val="en-GB" w:eastAsia="en-GB"/>
              </w:rPr>
            </w:pPr>
            <w:ins w:id="4963"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"decimal"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xs:decimal</w:t>
              </w:r>
              <w:proofErr w:type="gramEnd"/>
              <w:r w:rsidRPr="00065751">
                <w:rPr>
                  <w:rFonts w:eastAsia="Times New Roman"/>
                  <w:lang w:val="en-GB" w:eastAsia="en-GB"/>
                </w:rPr>
                <w:fldChar w:fldCharType="end"/>
              </w:r>
            </w:ins>
          </w:p>
        </w:tc>
      </w:tr>
      <w:tr w:rsidR="00065751" w:rsidRPr="00065751" w:rsidDel="00E44385" w14:paraId="750A317F" w14:textId="51B3CC39" w:rsidTr="00065751">
        <w:trPr>
          <w:ins w:id="4964" w:author="Linda Marshall" w:date="2017-10-31T15:31:00Z"/>
          <w:del w:id="4965" w:author="Nick Nicholas" w:date="2017-10-31T16:40:00Z"/>
        </w:trPr>
        <w:tc>
          <w:tcPr>
            <w:tcW w:w="0" w:type="auto"/>
            <w:tcBorders>
              <w:top w:val="single" w:sz="6" w:space="0" w:color="005696"/>
              <w:left w:val="single" w:sz="6" w:space="0" w:color="005696"/>
              <w:bottom w:val="single" w:sz="6" w:space="0" w:color="005696"/>
              <w:right w:val="single" w:sz="6" w:space="0" w:color="005696"/>
            </w:tcBorders>
            <w:hideMark/>
          </w:tcPr>
          <w:p w14:paraId="4A471F0B" w14:textId="67B1FF87" w:rsidR="00065751" w:rsidRPr="00065751" w:rsidDel="00E44385" w:rsidRDefault="00065751" w:rsidP="00065751">
            <w:pPr>
              <w:jc w:val="center"/>
              <w:rPr>
                <w:ins w:id="4966" w:author="Linda Marshall" w:date="2017-10-31T15:31:00Z"/>
                <w:del w:id="4967" w:author="Nick Nicholas" w:date="2017-10-31T16:40:00Z"/>
                <w:rFonts w:eastAsia="Times New Roman"/>
                <w:b/>
                <w:bCs/>
                <w:color w:val="005696"/>
                <w:sz w:val="21"/>
                <w:szCs w:val="21"/>
                <w:lang w:val="en-GB" w:eastAsia="en-GB"/>
              </w:rPr>
            </w:pPr>
            <w:ins w:id="4968" w:author="Linda Marshall" w:date="2017-10-31T15:31:00Z">
              <w:del w:id="4969" w:author="Nick Nicholas" w:date="2017-10-31T16:40:00Z">
                <w:r w:rsidRPr="00065751" w:rsidDel="00E44385">
                  <w:rPr>
                    <w:rFonts w:eastAsia="Times New Roman"/>
                    <w:b/>
                    <w:bCs/>
                    <w:color w:val="005696"/>
                    <w:sz w:val="21"/>
                    <w:szCs w:val="21"/>
                    <w:lang w:val="en-GB" w:eastAsia="en-GB"/>
                  </w:rPr>
                  <w:delText> </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57ECF94" w14:textId="32A4C525" w:rsidR="00065751" w:rsidRPr="00065751" w:rsidDel="00E44385" w:rsidRDefault="00065751" w:rsidP="00065751">
            <w:pPr>
              <w:rPr>
                <w:ins w:id="4970" w:author="Linda Marshall" w:date="2017-10-31T15:31:00Z"/>
                <w:del w:id="4971" w:author="Nick Nicholas" w:date="2017-10-31T16:40:00Z"/>
                <w:rFonts w:eastAsia="Times New Roman"/>
                <w:sz w:val="20"/>
                <w:szCs w:val="20"/>
                <w:lang w:val="en-GB" w:eastAsia="en-GB"/>
              </w:rPr>
            </w:pPr>
            <w:bookmarkStart w:id="4972" w:name="MarkValueInfo__LetterAccepted"/>
            <w:ins w:id="4973" w:author="Linda Marshall" w:date="2017-10-31T15:31:00Z">
              <w:del w:id="4974" w:author="Nick Nicholas" w:date="2017-10-31T16:40:00Z">
                <w:r w:rsidRPr="00065751" w:rsidDel="00E44385">
                  <w:rPr>
                    <w:rFonts w:eastAsia="Times New Roman"/>
                    <w:sz w:val="20"/>
                    <w:szCs w:val="20"/>
                    <w:lang w:val="en-GB" w:eastAsia="en-GB"/>
                  </w:rPr>
                  <w:delText>LetterAccepted</w:delText>
                </w:r>
                <w:bookmarkEnd w:id="4972"/>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CEE1E6F" w14:textId="762BF3E1" w:rsidR="00065751" w:rsidRPr="00065751" w:rsidDel="00E44385" w:rsidRDefault="00065751" w:rsidP="00065751">
            <w:pPr>
              <w:jc w:val="center"/>
              <w:rPr>
                <w:ins w:id="4975" w:author="Linda Marshall" w:date="2017-10-31T15:31:00Z"/>
                <w:del w:id="4976" w:author="Nick Nicholas" w:date="2017-10-31T16:40:00Z"/>
                <w:rFonts w:eastAsia="Times New Roman"/>
                <w:lang w:val="en-GB" w:eastAsia="en-GB"/>
              </w:rPr>
            </w:pPr>
            <w:ins w:id="4977" w:author="Linda Marshall" w:date="2017-10-31T15:31:00Z">
              <w:del w:id="4978" w:author="Nick Nicholas" w:date="2017-10-31T16:40:00Z">
                <w:r w:rsidRPr="00065751" w:rsidDel="00E44385">
                  <w:rPr>
                    <w:rFonts w:eastAsia="Times New Roman"/>
                    <w:lang w:val="en-GB" w:eastAsia="en-GB"/>
                  </w:rPr>
                  <w:delText>M</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6124E9C" w14:textId="7216D70D" w:rsidR="00065751" w:rsidRPr="00065751" w:rsidDel="00E44385" w:rsidRDefault="00065751" w:rsidP="00065751">
            <w:pPr>
              <w:spacing w:before="100" w:beforeAutospacing="1" w:after="100" w:afterAutospacing="1"/>
              <w:rPr>
                <w:ins w:id="4979" w:author="Linda Marshall" w:date="2017-10-31T15:31:00Z"/>
                <w:del w:id="4980" w:author="Nick Nicholas" w:date="2017-10-31T16:40:00Z"/>
                <w:rFonts w:eastAsia="Times New Roman"/>
                <w:lang w:val="en-GB" w:eastAsia="en-GB"/>
              </w:rPr>
            </w:pPr>
            <w:ins w:id="4981" w:author="Linda Marshall" w:date="2017-10-31T15:31:00Z">
              <w:del w:id="4982" w:author="Nick Nicholas" w:date="2017-10-31T16:40:00Z">
                <w:r w:rsidRPr="00065751" w:rsidDel="00E44385">
                  <w:rPr>
                    <w:rFonts w:eastAsia="Times New Roman"/>
                    <w:lang w:val="en-GB" w:eastAsia="en-GB"/>
                  </w:rPr>
                  <w:delText>Indicates whether a letter Mark is accepted.</w:delText>
                </w:r>
              </w:del>
            </w:ins>
          </w:p>
          <w:p w14:paraId="275E78AF" w14:textId="71450442" w:rsidR="00065751" w:rsidRPr="00065751" w:rsidDel="00E44385" w:rsidRDefault="00065751" w:rsidP="00065751">
            <w:pPr>
              <w:rPr>
                <w:ins w:id="4983" w:author="Linda Marshall" w:date="2017-10-31T15:31:00Z"/>
                <w:del w:id="4984" w:author="Nick Nicholas" w:date="2017-10-31T16:40:00Z"/>
                <w:rFonts w:eastAsia="Times New Roman"/>
                <w:lang w:val="en-GB" w:eastAsia="en-GB"/>
              </w:rPr>
            </w:pPr>
            <w:ins w:id="4985" w:author="Linda Marshall" w:date="2017-10-31T15:31:00Z">
              <w:del w:id="4986" w:author="Nick Nicholas" w:date="2017-10-31T16:40:00Z">
                <w:r w:rsidRPr="00065751" w:rsidDel="00E44385">
                  <w:rPr>
                    <w:rFonts w:eastAsia="Times New Roman"/>
                    <w:lang w:val="en-GB" w:eastAsia="en-GB"/>
                  </w:rPr>
                  <w:delText> </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E48AC63" w14:textId="0447CDEE" w:rsidR="00065751" w:rsidRPr="00065751" w:rsidDel="00E44385" w:rsidRDefault="00065751" w:rsidP="00065751">
            <w:pPr>
              <w:rPr>
                <w:ins w:id="4987" w:author="Linda Marshall" w:date="2017-10-31T15:31:00Z"/>
                <w:del w:id="4988" w:author="Nick Nicholas" w:date="2017-10-31T16:40:00Z"/>
                <w:rFonts w:eastAsia="Times New Roman"/>
                <w:lang w:val="en-GB" w:eastAsia="en-GB"/>
              </w:rPr>
            </w:pPr>
            <w:ins w:id="4989" w:author="Linda Marshall" w:date="2017-10-31T15:31:00Z">
              <w:del w:id="4990" w:author="Nick Nicholas" w:date="2017-10-31T16:40:00Z">
                <w:r w:rsidRPr="00065751" w:rsidDel="00E44385">
                  <w:rPr>
                    <w:rFonts w:eastAsia="Times New Roman"/>
                    <w:lang w:val="en-GB" w:eastAsia="en-GB"/>
                  </w:rPr>
                  <w:fldChar w:fldCharType="begin"/>
                </w:r>
                <w:r w:rsidRPr="00065751" w:rsidDel="00E44385">
                  <w:rPr>
                    <w:rFonts w:eastAsia="Times New Roman"/>
                    <w:lang w:val="en-GB" w:eastAsia="en-GB"/>
                  </w:rPr>
                  <w:delInstrText xml:space="preserve"> HYPERLINK "http://www.w3.org/TR/xmlschema-2/" \l "boolean" </w:delInstrText>
                </w:r>
                <w:r w:rsidRPr="00065751" w:rsidDel="00E44385">
                  <w:rPr>
                    <w:rFonts w:eastAsia="Times New Roman"/>
                    <w:lang w:val="en-GB" w:eastAsia="en-GB"/>
                  </w:rPr>
                  <w:fldChar w:fldCharType="separate"/>
                </w:r>
                <w:r w:rsidRPr="00065751" w:rsidDel="00E44385">
                  <w:rPr>
                    <w:rFonts w:ascii="Courier New" w:eastAsia="Times New Roman" w:hAnsi="Courier New" w:cs="Courier New"/>
                    <w:color w:val="005696"/>
                    <w:sz w:val="20"/>
                    <w:szCs w:val="20"/>
                    <w:lang w:val="en-GB" w:eastAsia="en-GB"/>
                  </w:rPr>
                  <w:delText>xs:boolean</w:delText>
                </w:r>
                <w:r w:rsidRPr="00065751" w:rsidDel="00E44385">
                  <w:rPr>
                    <w:rFonts w:eastAsia="Times New Roman"/>
                    <w:lang w:val="en-GB" w:eastAsia="en-GB"/>
                  </w:rPr>
                  <w:fldChar w:fldCharType="end"/>
                </w:r>
              </w:del>
            </w:ins>
          </w:p>
        </w:tc>
      </w:tr>
      <w:tr w:rsidR="00065751" w:rsidRPr="00065751" w14:paraId="086CB086" w14:textId="77777777" w:rsidTr="00065751">
        <w:trPr>
          <w:ins w:id="4991"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2319C5C2" w14:textId="77777777" w:rsidR="00065751" w:rsidRPr="00065751" w:rsidRDefault="00065751" w:rsidP="00065751">
            <w:pPr>
              <w:jc w:val="center"/>
              <w:rPr>
                <w:ins w:id="4992" w:author="Linda Marshall" w:date="2017-10-31T15:31:00Z"/>
                <w:rFonts w:eastAsia="Times New Roman"/>
                <w:b/>
                <w:bCs/>
                <w:color w:val="005696"/>
                <w:sz w:val="21"/>
                <w:szCs w:val="21"/>
                <w:lang w:val="en-GB" w:eastAsia="en-GB"/>
              </w:rPr>
            </w:pPr>
            <w:ins w:id="4993"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EC45741" w14:textId="77777777" w:rsidR="00065751" w:rsidRPr="00065751" w:rsidRDefault="00065751" w:rsidP="00065751">
            <w:pPr>
              <w:rPr>
                <w:ins w:id="4994" w:author="Linda Marshall" w:date="2017-10-31T15:31:00Z"/>
                <w:rFonts w:eastAsia="Times New Roman"/>
                <w:sz w:val="20"/>
                <w:szCs w:val="20"/>
                <w:lang w:val="en-GB" w:eastAsia="en-GB"/>
              </w:rPr>
            </w:pPr>
            <w:bookmarkStart w:id="4995" w:name="MarkValueInfo__ValidLetterMarkList"/>
            <w:ins w:id="4996" w:author="Linda Marshall" w:date="2017-10-31T15:31:00Z">
              <w:r w:rsidRPr="00065751">
                <w:rPr>
                  <w:rFonts w:eastAsia="Times New Roman"/>
                  <w:sz w:val="20"/>
                  <w:szCs w:val="20"/>
                  <w:lang w:val="en-GB" w:eastAsia="en-GB"/>
                </w:rPr>
                <w:t>ValidLetterMarkList</w:t>
              </w:r>
              <w:bookmarkEnd w:id="4995"/>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D541FCC" w14:textId="77777777" w:rsidR="00065751" w:rsidRPr="00065751" w:rsidRDefault="00065751" w:rsidP="00065751">
            <w:pPr>
              <w:jc w:val="center"/>
              <w:rPr>
                <w:ins w:id="4997" w:author="Linda Marshall" w:date="2017-10-31T15:31:00Z"/>
                <w:rFonts w:eastAsia="Times New Roman"/>
                <w:lang w:val="en-GB" w:eastAsia="en-GB"/>
              </w:rPr>
            </w:pPr>
            <w:ins w:id="4998" w:author="Linda Marshall" w:date="2017-10-31T15:31:00Z">
              <w:r w:rsidRPr="00065751">
                <w:rPr>
                  <w:rFonts w:eastAsia="Times New Roman"/>
                  <w:lang w:val="en-GB" w:eastAsia="en-GB"/>
                </w:rPr>
                <w:t>C</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F549E03" w14:textId="77777777" w:rsidR="00065751" w:rsidRPr="00065751" w:rsidRDefault="00065751" w:rsidP="00065751">
            <w:pPr>
              <w:spacing w:before="100" w:beforeAutospacing="1" w:after="100" w:afterAutospacing="1"/>
              <w:rPr>
                <w:ins w:id="4999" w:author="Linda Marshall" w:date="2017-10-31T15:31:00Z"/>
                <w:rFonts w:eastAsia="Times New Roman"/>
                <w:lang w:val="en-GB" w:eastAsia="en-GB"/>
              </w:rPr>
            </w:pPr>
            <w:ins w:id="5000" w:author="Linda Marshall" w:date="2017-10-31T15:31:00Z">
              <w:r w:rsidRPr="00065751">
                <w:rPr>
                  <w:rFonts w:eastAsia="Times New Roman"/>
                  <w:lang w:val="en-GB" w:eastAsia="en-GB"/>
                </w:rPr>
                <w:t>List of specific valid letter Marks.</w:t>
              </w:r>
            </w:ins>
          </w:p>
          <w:p w14:paraId="4C3ECF2D" w14:textId="77777777" w:rsidR="00065751" w:rsidRPr="00065751" w:rsidRDefault="00065751" w:rsidP="00065751">
            <w:pPr>
              <w:rPr>
                <w:ins w:id="5001" w:author="Linda Marshall" w:date="2017-10-31T15:31:00Z"/>
                <w:rFonts w:eastAsia="Times New Roman"/>
                <w:lang w:val="en-GB" w:eastAsia="en-GB"/>
              </w:rPr>
            </w:pPr>
            <w:ins w:id="5002"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09ED561" w14:textId="77777777" w:rsidR="00065751" w:rsidRPr="00065751" w:rsidRDefault="00065751" w:rsidP="00065751">
            <w:pPr>
              <w:rPr>
                <w:ins w:id="5003" w:author="Linda Marshall" w:date="2017-10-31T15:31:00Z"/>
                <w:rFonts w:eastAsia="Times New Roman"/>
                <w:lang w:val="en-GB" w:eastAsia="en-GB"/>
              </w:rPr>
            </w:pPr>
            <w:ins w:id="5004"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"ValidLetterMarkList"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ValidLetterMarkList</w:t>
              </w:r>
              <w:r w:rsidRPr="00065751">
                <w:rPr>
                  <w:rFonts w:eastAsia="Times New Roman"/>
                  <w:lang w:val="en-GB" w:eastAsia="en-GB"/>
                </w:rPr>
                <w:fldChar w:fldCharType="end"/>
              </w:r>
            </w:ins>
          </w:p>
        </w:tc>
      </w:tr>
      <w:tr w:rsidR="00065751" w:rsidRPr="00065751" w14:paraId="719FF023" w14:textId="77777777" w:rsidTr="00065751">
        <w:trPr>
          <w:ins w:id="5005"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4CBCC6B1" w14:textId="77777777" w:rsidR="00065751" w:rsidRPr="00065751" w:rsidRDefault="00065751" w:rsidP="00065751">
            <w:pPr>
              <w:jc w:val="center"/>
              <w:rPr>
                <w:ins w:id="5006" w:author="Linda Marshall" w:date="2017-10-31T15:31:00Z"/>
                <w:rFonts w:eastAsia="Times New Roman"/>
                <w:b/>
                <w:bCs/>
                <w:color w:val="005696"/>
                <w:sz w:val="21"/>
                <w:szCs w:val="21"/>
                <w:lang w:val="en-GB" w:eastAsia="en-GB"/>
              </w:rPr>
            </w:pPr>
            <w:ins w:id="5007"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11F4F1E" w14:textId="77777777" w:rsidR="00065751" w:rsidRPr="00065751" w:rsidRDefault="00065751" w:rsidP="00065751">
            <w:pPr>
              <w:rPr>
                <w:ins w:id="5008" w:author="Linda Marshall" w:date="2017-10-31T15:31:00Z"/>
                <w:rFonts w:eastAsia="Times New Roman"/>
                <w:sz w:val="20"/>
                <w:szCs w:val="20"/>
                <w:lang w:val="en-GB" w:eastAsia="en-GB"/>
              </w:rPr>
            </w:pPr>
            <w:bookmarkStart w:id="5009" w:name="MarkValueInfo__Narrative"/>
            <w:ins w:id="5010" w:author="Linda Marshall" w:date="2017-10-31T15:31:00Z">
              <w:r w:rsidRPr="00065751">
                <w:rPr>
                  <w:rFonts w:eastAsia="Times New Roman"/>
                  <w:sz w:val="20"/>
                  <w:szCs w:val="20"/>
                  <w:lang w:val="en-GB" w:eastAsia="en-GB"/>
                </w:rPr>
                <w:t>Narrative</w:t>
              </w:r>
              <w:bookmarkEnd w:id="5009"/>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92AEB12" w14:textId="77777777" w:rsidR="00065751" w:rsidRPr="00065751" w:rsidRDefault="00065751" w:rsidP="00065751">
            <w:pPr>
              <w:jc w:val="center"/>
              <w:rPr>
                <w:ins w:id="5011" w:author="Linda Marshall" w:date="2017-10-31T15:31:00Z"/>
                <w:rFonts w:eastAsia="Times New Roman"/>
                <w:lang w:val="en-GB" w:eastAsia="en-GB"/>
              </w:rPr>
            </w:pPr>
            <w:ins w:id="5012" w:author="Linda Marshall" w:date="2017-10-31T15:31:00Z">
              <w:r w:rsidRPr="00065751">
                <w:rPr>
                  <w:rFonts w:eastAsia="Times New Roman"/>
                  <w:lang w:val="en-GB" w:eastAsia="en-GB"/>
                </w:rP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E88DBB7" w14:textId="77777777" w:rsidR="00065751" w:rsidRPr="00065751" w:rsidRDefault="00065751" w:rsidP="00065751">
            <w:pPr>
              <w:spacing w:before="100" w:beforeAutospacing="1" w:after="100" w:afterAutospacing="1"/>
              <w:rPr>
                <w:ins w:id="5013" w:author="Linda Marshall" w:date="2017-10-31T15:31:00Z"/>
                <w:rFonts w:eastAsia="Times New Roman"/>
                <w:lang w:val="en-GB" w:eastAsia="en-GB"/>
              </w:rPr>
            </w:pPr>
            <w:ins w:id="5014" w:author="Linda Marshall" w:date="2017-10-31T15:31:00Z">
              <w:r w:rsidRPr="00065751">
                <w:rPr>
                  <w:rFonts w:eastAsia="Times New Roman"/>
                  <w:lang w:val="en-GB" w:eastAsia="en-GB"/>
                </w:rPr>
                <w:t>If present, indicates that a free-form text narrative is accepted.</w:t>
              </w:r>
            </w:ins>
          </w:p>
          <w:p w14:paraId="13620072" w14:textId="77777777" w:rsidR="00065751" w:rsidRPr="00065751" w:rsidRDefault="00065751" w:rsidP="00065751">
            <w:pPr>
              <w:rPr>
                <w:ins w:id="5015" w:author="Linda Marshall" w:date="2017-10-31T15:31:00Z"/>
                <w:rFonts w:eastAsia="Times New Roman"/>
                <w:lang w:val="en-GB" w:eastAsia="en-GB"/>
              </w:rPr>
            </w:pPr>
            <w:ins w:id="5016"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1B7C226" w14:textId="77777777" w:rsidR="00065751" w:rsidRPr="00065751" w:rsidRDefault="00065751" w:rsidP="00065751">
            <w:pPr>
              <w:rPr>
                <w:ins w:id="5017" w:author="Linda Marshall" w:date="2017-10-31T15:31:00Z"/>
                <w:rFonts w:eastAsia="Times New Roman"/>
                <w:lang w:val="en-GB" w:eastAsia="en-GB"/>
              </w:rPr>
            </w:pPr>
            <w:ins w:id="5018"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"string"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xs:string</w:t>
              </w:r>
              <w:proofErr w:type="gramEnd"/>
              <w:r w:rsidRPr="00065751">
                <w:rPr>
                  <w:rFonts w:eastAsia="Times New Roman"/>
                  <w:lang w:val="en-GB" w:eastAsia="en-GB"/>
                </w:rPr>
                <w:fldChar w:fldCharType="end"/>
              </w:r>
            </w:ins>
          </w:p>
        </w:tc>
      </w:tr>
      <w:tr w:rsidR="00065751" w:rsidRPr="00065751" w:rsidDel="00E44385" w14:paraId="75BA9552" w14:textId="5A40F585" w:rsidTr="00065751">
        <w:trPr>
          <w:ins w:id="5019" w:author="Linda Marshall" w:date="2017-10-31T15:31:00Z"/>
          <w:del w:id="5020" w:author="Nick Nicholas" w:date="2017-10-31T16:40:00Z"/>
        </w:trPr>
        <w:tc>
          <w:tcPr>
            <w:tcW w:w="0" w:type="auto"/>
            <w:tcBorders>
              <w:top w:val="single" w:sz="6" w:space="0" w:color="005696"/>
              <w:left w:val="single" w:sz="6" w:space="0" w:color="005696"/>
              <w:bottom w:val="single" w:sz="6" w:space="0" w:color="005696"/>
              <w:right w:val="single" w:sz="6" w:space="0" w:color="005696"/>
            </w:tcBorders>
            <w:hideMark/>
          </w:tcPr>
          <w:p w14:paraId="1FCC61BB" w14:textId="352F05F1" w:rsidR="00065751" w:rsidRPr="00065751" w:rsidDel="00E44385" w:rsidRDefault="00065751" w:rsidP="00065751">
            <w:pPr>
              <w:jc w:val="center"/>
              <w:rPr>
                <w:ins w:id="5021" w:author="Linda Marshall" w:date="2017-10-31T15:31:00Z"/>
                <w:del w:id="5022" w:author="Nick Nicholas" w:date="2017-10-31T16:40:00Z"/>
                <w:rFonts w:eastAsia="Times New Roman"/>
                <w:b/>
                <w:bCs/>
                <w:color w:val="005696"/>
                <w:sz w:val="21"/>
                <w:szCs w:val="21"/>
                <w:lang w:val="en-GB" w:eastAsia="en-GB"/>
              </w:rPr>
            </w:pPr>
            <w:ins w:id="5023" w:author="Linda Marshall" w:date="2017-10-31T15:31:00Z">
              <w:del w:id="5024" w:author="Nick Nicholas" w:date="2017-10-31T16:40:00Z">
                <w:r w:rsidRPr="00065751" w:rsidDel="00E44385">
                  <w:rPr>
                    <w:rFonts w:eastAsia="Times New Roman"/>
                    <w:b/>
                    <w:bCs/>
                    <w:color w:val="005696"/>
                    <w:sz w:val="21"/>
                    <w:szCs w:val="21"/>
                    <w:lang w:val="en-GB" w:eastAsia="en-GB"/>
                  </w:rPr>
                  <w:delText> </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ECE15E0" w14:textId="6803B821" w:rsidR="00065751" w:rsidRPr="00065751" w:rsidDel="00E44385" w:rsidRDefault="00065751" w:rsidP="00065751">
            <w:pPr>
              <w:rPr>
                <w:ins w:id="5025" w:author="Linda Marshall" w:date="2017-10-31T15:31:00Z"/>
                <w:del w:id="5026" w:author="Nick Nicholas" w:date="2017-10-31T16:40:00Z"/>
                <w:rFonts w:eastAsia="Times New Roman"/>
                <w:sz w:val="20"/>
                <w:szCs w:val="20"/>
                <w:lang w:val="en-GB" w:eastAsia="en-GB"/>
              </w:rPr>
            </w:pPr>
            <w:bookmarkStart w:id="5027" w:name="MarkValueInfo__NarrativeAccepted"/>
            <w:ins w:id="5028" w:author="Linda Marshall" w:date="2017-10-31T15:31:00Z">
              <w:del w:id="5029" w:author="Nick Nicholas" w:date="2017-10-31T16:40:00Z">
                <w:r w:rsidRPr="00065751" w:rsidDel="00E44385">
                  <w:rPr>
                    <w:rFonts w:eastAsia="Times New Roman"/>
                    <w:sz w:val="20"/>
                    <w:szCs w:val="20"/>
                    <w:lang w:val="en-GB" w:eastAsia="en-GB"/>
                  </w:rPr>
                  <w:delText>NarrativeAccepted</w:delText>
                </w:r>
                <w:bookmarkEnd w:id="5027"/>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32A3580" w14:textId="71BBB210" w:rsidR="00065751" w:rsidRPr="00065751" w:rsidDel="00E44385" w:rsidRDefault="00065751" w:rsidP="00065751">
            <w:pPr>
              <w:jc w:val="center"/>
              <w:rPr>
                <w:ins w:id="5030" w:author="Linda Marshall" w:date="2017-10-31T15:31:00Z"/>
                <w:del w:id="5031" w:author="Nick Nicholas" w:date="2017-10-31T16:40:00Z"/>
                <w:rFonts w:eastAsia="Times New Roman"/>
                <w:lang w:val="en-GB" w:eastAsia="en-GB"/>
              </w:rPr>
            </w:pPr>
            <w:ins w:id="5032" w:author="Linda Marshall" w:date="2017-10-31T15:31:00Z">
              <w:del w:id="5033" w:author="Nick Nicholas" w:date="2017-10-31T16:40:00Z">
                <w:r w:rsidRPr="00065751" w:rsidDel="00E44385">
                  <w:rPr>
                    <w:rFonts w:eastAsia="Times New Roman"/>
                    <w:lang w:val="en-GB" w:eastAsia="en-GB"/>
                  </w:rPr>
                  <w:delText>M</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553448B" w14:textId="48AAF51E" w:rsidR="00065751" w:rsidRPr="00065751" w:rsidDel="00E44385" w:rsidRDefault="00065751" w:rsidP="00065751">
            <w:pPr>
              <w:spacing w:before="100" w:beforeAutospacing="1" w:after="100" w:afterAutospacing="1"/>
              <w:rPr>
                <w:ins w:id="5034" w:author="Linda Marshall" w:date="2017-10-31T15:31:00Z"/>
                <w:del w:id="5035" w:author="Nick Nicholas" w:date="2017-10-31T16:40:00Z"/>
                <w:rFonts w:eastAsia="Times New Roman"/>
                <w:lang w:val="en-GB" w:eastAsia="en-GB"/>
              </w:rPr>
            </w:pPr>
            <w:ins w:id="5036" w:author="Linda Marshall" w:date="2017-10-31T15:31:00Z">
              <w:del w:id="5037" w:author="Nick Nicholas" w:date="2017-10-31T16:40:00Z">
                <w:r w:rsidRPr="00065751" w:rsidDel="00E44385">
                  <w:rPr>
                    <w:rFonts w:eastAsia="Times New Roman"/>
                    <w:lang w:val="en-GB" w:eastAsia="en-GB"/>
                  </w:rPr>
                  <w:delText>Indicates whether a narrative is accepted.</w:delText>
                </w:r>
              </w:del>
            </w:ins>
          </w:p>
          <w:p w14:paraId="2679688E" w14:textId="618A498D" w:rsidR="00065751" w:rsidRPr="00065751" w:rsidDel="00E44385" w:rsidRDefault="00065751" w:rsidP="00065751">
            <w:pPr>
              <w:rPr>
                <w:ins w:id="5038" w:author="Linda Marshall" w:date="2017-10-31T15:31:00Z"/>
                <w:del w:id="5039" w:author="Nick Nicholas" w:date="2017-10-31T16:40:00Z"/>
                <w:rFonts w:eastAsia="Times New Roman"/>
                <w:lang w:val="en-GB" w:eastAsia="en-GB"/>
              </w:rPr>
            </w:pPr>
            <w:ins w:id="5040" w:author="Linda Marshall" w:date="2017-10-31T15:31:00Z">
              <w:del w:id="5041" w:author="Nick Nicholas" w:date="2017-10-31T16:40:00Z">
                <w:r w:rsidRPr="00065751" w:rsidDel="00E44385">
                  <w:rPr>
                    <w:rFonts w:eastAsia="Times New Roman"/>
                    <w:lang w:val="en-GB" w:eastAsia="en-GB"/>
                  </w:rPr>
                  <w:delText> </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AACE42F" w14:textId="7CEE3A56" w:rsidR="00065751" w:rsidRPr="00065751" w:rsidDel="00E44385" w:rsidRDefault="00065751" w:rsidP="00065751">
            <w:pPr>
              <w:rPr>
                <w:ins w:id="5042" w:author="Linda Marshall" w:date="2017-10-31T15:31:00Z"/>
                <w:del w:id="5043" w:author="Nick Nicholas" w:date="2017-10-31T16:40:00Z"/>
                <w:rFonts w:eastAsia="Times New Roman"/>
                <w:lang w:val="en-GB" w:eastAsia="en-GB"/>
              </w:rPr>
            </w:pPr>
            <w:ins w:id="5044" w:author="Linda Marshall" w:date="2017-10-31T15:31:00Z">
              <w:del w:id="5045" w:author="Nick Nicholas" w:date="2017-10-31T16:40:00Z">
                <w:r w:rsidRPr="00065751" w:rsidDel="00E44385">
                  <w:rPr>
                    <w:rFonts w:eastAsia="Times New Roman"/>
                    <w:lang w:val="en-GB" w:eastAsia="en-GB"/>
                  </w:rPr>
                  <w:fldChar w:fldCharType="begin"/>
                </w:r>
                <w:r w:rsidRPr="00065751" w:rsidDel="00E44385">
                  <w:rPr>
                    <w:rFonts w:eastAsia="Times New Roman"/>
                    <w:lang w:val="en-GB" w:eastAsia="en-GB"/>
                  </w:rPr>
                  <w:delInstrText xml:space="preserve"> HYPERLINK "http://www.w3.org/TR/xmlschema-2/" \l "boolean" </w:delInstrText>
                </w:r>
                <w:r w:rsidRPr="00065751" w:rsidDel="00E44385">
                  <w:rPr>
                    <w:rFonts w:eastAsia="Times New Roman"/>
                    <w:lang w:val="en-GB" w:eastAsia="en-GB"/>
                  </w:rPr>
                  <w:fldChar w:fldCharType="separate"/>
                </w:r>
                <w:r w:rsidRPr="00065751" w:rsidDel="00E44385">
                  <w:rPr>
                    <w:rFonts w:ascii="Courier New" w:eastAsia="Times New Roman" w:hAnsi="Courier New" w:cs="Courier New"/>
                    <w:color w:val="005696"/>
                    <w:sz w:val="20"/>
                    <w:szCs w:val="20"/>
                    <w:lang w:val="en-GB" w:eastAsia="en-GB"/>
                  </w:rPr>
                  <w:delText>xs:boolean</w:delText>
                </w:r>
                <w:r w:rsidRPr="00065751" w:rsidDel="00E44385">
                  <w:rPr>
                    <w:rFonts w:eastAsia="Times New Roman"/>
                    <w:lang w:val="en-GB" w:eastAsia="en-GB"/>
                  </w:rPr>
                  <w:fldChar w:fldCharType="end"/>
                </w:r>
              </w:del>
            </w:ins>
          </w:p>
        </w:tc>
      </w:tr>
      <w:tr w:rsidR="00065751" w:rsidRPr="00065751" w14:paraId="12A20E0A" w14:textId="77777777" w:rsidTr="00065751">
        <w:trPr>
          <w:ins w:id="5046"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11FF581D" w14:textId="77777777" w:rsidR="00065751" w:rsidRPr="00065751" w:rsidRDefault="00065751" w:rsidP="00065751">
            <w:pPr>
              <w:jc w:val="center"/>
              <w:rPr>
                <w:ins w:id="5047" w:author="Linda Marshall" w:date="2017-10-31T15:31:00Z"/>
                <w:rFonts w:eastAsia="Times New Roman"/>
                <w:b/>
                <w:bCs/>
                <w:color w:val="005696"/>
                <w:sz w:val="21"/>
                <w:szCs w:val="21"/>
                <w:lang w:val="en-GB" w:eastAsia="en-GB"/>
              </w:rPr>
            </w:pPr>
            <w:ins w:id="5048"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BE4049D" w14:textId="77777777" w:rsidR="00065751" w:rsidRPr="00065751" w:rsidRDefault="00065751" w:rsidP="00065751">
            <w:pPr>
              <w:rPr>
                <w:ins w:id="5049" w:author="Linda Marshall" w:date="2017-10-31T15:31:00Z"/>
                <w:rFonts w:eastAsia="Times New Roman"/>
                <w:sz w:val="20"/>
                <w:szCs w:val="20"/>
                <w:lang w:val="en-GB" w:eastAsia="en-GB"/>
              </w:rPr>
            </w:pPr>
            <w:bookmarkStart w:id="5050" w:name="MarkValueInfo__NarrativeMaximumSize"/>
            <w:ins w:id="5051" w:author="Linda Marshall" w:date="2017-10-31T15:31:00Z">
              <w:r w:rsidRPr="00065751">
                <w:rPr>
                  <w:rFonts w:eastAsia="Times New Roman"/>
                  <w:sz w:val="20"/>
                  <w:szCs w:val="20"/>
                  <w:lang w:val="en-GB" w:eastAsia="en-GB"/>
                </w:rPr>
                <w:t>NarrativeMaximumSize</w:t>
              </w:r>
              <w:bookmarkEnd w:id="5050"/>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591B7BA" w14:textId="77777777" w:rsidR="00065751" w:rsidRPr="00065751" w:rsidRDefault="00065751" w:rsidP="00065751">
            <w:pPr>
              <w:jc w:val="center"/>
              <w:rPr>
                <w:ins w:id="5052" w:author="Linda Marshall" w:date="2017-10-31T15:31:00Z"/>
                <w:rFonts w:eastAsia="Times New Roman"/>
                <w:lang w:val="en-GB" w:eastAsia="en-GB"/>
              </w:rPr>
            </w:pPr>
            <w:ins w:id="5053"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242395C" w14:textId="77777777" w:rsidR="00065751" w:rsidRPr="00065751" w:rsidRDefault="00065751" w:rsidP="00065751">
            <w:pPr>
              <w:spacing w:before="100" w:beforeAutospacing="1" w:after="100" w:afterAutospacing="1"/>
              <w:rPr>
                <w:ins w:id="5054" w:author="Linda Marshall" w:date="2017-10-31T15:31:00Z"/>
                <w:rFonts w:eastAsia="Times New Roman"/>
                <w:lang w:val="en-GB" w:eastAsia="en-GB"/>
              </w:rPr>
            </w:pPr>
            <w:ins w:id="5055" w:author="Linda Marshall" w:date="2017-10-31T15:31:00Z">
              <w:r w:rsidRPr="00065751">
                <w:rPr>
                  <w:rFonts w:eastAsia="Times New Roman"/>
                  <w:lang w:val="en-GB" w:eastAsia="en-GB"/>
                </w:rPr>
                <w:t>An integer value representing the maximum number of Unicode characters for the narrative, the UTF-8 encoding of which may be longer.</w:t>
              </w:r>
            </w:ins>
          </w:p>
          <w:p w14:paraId="419F2948" w14:textId="77777777" w:rsidR="00065751" w:rsidRPr="00065751" w:rsidRDefault="00065751" w:rsidP="00065751">
            <w:pPr>
              <w:rPr>
                <w:ins w:id="5056" w:author="Linda Marshall" w:date="2017-10-31T15:31:00Z"/>
                <w:rFonts w:eastAsia="Times New Roman"/>
                <w:lang w:val="en-GB" w:eastAsia="en-GB"/>
              </w:rPr>
            </w:pPr>
            <w:ins w:id="5057"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1FF851B" w14:textId="77777777" w:rsidR="00065751" w:rsidRPr="00065751" w:rsidRDefault="00065751" w:rsidP="00065751">
            <w:pPr>
              <w:rPr>
                <w:ins w:id="5058" w:author="Linda Marshall" w:date="2017-10-31T15:31:00Z"/>
                <w:rFonts w:eastAsia="Times New Roman"/>
                <w:lang w:val="en-GB" w:eastAsia="en-GB"/>
              </w:rPr>
            </w:pPr>
            <w:ins w:id="5059"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"unsignedInt"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xs:unsignedInt</w:t>
              </w:r>
              <w:proofErr w:type="gramEnd"/>
              <w:r w:rsidRPr="00065751">
                <w:rPr>
                  <w:rFonts w:eastAsia="Times New Roman"/>
                  <w:lang w:val="en-GB" w:eastAsia="en-GB"/>
                </w:rPr>
                <w:fldChar w:fldCharType="end"/>
              </w:r>
            </w:ins>
          </w:p>
        </w:tc>
      </w:tr>
      <w:tr w:rsidR="00065751" w:rsidRPr="00065751" w14:paraId="63ACBAF1" w14:textId="77777777" w:rsidTr="00065751">
        <w:trPr>
          <w:ins w:id="5060"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6E015612" w14:textId="77777777" w:rsidR="00065751" w:rsidRPr="00065751" w:rsidRDefault="00065751" w:rsidP="00065751">
            <w:pPr>
              <w:jc w:val="center"/>
              <w:rPr>
                <w:ins w:id="5061" w:author="Linda Marshall" w:date="2017-10-31T15:31:00Z"/>
                <w:rFonts w:eastAsia="Times New Roman"/>
                <w:b/>
                <w:bCs/>
                <w:color w:val="005696"/>
                <w:sz w:val="21"/>
                <w:szCs w:val="21"/>
                <w:lang w:val="en-GB" w:eastAsia="en-GB"/>
              </w:rPr>
            </w:pPr>
            <w:ins w:id="5062"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44FD278" w14:textId="77777777" w:rsidR="00065751" w:rsidRPr="00065751" w:rsidRDefault="00065751" w:rsidP="00065751">
            <w:pPr>
              <w:rPr>
                <w:ins w:id="5063" w:author="Linda Marshall" w:date="2017-10-31T15:31:00Z"/>
                <w:rFonts w:eastAsia="Times New Roman"/>
                <w:sz w:val="20"/>
                <w:szCs w:val="20"/>
                <w:lang w:val="en-GB" w:eastAsia="en-GB"/>
              </w:rPr>
            </w:pPr>
            <w:bookmarkStart w:id="5064" w:name="MarkValueInfo__SIF_Metadata"/>
            <w:ins w:id="5065" w:author="Linda Marshall" w:date="2017-10-31T15:31:00Z">
              <w:r w:rsidRPr="00065751">
                <w:rPr>
                  <w:rFonts w:eastAsia="Times New Roman"/>
                  <w:sz w:val="20"/>
                  <w:szCs w:val="20"/>
                  <w:lang w:val="en-GB" w:eastAsia="en-GB"/>
                </w:rPr>
                <w:t>SIF_Metadata</w:t>
              </w:r>
              <w:bookmarkEnd w:id="5064"/>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54A2F05" w14:textId="77777777" w:rsidR="00065751" w:rsidRPr="00065751" w:rsidRDefault="00065751" w:rsidP="00065751">
            <w:pPr>
              <w:jc w:val="center"/>
              <w:rPr>
                <w:ins w:id="5066" w:author="Linda Marshall" w:date="2017-10-31T15:31:00Z"/>
                <w:rFonts w:eastAsia="Times New Roman"/>
                <w:lang w:val="en-GB" w:eastAsia="en-GB"/>
              </w:rPr>
            </w:pPr>
            <w:ins w:id="5067"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9FA9C19" w14:textId="77777777" w:rsidR="00065751" w:rsidRPr="00065751" w:rsidRDefault="00065751" w:rsidP="00065751">
            <w:pPr>
              <w:rPr>
                <w:ins w:id="5068" w:author="Linda Marshall" w:date="2017-10-31T15:31:00Z"/>
                <w:rFonts w:eastAsia="Times New Roman"/>
                <w:lang w:val="en-GB" w:eastAsia="en-GB"/>
              </w:rPr>
            </w:pPr>
            <w:ins w:id="5069"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E433749" w14:textId="77777777" w:rsidR="00065751" w:rsidRPr="00065751" w:rsidRDefault="00065751" w:rsidP="00065751">
            <w:pPr>
              <w:rPr>
                <w:ins w:id="5070" w:author="Linda Marshall" w:date="2017-10-31T15:31:00Z"/>
                <w:rFonts w:eastAsia="Times New Roman"/>
                <w:lang w:val="en-GB" w:eastAsia="en-GB"/>
              </w:rPr>
            </w:pPr>
            <w:ins w:id="5071"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"SIF_Metadata"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SIF_Metadata</w:t>
              </w:r>
              <w:r w:rsidRPr="00065751">
                <w:rPr>
                  <w:rFonts w:eastAsia="Times New Roman"/>
                  <w:lang w:val="en-GB" w:eastAsia="en-GB"/>
                </w:rPr>
                <w:fldChar w:fldCharType="end"/>
              </w:r>
            </w:ins>
          </w:p>
        </w:tc>
      </w:tr>
      <w:tr w:rsidR="00065751" w:rsidRPr="00065751" w14:paraId="533318E8" w14:textId="77777777" w:rsidTr="00065751">
        <w:trPr>
          <w:ins w:id="5072" w:author="Linda Marshall" w:date="2017-10-31T15:31:00Z"/>
        </w:trPr>
        <w:tc>
          <w:tcPr>
            <w:tcW w:w="0" w:type="auto"/>
            <w:tcBorders>
              <w:top w:val="single" w:sz="6" w:space="0" w:color="005696"/>
              <w:left w:val="single" w:sz="6" w:space="0" w:color="005696"/>
              <w:bottom w:val="single" w:sz="6" w:space="0" w:color="005696"/>
              <w:right w:val="single" w:sz="6" w:space="0" w:color="005696"/>
            </w:tcBorders>
            <w:hideMark/>
          </w:tcPr>
          <w:p w14:paraId="748C9E11" w14:textId="77777777" w:rsidR="00065751" w:rsidRPr="00065751" w:rsidRDefault="00065751" w:rsidP="00065751">
            <w:pPr>
              <w:jc w:val="center"/>
              <w:rPr>
                <w:ins w:id="5073" w:author="Linda Marshall" w:date="2017-10-31T15:31:00Z"/>
                <w:rFonts w:eastAsia="Times New Roman"/>
                <w:b/>
                <w:bCs/>
                <w:color w:val="005696"/>
                <w:sz w:val="21"/>
                <w:szCs w:val="21"/>
                <w:lang w:val="en-GB" w:eastAsia="en-GB"/>
              </w:rPr>
            </w:pPr>
            <w:ins w:id="5074" w:author="Linda Marshall" w:date="2017-10-31T15:31: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198EF4E" w14:textId="77777777" w:rsidR="00065751" w:rsidRPr="00065751" w:rsidRDefault="00065751" w:rsidP="00065751">
            <w:pPr>
              <w:rPr>
                <w:ins w:id="5075" w:author="Linda Marshall" w:date="2017-10-31T15:31:00Z"/>
                <w:rFonts w:eastAsia="Times New Roman"/>
                <w:sz w:val="20"/>
                <w:szCs w:val="20"/>
                <w:lang w:val="en-GB" w:eastAsia="en-GB"/>
              </w:rPr>
            </w:pPr>
            <w:bookmarkStart w:id="5076" w:name="MarkValueInfo__SIF_ExtendedElements"/>
            <w:ins w:id="5077" w:author="Linda Marshall" w:date="2017-10-31T15:31:00Z">
              <w:r w:rsidRPr="00065751">
                <w:rPr>
                  <w:rFonts w:eastAsia="Times New Roman"/>
                  <w:sz w:val="20"/>
                  <w:szCs w:val="20"/>
                  <w:lang w:val="en-GB" w:eastAsia="en-GB"/>
                </w:rPr>
                <w:t>SIF_ExtendedElements</w:t>
              </w:r>
              <w:bookmarkEnd w:id="5076"/>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3216A5C" w14:textId="77777777" w:rsidR="00065751" w:rsidRPr="00065751" w:rsidRDefault="00065751" w:rsidP="00065751">
            <w:pPr>
              <w:jc w:val="center"/>
              <w:rPr>
                <w:ins w:id="5078" w:author="Linda Marshall" w:date="2017-10-31T15:31:00Z"/>
                <w:rFonts w:eastAsia="Times New Roman"/>
                <w:lang w:val="en-GB" w:eastAsia="en-GB"/>
              </w:rPr>
            </w:pPr>
            <w:ins w:id="5079" w:author="Linda Marshall" w:date="2017-10-31T15:31: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3FA4242" w14:textId="77777777" w:rsidR="00065751" w:rsidRPr="00065751" w:rsidRDefault="00065751" w:rsidP="00065751">
            <w:pPr>
              <w:rPr>
                <w:ins w:id="5080" w:author="Linda Marshall" w:date="2017-10-31T15:31:00Z"/>
                <w:rFonts w:eastAsia="Times New Roman"/>
                <w:lang w:val="en-GB" w:eastAsia="en-GB"/>
              </w:rPr>
            </w:pPr>
            <w:ins w:id="5081" w:author="Linda Marshall" w:date="2017-10-31T15:31: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2CCBB1E" w14:textId="77777777" w:rsidR="00065751" w:rsidRPr="00065751" w:rsidRDefault="00065751" w:rsidP="00065751">
            <w:pPr>
              <w:rPr>
                <w:ins w:id="5082" w:author="Linda Marshall" w:date="2017-10-31T15:31:00Z"/>
                <w:rFonts w:eastAsia="Times New Roman"/>
                <w:lang w:val="en-GB" w:eastAsia="en-GB"/>
              </w:rPr>
            </w:pPr>
            <w:ins w:id="5083" w:author="Linda Marshall" w:date="2017-10-31T15:31: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"SIF_ExtendedElements"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SIF_ExtendedElements</w:t>
              </w:r>
              <w:r w:rsidRPr="00065751">
                <w:rPr>
                  <w:rFonts w:eastAsia="Times New Roman"/>
                  <w:lang w:val="en-GB" w:eastAsia="en-GB"/>
                </w:rPr>
                <w:fldChar w:fldCharType="end"/>
              </w:r>
            </w:ins>
          </w:p>
        </w:tc>
      </w:tr>
    </w:tbl>
    <w:p w14:paraId="6A4F6029" w14:textId="77777777" w:rsidR="00065751" w:rsidRPr="00065751" w:rsidRDefault="00065751" w:rsidP="00065751">
      <w:pPr>
        <w:rPr>
          <w:ins w:id="5084" w:author="Linda Marshall" w:date="2017-10-31T15:31:00Z"/>
          <w:rFonts w:eastAsia="Times New Roman"/>
          <w:lang w:val="en-GB" w:eastAsia="en-GB"/>
        </w:rPr>
      </w:pPr>
      <w:ins w:id="5085" w:author="Linda Marshall" w:date="2017-10-31T15:31:00Z">
        <w:r w:rsidRPr="00065751">
          <w:rPr>
            <w:rFonts w:eastAsia="Times New Roman"/>
            <w:i/>
            <w:iCs/>
            <w:sz w:val="20"/>
            <w:szCs w:val="20"/>
            <w:lang w:val="en-GB" w:eastAsia="en-GB"/>
          </w:rPr>
          <w:t>Table 3.3.21-1: MarkValueInfo</w:t>
        </w:r>
        <w:bookmarkStart w:id="5086" w:name="Example33211MarkValueInfo"/>
        <w:r w:rsidRPr="00065751">
          <w:rPr>
            <w:rFonts w:eastAsia="Times New Roman"/>
            <w:lang w:val="en-GB" w:eastAsia="en-GB"/>
          </w:rPr>
          <w:t xml:space="preserve"> </w:t>
        </w:r>
      </w:ins>
    </w:p>
    <w:p w14:paraId="0228E39C" w14:textId="186F0E4B" w:rsidR="00065751" w:rsidRPr="00065751" w:rsidRDefault="00065751" w:rsidP="00065751">
      <w:pPr>
        <w:shd w:val="clear" w:color="auto" w:fill="FAFAFA"/>
        <w:rPr>
          <w:ins w:id="5087" w:author="Linda Marshall" w:date="2017-10-31T15:31:00Z"/>
          <w:rFonts w:ascii="Courier New" w:eastAsia="Times New Roman" w:hAnsi="Courier New" w:cs="Courier New"/>
          <w:sz w:val="20"/>
          <w:szCs w:val="20"/>
          <w:lang w:val="en-GB" w:eastAsia="en-GB"/>
        </w:rPr>
      </w:pPr>
      <w:ins w:id="5088" w:author="Linda Marshall" w:date="2017-10-31T15:31:00Z">
        <w:r w:rsidRPr="00065751">
          <w:rPr>
            <w:rFonts w:ascii="Courier New" w:eastAsia="Times New Roman" w:hAnsi="Courier New" w:cs="Courier New"/>
            <w:sz w:val="20"/>
            <w:szCs w:val="20"/>
            <w:lang w:val="en-GB" w:eastAsia="en-GB"/>
          </w:rPr>
          <w:t>&lt;MarkValueInfo Ref</w:t>
        </w:r>
        <w:del w:id="5089" w:author="Nick Nicholas" w:date="2017-10-31T18:01:00Z">
          <w:r w:rsidRPr="00065751" w:rsidDel="002451C1">
            <w:rPr>
              <w:rFonts w:ascii="Courier New" w:eastAsia="Times New Roman" w:hAnsi="Courier New" w:cs="Courier New"/>
              <w:sz w:val="20"/>
              <w:szCs w:val="20"/>
              <w:lang w:val="en-GB" w:eastAsia="en-GB"/>
            </w:rPr>
            <w:delText>I</w:delText>
          </w:r>
        </w:del>
      </w:ins>
      <w:ins w:id="5090" w:author="Nick Nicholas" w:date="2017-10-31T18:08:00Z">
        <w:r w:rsidR="0022772A">
          <w:rPr>
            <w:rFonts w:ascii="Courier New" w:eastAsia="Times New Roman" w:hAnsi="Courier New" w:cs="Courier New"/>
            <w:sz w:val="20"/>
            <w:szCs w:val="20"/>
            <w:lang w:val="en-GB" w:eastAsia="en-GB"/>
          </w:rPr>
          <w:t>”</w:t>
        </w:r>
      </w:ins>
      <w:ins w:id="5091" w:author="Linda Marshall" w:date="2017-10-31T15:31:00Z">
        <w:r w:rsidRPr="00065751">
          <w:rPr>
            <w:rFonts w:ascii="Courier New" w:eastAsia="Times New Roman" w:hAnsi="Courier New" w:cs="Courier New"/>
            <w:sz w:val="20"/>
            <w:szCs w:val="20"/>
            <w:lang w:val="en-GB" w:eastAsia="en-GB"/>
          </w:rPr>
          <w:t>d="359D7510-1AD0-A9D7-A8C3-DAD0A8510</w:t>
        </w:r>
        <w:del w:id="5092" w:author="Nick Nicholas" w:date="2017-10-31T18:01:00Z">
          <w:r w:rsidRPr="00065751" w:rsidDel="002451C1">
            <w:rPr>
              <w:rFonts w:ascii="Courier New" w:eastAsia="Times New Roman" w:hAnsi="Courier New" w:cs="Courier New"/>
              <w:sz w:val="20"/>
              <w:szCs w:val="20"/>
              <w:lang w:val="en-GB" w:eastAsia="en-GB"/>
            </w:rPr>
            <w:delText>3</w:delText>
          </w:r>
        </w:del>
      </w:ins>
      <w:ins w:id="5093" w:author="Nick Nicholas" w:date="2017-10-31T18:08:00Z">
        <w:r w:rsidR="0022772A">
          <w:rPr>
            <w:rFonts w:ascii="Courier New" w:eastAsia="Times New Roman" w:hAnsi="Courier New" w:cs="Courier New"/>
            <w:sz w:val="20"/>
            <w:szCs w:val="20"/>
            <w:lang w:val="en-GB" w:eastAsia="en-GB"/>
          </w:rPr>
          <w:t>”</w:t>
        </w:r>
      </w:ins>
      <w:ins w:id="5094" w:author="Linda Marshall" w:date="2017-10-31T15:31:00Z">
        <w:r w:rsidRPr="00065751">
          <w:rPr>
            <w:rFonts w:ascii="Courier New" w:eastAsia="Times New Roman" w:hAnsi="Courier New" w:cs="Courier New"/>
            <w:sz w:val="20"/>
            <w:szCs w:val="20"/>
            <w:lang w:val="en-GB" w:eastAsia="en-GB"/>
          </w:rPr>
          <w:t>A2"&gt;</w:t>
        </w:r>
      </w:ins>
    </w:p>
    <w:p w14:paraId="75B07B8F" w14:textId="77777777" w:rsidR="00065751" w:rsidRPr="00065751" w:rsidRDefault="00065751" w:rsidP="00065751">
      <w:pPr>
        <w:shd w:val="clear" w:color="auto" w:fill="FAFAFA"/>
        <w:rPr>
          <w:ins w:id="5095" w:author="Linda Marshall" w:date="2017-10-31T15:31:00Z"/>
          <w:rFonts w:ascii="Courier New" w:eastAsia="Times New Roman" w:hAnsi="Courier New" w:cs="Courier New"/>
          <w:sz w:val="20"/>
          <w:szCs w:val="20"/>
          <w:lang w:val="en-GB" w:eastAsia="en-GB"/>
        </w:rPr>
      </w:pPr>
      <w:ins w:id="5096" w:author="Linda Marshall" w:date="2017-10-31T15:31:00Z">
        <w:r w:rsidRPr="00065751">
          <w:rPr>
            <w:rFonts w:ascii="Courier New" w:eastAsia="Times New Roman" w:hAnsi="Courier New" w:cs="Courier New"/>
            <w:sz w:val="20"/>
            <w:szCs w:val="20"/>
            <w:lang w:val="en-GB" w:eastAsia="en-GB"/>
          </w:rPr>
          <w:t xml:space="preserve">  &lt;SchoolInfoRefId&gt;A137D78A-E00B-C744-EF90-F2871CEB90A2&lt;/SchoolInfoRefId&gt;</w:t>
        </w:r>
      </w:ins>
    </w:p>
    <w:p w14:paraId="0E811D62" w14:textId="77777777" w:rsidR="00065751" w:rsidRPr="00065751" w:rsidRDefault="00065751" w:rsidP="00065751">
      <w:pPr>
        <w:shd w:val="clear" w:color="auto" w:fill="FAFAFA"/>
        <w:rPr>
          <w:ins w:id="5097" w:author="Linda Marshall" w:date="2017-10-31T15:31:00Z"/>
          <w:rFonts w:ascii="Courier New" w:eastAsia="Times New Roman" w:hAnsi="Courier New" w:cs="Courier New"/>
          <w:sz w:val="20"/>
          <w:szCs w:val="20"/>
          <w:lang w:val="en-GB" w:eastAsia="en-GB"/>
        </w:rPr>
      </w:pPr>
      <w:ins w:id="5098" w:author="Linda Marshall" w:date="2017-10-31T15:31:00Z">
        <w:r w:rsidRPr="00065751">
          <w:rPr>
            <w:rFonts w:ascii="Courier New" w:eastAsia="Times New Roman" w:hAnsi="Courier New" w:cs="Courier New"/>
            <w:sz w:val="20"/>
            <w:szCs w:val="20"/>
            <w:lang w:val="en-GB" w:eastAsia="en-GB"/>
          </w:rPr>
          <w:t xml:space="preserve">  &lt;Name&gt;Letter Grades&lt;/Name&gt;</w:t>
        </w:r>
      </w:ins>
    </w:p>
    <w:p w14:paraId="0A50E989" w14:textId="77777777" w:rsidR="00065751" w:rsidRPr="00065751" w:rsidRDefault="00065751" w:rsidP="00065751">
      <w:pPr>
        <w:shd w:val="clear" w:color="auto" w:fill="FAFAFA"/>
        <w:rPr>
          <w:ins w:id="5099" w:author="Linda Marshall" w:date="2017-10-31T15:31:00Z"/>
          <w:rFonts w:ascii="Courier New" w:eastAsia="Times New Roman" w:hAnsi="Courier New" w:cs="Courier New"/>
          <w:sz w:val="20"/>
          <w:szCs w:val="20"/>
          <w:lang w:val="en-GB" w:eastAsia="en-GB"/>
        </w:rPr>
      </w:pPr>
      <w:ins w:id="5100" w:author="Linda Marshall" w:date="2017-10-31T15:31:00Z">
        <w:r w:rsidRPr="00065751">
          <w:rPr>
            <w:rFonts w:ascii="Courier New" w:eastAsia="Times New Roman" w:hAnsi="Courier New" w:cs="Courier New"/>
            <w:sz w:val="20"/>
            <w:szCs w:val="20"/>
            <w:lang w:val="en-GB" w:eastAsia="en-GB"/>
          </w:rPr>
          <w:t xml:space="preserve">  &lt;PercentageAccepted&gt;false&lt;/PercentageAccepted&gt;</w:t>
        </w:r>
      </w:ins>
    </w:p>
    <w:p w14:paraId="5D1BD155" w14:textId="77777777" w:rsidR="00065751" w:rsidRPr="00065751" w:rsidRDefault="00065751" w:rsidP="00065751">
      <w:pPr>
        <w:shd w:val="clear" w:color="auto" w:fill="FAFAFA"/>
        <w:rPr>
          <w:ins w:id="5101" w:author="Linda Marshall" w:date="2017-10-31T15:31:00Z"/>
          <w:rFonts w:ascii="Courier New" w:eastAsia="Times New Roman" w:hAnsi="Courier New" w:cs="Courier New"/>
          <w:sz w:val="20"/>
          <w:szCs w:val="20"/>
          <w:lang w:val="en-GB" w:eastAsia="en-GB"/>
        </w:rPr>
      </w:pPr>
      <w:ins w:id="5102" w:author="Linda Marshall" w:date="2017-10-31T15:31:00Z">
        <w:r w:rsidRPr="00065751">
          <w:rPr>
            <w:rFonts w:ascii="Courier New" w:eastAsia="Times New Roman" w:hAnsi="Courier New" w:cs="Courier New"/>
            <w:sz w:val="20"/>
            <w:szCs w:val="20"/>
            <w:lang w:val="en-GB" w:eastAsia="en-GB"/>
          </w:rPr>
          <w:t xml:space="preserve">  &lt;NumericAccepted&gt;false&lt;/NumericAccepted&gt;</w:t>
        </w:r>
      </w:ins>
    </w:p>
    <w:p w14:paraId="0F3A9C4C" w14:textId="77777777" w:rsidR="00065751" w:rsidRPr="00065751" w:rsidRDefault="00065751" w:rsidP="00065751">
      <w:pPr>
        <w:shd w:val="clear" w:color="auto" w:fill="FAFAFA"/>
        <w:rPr>
          <w:ins w:id="5103" w:author="Linda Marshall" w:date="2017-10-31T15:31:00Z"/>
          <w:rFonts w:ascii="Courier New" w:eastAsia="Times New Roman" w:hAnsi="Courier New" w:cs="Courier New"/>
          <w:sz w:val="20"/>
          <w:szCs w:val="20"/>
          <w:lang w:val="en-GB" w:eastAsia="en-GB"/>
        </w:rPr>
      </w:pPr>
      <w:ins w:id="5104" w:author="Linda Marshall" w:date="2017-10-31T15:31:00Z">
        <w:r w:rsidRPr="00065751">
          <w:rPr>
            <w:rFonts w:ascii="Courier New" w:eastAsia="Times New Roman" w:hAnsi="Courier New" w:cs="Courier New"/>
            <w:sz w:val="20"/>
            <w:szCs w:val="20"/>
            <w:lang w:val="en-GB" w:eastAsia="en-GB"/>
          </w:rPr>
          <w:t xml:space="preserve">  &lt;LetterAccepted&gt;true&lt;/LetterAccepted&gt;</w:t>
        </w:r>
      </w:ins>
    </w:p>
    <w:p w14:paraId="568AD118" w14:textId="77777777" w:rsidR="00065751" w:rsidRPr="00065751" w:rsidRDefault="00065751" w:rsidP="00065751">
      <w:pPr>
        <w:shd w:val="clear" w:color="auto" w:fill="FAFAFA"/>
        <w:rPr>
          <w:ins w:id="5105" w:author="Linda Marshall" w:date="2017-10-31T15:31:00Z"/>
          <w:rFonts w:ascii="Courier New" w:eastAsia="Times New Roman" w:hAnsi="Courier New" w:cs="Courier New"/>
          <w:sz w:val="20"/>
          <w:szCs w:val="20"/>
          <w:lang w:val="en-GB" w:eastAsia="en-GB"/>
        </w:rPr>
      </w:pPr>
      <w:ins w:id="5106" w:author="Linda Marshall" w:date="2017-10-31T15:31:00Z">
        <w:r w:rsidRPr="00065751">
          <w:rPr>
            <w:rFonts w:ascii="Courier New" w:eastAsia="Times New Roman" w:hAnsi="Courier New" w:cs="Courier New"/>
            <w:sz w:val="20"/>
            <w:szCs w:val="20"/>
            <w:lang w:val="en-GB" w:eastAsia="en-GB"/>
          </w:rPr>
          <w:t xml:space="preserve">  &lt;ValidLetterMarkList&gt;</w:t>
        </w:r>
      </w:ins>
    </w:p>
    <w:p w14:paraId="26847C7B" w14:textId="77777777" w:rsidR="00065751" w:rsidRPr="00065751" w:rsidRDefault="00065751" w:rsidP="00065751">
      <w:pPr>
        <w:shd w:val="clear" w:color="auto" w:fill="FAFAFA"/>
        <w:rPr>
          <w:ins w:id="5107" w:author="Linda Marshall" w:date="2017-10-31T15:31:00Z"/>
          <w:rFonts w:ascii="Courier New" w:eastAsia="Times New Roman" w:hAnsi="Courier New" w:cs="Courier New"/>
          <w:sz w:val="20"/>
          <w:szCs w:val="20"/>
          <w:lang w:val="en-GB" w:eastAsia="en-GB"/>
        </w:rPr>
      </w:pPr>
      <w:ins w:id="5108" w:author="Linda Marshall" w:date="2017-10-31T15:31:00Z">
        <w:r w:rsidRPr="00065751">
          <w:rPr>
            <w:rFonts w:ascii="Courier New" w:eastAsia="Times New Roman" w:hAnsi="Courier New" w:cs="Courier New"/>
            <w:sz w:val="20"/>
            <w:szCs w:val="20"/>
            <w:lang w:val="en-GB" w:eastAsia="en-GB"/>
          </w:rPr>
          <w:t xml:space="preserve">    &lt;ValidLetterMark&gt;</w:t>
        </w:r>
      </w:ins>
    </w:p>
    <w:p w14:paraId="43A850B4" w14:textId="77777777" w:rsidR="00065751" w:rsidRPr="00065751" w:rsidRDefault="00065751" w:rsidP="00065751">
      <w:pPr>
        <w:shd w:val="clear" w:color="auto" w:fill="FAFAFA"/>
        <w:rPr>
          <w:ins w:id="5109" w:author="Linda Marshall" w:date="2017-10-31T15:31:00Z"/>
          <w:rFonts w:ascii="Courier New" w:eastAsia="Times New Roman" w:hAnsi="Courier New" w:cs="Courier New"/>
          <w:sz w:val="20"/>
          <w:szCs w:val="20"/>
          <w:lang w:val="en-GB" w:eastAsia="en-GB"/>
        </w:rPr>
      </w:pPr>
      <w:ins w:id="5110" w:author="Linda Marshall" w:date="2017-10-31T15:31:00Z">
        <w:r w:rsidRPr="00065751">
          <w:rPr>
            <w:rFonts w:ascii="Courier New" w:eastAsia="Times New Roman" w:hAnsi="Courier New" w:cs="Courier New"/>
            <w:sz w:val="20"/>
            <w:szCs w:val="20"/>
            <w:lang w:val="en-GB" w:eastAsia="en-GB"/>
          </w:rPr>
          <w:t xml:space="preserve">      &lt;Code&gt;A&lt;/Code&gt;</w:t>
        </w:r>
      </w:ins>
    </w:p>
    <w:p w14:paraId="2B2CD0F3" w14:textId="77777777" w:rsidR="00065751" w:rsidRPr="00065751" w:rsidRDefault="00065751" w:rsidP="00065751">
      <w:pPr>
        <w:shd w:val="clear" w:color="auto" w:fill="FAFAFA"/>
        <w:rPr>
          <w:ins w:id="5111" w:author="Linda Marshall" w:date="2017-10-31T15:31:00Z"/>
          <w:rFonts w:ascii="Courier New" w:eastAsia="Times New Roman" w:hAnsi="Courier New" w:cs="Courier New"/>
          <w:sz w:val="20"/>
          <w:szCs w:val="20"/>
          <w:lang w:val="en-GB" w:eastAsia="en-GB"/>
        </w:rPr>
      </w:pPr>
      <w:ins w:id="5112" w:author="Linda Marshall" w:date="2017-10-31T15:31:00Z">
        <w:r w:rsidRPr="00065751">
          <w:rPr>
            <w:rFonts w:ascii="Courier New" w:eastAsia="Times New Roman" w:hAnsi="Courier New" w:cs="Courier New"/>
            <w:sz w:val="20"/>
            <w:szCs w:val="20"/>
            <w:lang w:val="en-GB" w:eastAsia="en-GB"/>
          </w:rPr>
          <w:t xml:space="preserve">      &lt;NumericEquivalent&gt;100&lt;/NumericEquivalent&gt;</w:t>
        </w:r>
      </w:ins>
    </w:p>
    <w:p w14:paraId="7158BFA9" w14:textId="77777777" w:rsidR="00065751" w:rsidRPr="00065751" w:rsidRDefault="00065751" w:rsidP="00065751">
      <w:pPr>
        <w:shd w:val="clear" w:color="auto" w:fill="FAFAFA"/>
        <w:rPr>
          <w:ins w:id="5113" w:author="Linda Marshall" w:date="2017-10-31T15:31:00Z"/>
          <w:rFonts w:ascii="Courier New" w:eastAsia="Times New Roman" w:hAnsi="Courier New" w:cs="Courier New"/>
          <w:sz w:val="20"/>
          <w:szCs w:val="20"/>
          <w:lang w:val="en-GB" w:eastAsia="en-GB"/>
        </w:rPr>
      </w:pPr>
      <w:ins w:id="5114" w:author="Linda Marshall" w:date="2017-10-31T15:31:00Z">
        <w:r w:rsidRPr="00065751">
          <w:rPr>
            <w:rFonts w:ascii="Courier New" w:eastAsia="Times New Roman" w:hAnsi="Courier New" w:cs="Courier New"/>
            <w:sz w:val="20"/>
            <w:szCs w:val="20"/>
            <w:lang w:val="en-GB" w:eastAsia="en-GB"/>
          </w:rPr>
          <w:t xml:space="preserve">    &lt;/ValidLetterMark&gt;</w:t>
        </w:r>
      </w:ins>
    </w:p>
    <w:p w14:paraId="74BD97E0" w14:textId="77777777" w:rsidR="00065751" w:rsidRPr="00065751" w:rsidRDefault="00065751" w:rsidP="00065751">
      <w:pPr>
        <w:shd w:val="clear" w:color="auto" w:fill="FAFAFA"/>
        <w:rPr>
          <w:ins w:id="5115" w:author="Linda Marshall" w:date="2017-10-31T15:31:00Z"/>
          <w:rFonts w:ascii="Courier New" w:eastAsia="Times New Roman" w:hAnsi="Courier New" w:cs="Courier New"/>
          <w:sz w:val="20"/>
          <w:szCs w:val="20"/>
          <w:lang w:val="en-GB" w:eastAsia="en-GB"/>
        </w:rPr>
      </w:pPr>
      <w:ins w:id="5116" w:author="Linda Marshall" w:date="2017-10-31T15:31:00Z">
        <w:r w:rsidRPr="00065751">
          <w:rPr>
            <w:rFonts w:ascii="Courier New" w:eastAsia="Times New Roman" w:hAnsi="Courier New" w:cs="Courier New"/>
            <w:sz w:val="20"/>
            <w:szCs w:val="20"/>
            <w:lang w:val="en-GB" w:eastAsia="en-GB"/>
          </w:rPr>
          <w:t xml:space="preserve">    &lt;ValidLetterMark&gt;</w:t>
        </w:r>
      </w:ins>
    </w:p>
    <w:p w14:paraId="2878525B" w14:textId="77777777" w:rsidR="00065751" w:rsidRPr="00065751" w:rsidRDefault="00065751" w:rsidP="00065751">
      <w:pPr>
        <w:shd w:val="clear" w:color="auto" w:fill="FAFAFA"/>
        <w:rPr>
          <w:ins w:id="5117" w:author="Linda Marshall" w:date="2017-10-31T15:31:00Z"/>
          <w:rFonts w:ascii="Courier New" w:eastAsia="Times New Roman" w:hAnsi="Courier New" w:cs="Courier New"/>
          <w:sz w:val="20"/>
          <w:szCs w:val="20"/>
          <w:lang w:val="en-GB" w:eastAsia="en-GB"/>
        </w:rPr>
      </w:pPr>
      <w:ins w:id="5118" w:author="Linda Marshall" w:date="2017-10-31T15:31:00Z">
        <w:r w:rsidRPr="00065751">
          <w:rPr>
            <w:rFonts w:ascii="Courier New" w:eastAsia="Times New Roman" w:hAnsi="Courier New" w:cs="Courier New"/>
            <w:sz w:val="20"/>
            <w:szCs w:val="20"/>
            <w:lang w:val="en-GB" w:eastAsia="en-GB"/>
          </w:rPr>
          <w:t xml:space="preserve">      &lt;Code&gt;B&lt;/Code&gt;</w:t>
        </w:r>
      </w:ins>
    </w:p>
    <w:p w14:paraId="2AFC28C7" w14:textId="77777777" w:rsidR="00065751" w:rsidRPr="00065751" w:rsidRDefault="00065751" w:rsidP="00065751">
      <w:pPr>
        <w:shd w:val="clear" w:color="auto" w:fill="FAFAFA"/>
        <w:rPr>
          <w:ins w:id="5119" w:author="Linda Marshall" w:date="2017-10-31T15:31:00Z"/>
          <w:rFonts w:ascii="Courier New" w:eastAsia="Times New Roman" w:hAnsi="Courier New" w:cs="Courier New"/>
          <w:sz w:val="20"/>
          <w:szCs w:val="20"/>
          <w:lang w:val="en-GB" w:eastAsia="en-GB"/>
        </w:rPr>
      </w:pPr>
      <w:ins w:id="5120" w:author="Linda Marshall" w:date="2017-10-31T15:31:00Z">
        <w:r w:rsidRPr="00065751">
          <w:rPr>
            <w:rFonts w:ascii="Courier New" w:eastAsia="Times New Roman" w:hAnsi="Courier New" w:cs="Courier New"/>
            <w:sz w:val="20"/>
            <w:szCs w:val="20"/>
            <w:lang w:val="en-GB" w:eastAsia="en-GB"/>
          </w:rPr>
          <w:t xml:space="preserve">      &lt;NumericEquivalent&gt;90&lt;/NumericEquivalent&gt;</w:t>
        </w:r>
      </w:ins>
    </w:p>
    <w:p w14:paraId="26B52B38" w14:textId="77777777" w:rsidR="00065751" w:rsidRPr="00065751" w:rsidRDefault="00065751" w:rsidP="00065751">
      <w:pPr>
        <w:shd w:val="clear" w:color="auto" w:fill="FAFAFA"/>
        <w:rPr>
          <w:ins w:id="5121" w:author="Linda Marshall" w:date="2017-10-31T15:31:00Z"/>
          <w:rFonts w:ascii="Courier New" w:eastAsia="Times New Roman" w:hAnsi="Courier New" w:cs="Courier New"/>
          <w:sz w:val="20"/>
          <w:szCs w:val="20"/>
          <w:lang w:val="en-GB" w:eastAsia="en-GB"/>
        </w:rPr>
      </w:pPr>
      <w:ins w:id="5122" w:author="Linda Marshall" w:date="2017-10-31T15:31:00Z">
        <w:r w:rsidRPr="00065751">
          <w:rPr>
            <w:rFonts w:ascii="Courier New" w:eastAsia="Times New Roman" w:hAnsi="Courier New" w:cs="Courier New"/>
            <w:sz w:val="20"/>
            <w:szCs w:val="20"/>
            <w:lang w:val="en-GB" w:eastAsia="en-GB"/>
          </w:rPr>
          <w:t xml:space="preserve">    &lt;/ValidLetterMark&gt;</w:t>
        </w:r>
      </w:ins>
    </w:p>
    <w:p w14:paraId="0F47BD6B" w14:textId="77777777" w:rsidR="00065751" w:rsidRPr="00065751" w:rsidRDefault="00065751" w:rsidP="00065751">
      <w:pPr>
        <w:shd w:val="clear" w:color="auto" w:fill="FAFAFA"/>
        <w:rPr>
          <w:ins w:id="5123" w:author="Linda Marshall" w:date="2017-10-31T15:31:00Z"/>
          <w:rFonts w:ascii="Courier New" w:eastAsia="Times New Roman" w:hAnsi="Courier New" w:cs="Courier New"/>
          <w:sz w:val="20"/>
          <w:szCs w:val="20"/>
          <w:lang w:val="en-GB" w:eastAsia="en-GB"/>
        </w:rPr>
      </w:pPr>
      <w:ins w:id="5124" w:author="Linda Marshall" w:date="2017-10-31T15:31:00Z">
        <w:r w:rsidRPr="00065751">
          <w:rPr>
            <w:rFonts w:ascii="Courier New" w:eastAsia="Times New Roman" w:hAnsi="Courier New" w:cs="Courier New"/>
            <w:sz w:val="20"/>
            <w:szCs w:val="20"/>
            <w:lang w:val="en-GB" w:eastAsia="en-GB"/>
          </w:rPr>
          <w:t xml:space="preserve">    &lt;ValidLetterMark&gt;</w:t>
        </w:r>
      </w:ins>
    </w:p>
    <w:p w14:paraId="4E3A5C94" w14:textId="77777777" w:rsidR="00065751" w:rsidRPr="00065751" w:rsidRDefault="00065751" w:rsidP="00065751">
      <w:pPr>
        <w:shd w:val="clear" w:color="auto" w:fill="FAFAFA"/>
        <w:rPr>
          <w:ins w:id="5125" w:author="Linda Marshall" w:date="2017-10-31T15:31:00Z"/>
          <w:rFonts w:ascii="Courier New" w:eastAsia="Times New Roman" w:hAnsi="Courier New" w:cs="Courier New"/>
          <w:sz w:val="20"/>
          <w:szCs w:val="20"/>
          <w:lang w:val="en-GB" w:eastAsia="en-GB"/>
        </w:rPr>
      </w:pPr>
      <w:ins w:id="5126" w:author="Linda Marshall" w:date="2017-10-31T15:31:00Z">
        <w:r w:rsidRPr="00065751">
          <w:rPr>
            <w:rFonts w:ascii="Courier New" w:eastAsia="Times New Roman" w:hAnsi="Courier New" w:cs="Courier New"/>
            <w:sz w:val="20"/>
            <w:szCs w:val="20"/>
            <w:lang w:val="en-GB" w:eastAsia="en-GB"/>
          </w:rPr>
          <w:t xml:space="preserve">      &lt;Code&gt;C&lt;/Code&gt;</w:t>
        </w:r>
      </w:ins>
    </w:p>
    <w:p w14:paraId="2FFE8823" w14:textId="77777777" w:rsidR="00065751" w:rsidRPr="00065751" w:rsidRDefault="00065751" w:rsidP="00065751">
      <w:pPr>
        <w:shd w:val="clear" w:color="auto" w:fill="FAFAFA"/>
        <w:rPr>
          <w:ins w:id="5127" w:author="Linda Marshall" w:date="2017-10-31T15:31:00Z"/>
          <w:rFonts w:ascii="Courier New" w:eastAsia="Times New Roman" w:hAnsi="Courier New" w:cs="Courier New"/>
          <w:sz w:val="20"/>
          <w:szCs w:val="20"/>
          <w:lang w:val="en-GB" w:eastAsia="en-GB"/>
        </w:rPr>
      </w:pPr>
      <w:ins w:id="5128" w:author="Linda Marshall" w:date="2017-10-31T15:31:00Z">
        <w:r w:rsidRPr="00065751">
          <w:rPr>
            <w:rFonts w:ascii="Courier New" w:eastAsia="Times New Roman" w:hAnsi="Courier New" w:cs="Courier New"/>
            <w:sz w:val="20"/>
            <w:szCs w:val="20"/>
            <w:lang w:val="en-GB" w:eastAsia="en-GB"/>
          </w:rPr>
          <w:t xml:space="preserve">      &lt;NumericEquivalent&gt;80&lt;/NumericEquivalent&gt;</w:t>
        </w:r>
      </w:ins>
    </w:p>
    <w:p w14:paraId="52B96F8B" w14:textId="77777777" w:rsidR="00065751" w:rsidRPr="00065751" w:rsidRDefault="00065751" w:rsidP="00065751">
      <w:pPr>
        <w:shd w:val="clear" w:color="auto" w:fill="FAFAFA"/>
        <w:rPr>
          <w:ins w:id="5129" w:author="Linda Marshall" w:date="2017-10-31T15:31:00Z"/>
          <w:rFonts w:ascii="Courier New" w:eastAsia="Times New Roman" w:hAnsi="Courier New" w:cs="Courier New"/>
          <w:sz w:val="20"/>
          <w:szCs w:val="20"/>
          <w:lang w:val="en-GB" w:eastAsia="en-GB"/>
        </w:rPr>
      </w:pPr>
      <w:ins w:id="5130" w:author="Linda Marshall" w:date="2017-10-31T15:31:00Z">
        <w:r w:rsidRPr="00065751">
          <w:rPr>
            <w:rFonts w:ascii="Courier New" w:eastAsia="Times New Roman" w:hAnsi="Courier New" w:cs="Courier New"/>
            <w:sz w:val="20"/>
            <w:szCs w:val="20"/>
            <w:lang w:val="en-GB" w:eastAsia="en-GB"/>
          </w:rPr>
          <w:t xml:space="preserve">    &lt;/ValidLetterMark&gt;</w:t>
        </w:r>
      </w:ins>
    </w:p>
    <w:p w14:paraId="2EF9169E" w14:textId="77777777" w:rsidR="00065751" w:rsidRPr="00065751" w:rsidRDefault="00065751" w:rsidP="00065751">
      <w:pPr>
        <w:shd w:val="clear" w:color="auto" w:fill="FAFAFA"/>
        <w:rPr>
          <w:ins w:id="5131" w:author="Linda Marshall" w:date="2017-10-31T15:31:00Z"/>
          <w:rFonts w:ascii="Courier New" w:eastAsia="Times New Roman" w:hAnsi="Courier New" w:cs="Courier New"/>
          <w:sz w:val="20"/>
          <w:szCs w:val="20"/>
          <w:lang w:val="en-GB" w:eastAsia="en-GB"/>
        </w:rPr>
      </w:pPr>
      <w:ins w:id="5132" w:author="Linda Marshall" w:date="2017-10-31T15:31:00Z">
        <w:r w:rsidRPr="00065751">
          <w:rPr>
            <w:rFonts w:ascii="Courier New" w:eastAsia="Times New Roman" w:hAnsi="Courier New" w:cs="Courier New"/>
            <w:sz w:val="20"/>
            <w:szCs w:val="20"/>
            <w:lang w:val="en-GB" w:eastAsia="en-GB"/>
          </w:rPr>
          <w:t xml:space="preserve">    &lt;ValidLetterMark&gt;</w:t>
        </w:r>
      </w:ins>
    </w:p>
    <w:p w14:paraId="24E56D30" w14:textId="77777777" w:rsidR="00065751" w:rsidRPr="00065751" w:rsidRDefault="00065751" w:rsidP="00065751">
      <w:pPr>
        <w:shd w:val="clear" w:color="auto" w:fill="FAFAFA"/>
        <w:rPr>
          <w:ins w:id="5133" w:author="Linda Marshall" w:date="2017-10-31T15:31:00Z"/>
          <w:rFonts w:ascii="Courier New" w:eastAsia="Times New Roman" w:hAnsi="Courier New" w:cs="Courier New"/>
          <w:sz w:val="20"/>
          <w:szCs w:val="20"/>
          <w:lang w:val="en-GB" w:eastAsia="en-GB"/>
        </w:rPr>
      </w:pPr>
      <w:ins w:id="5134" w:author="Linda Marshall" w:date="2017-10-31T15:31:00Z">
        <w:r w:rsidRPr="00065751">
          <w:rPr>
            <w:rFonts w:ascii="Courier New" w:eastAsia="Times New Roman" w:hAnsi="Courier New" w:cs="Courier New"/>
            <w:sz w:val="20"/>
            <w:szCs w:val="20"/>
            <w:lang w:val="en-GB" w:eastAsia="en-GB"/>
          </w:rPr>
          <w:t xml:space="preserve">      &lt;Code&gt;D&lt;/Code&gt;</w:t>
        </w:r>
      </w:ins>
    </w:p>
    <w:p w14:paraId="109A9059" w14:textId="77777777" w:rsidR="00065751" w:rsidRPr="00065751" w:rsidRDefault="00065751" w:rsidP="00065751">
      <w:pPr>
        <w:shd w:val="clear" w:color="auto" w:fill="FAFAFA"/>
        <w:rPr>
          <w:ins w:id="5135" w:author="Linda Marshall" w:date="2017-10-31T15:31:00Z"/>
          <w:rFonts w:ascii="Courier New" w:eastAsia="Times New Roman" w:hAnsi="Courier New" w:cs="Courier New"/>
          <w:sz w:val="20"/>
          <w:szCs w:val="20"/>
          <w:lang w:val="en-GB" w:eastAsia="en-GB"/>
        </w:rPr>
      </w:pPr>
      <w:ins w:id="5136" w:author="Linda Marshall" w:date="2017-10-31T15:31:00Z">
        <w:r w:rsidRPr="00065751">
          <w:rPr>
            <w:rFonts w:ascii="Courier New" w:eastAsia="Times New Roman" w:hAnsi="Courier New" w:cs="Courier New"/>
            <w:sz w:val="20"/>
            <w:szCs w:val="20"/>
            <w:lang w:val="en-GB" w:eastAsia="en-GB"/>
          </w:rPr>
          <w:t xml:space="preserve">      &lt;NumericEquivalent&gt;70&lt;/NumericEquivalent&gt;</w:t>
        </w:r>
      </w:ins>
    </w:p>
    <w:p w14:paraId="14A06BDE" w14:textId="77777777" w:rsidR="00065751" w:rsidRPr="00065751" w:rsidRDefault="00065751" w:rsidP="00065751">
      <w:pPr>
        <w:shd w:val="clear" w:color="auto" w:fill="FAFAFA"/>
        <w:rPr>
          <w:ins w:id="5137" w:author="Linda Marshall" w:date="2017-10-31T15:31:00Z"/>
          <w:rFonts w:ascii="Courier New" w:eastAsia="Times New Roman" w:hAnsi="Courier New" w:cs="Courier New"/>
          <w:sz w:val="20"/>
          <w:szCs w:val="20"/>
          <w:lang w:val="en-GB" w:eastAsia="en-GB"/>
        </w:rPr>
      </w:pPr>
      <w:ins w:id="5138" w:author="Linda Marshall" w:date="2017-10-31T15:31:00Z">
        <w:r w:rsidRPr="00065751">
          <w:rPr>
            <w:rFonts w:ascii="Courier New" w:eastAsia="Times New Roman" w:hAnsi="Courier New" w:cs="Courier New"/>
            <w:sz w:val="20"/>
            <w:szCs w:val="20"/>
            <w:lang w:val="en-GB" w:eastAsia="en-GB"/>
          </w:rPr>
          <w:t xml:space="preserve">    &lt;/ValidLetterMark&gt;</w:t>
        </w:r>
      </w:ins>
    </w:p>
    <w:p w14:paraId="6956ECB4" w14:textId="77777777" w:rsidR="00065751" w:rsidRPr="00065751" w:rsidRDefault="00065751" w:rsidP="00065751">
      <w:pPr>
        <w:shd w:val="clear" w:color="auto" w:fill="FAFAFA"/>
        <w:rPr>
          <w:ins w:id="5139" w:author="Linda Marshall" w:date="2017-10-31T15:31:00Z"/>
          <w:rFonts w:ascii="Courier New" w:eastAsia="Times New Roman" w:hAnsi="Courier New" w:cs="Courier New"/>
          <w:sz w:val="20"/>
          <w:szCs w:val="20"/>
          <w:lang w:val="en-GB" w:eastAsia="en-GB"/>
        </w:rPr>
      </w:pPr>
      <w:ins w:id="5140" w:author="Linda Marshall" w:date="2017-10-31T15:31:00Z">
        <w:r w:rsidRPr="00065751">
          <w:rPr>
            <w:rFonts w:ascii="Courier New" w:eastAsia="Times New Roman" w:hAnsi="Courier New" w:cs="Courier New"/>
            <w:sz w:val="20"/>
            <w:szCs w:val="20"/>
            <w:lang w:val="en-GB" w:eastAsia="en-GB"/>
          </w:rPr>
          <w:t xml:space="preserve">    &lt;ValidLetterMark&gt;</w:t>
        </w:r>
      </w:ins>
    </w:p>
    <w:p w14:paraId="46C3930D" w14:textId="77777777" w:rsidR="00065751" w:rsidRPr="00065751" w:rsidRDefault="00065751" w:rsidP="00065751">
      <w:pPr>
        <w:shd w:val="clear" w:color="auto" w:fill="FAFAFA"/>
        <w:rPr>
          <w:ins w:id="5141" w:author="Linda Marshall" w:date="2017-10-31T15:31:00Z"/>
          <w:rFonts w:ascii="Courier New" w:eastAsia="Times New Roman" w:hAnsi="Courier New" w:cs="Courier New"/>
          <w:sz w:val="20"/>
          <w:szCs w:val="20"/>
          <w:lang w:val="en-GB" w:eastAsia="en-GB"/>
        </w:rPr>
      </w:pPr>
      <w:ins w:id="5142" w:author="Linda Marshall" w:date="2017-10-31T15:31:00Z">
        <w:r w:rsidRPr="00065751">
          <w:rPr>
            <w:rFonts w:ascii="Courier New" w:eastAsia="Times New Roman" w:hAnsi="Courier New" w:cs="Courier New"/>
            <w:sz w:val="20"/>
            <w:szCs w:val="20"/>
            <w:lang w:val="en-GB" w:eastAsia="en-GB"/>
          </w:rPr>
          <w:t xml:space="preserve">      &lt;Code&gt;F&lt;/Code&gt;</w:t>
        </w:r>
      </w:ins>
    </w:p>
    <w:p w14:paraId="57ED3582" w14:textId="77777777" w:rsidR="00065751" w:rsidRPr="00065751" w:rsidRDefault="00065751" w:rsidP="00065751">
      <w:pPr>
        <w:shd w:val="clear" w:color="auto" w:fill="FAFAFA"/>
        <w:rPr>
          <w:ins w:id="5143" w:author="Linda Marshall" w:date="2017-10-31T15:31:00Z"/>
          <w:rFonts w:ascii="Courier New" w:eastAsia="Times New Roman" w:hAnsi="Courier New" w:cs="Courier New"/>
          <w:sz w:val="20"/>
          <w:szCs w:val="20"/>
          <w:lang w:val="en-GB" w:eastAsia="en-GB"/>
        </w:rPr>
      </w:pPr>
      <w:ins w:id="5144" w:author="Linda Marshall" w:date="2017-10-31T15:31:00Z">
        <w:r w:rsidRPr="00065751">
          <w:rPr>
            <w:rFonts w:ascii="Courier New" w:eastAsia="Times New Roman" w:hAnsi="Courier New" w:cs="Courier New"/>
            <w:sz w:val="20"/>
            <w:szCs w:val="20"/>
            <w:lang w:val="en-GB" w:eastAsia="en-GB"/>
          </w:rPr>
          <w:lastRenderedPageBreak/>
          <w:t xml:space="preserve">      &lt;NumericEquivalent&gt;60&lt;/NumericEquivalent&gt;</w:t>
        </w:r>
      </w:ins>
    </w:p>
    <w:p w14:paraId="422AA99F" w14:textId="77777777" w:rsidR="00065751" w:rsidRPr="00065751" w:rsidRDefault="00065751" w:rsidP="00065751">
      <w:pPr>
        <w:shd w:val="clear" w:color="auto" w:fill="FAFAFA"/>
        <w:rPr>
          <w:ins w:id="5145" w:author="Linda Marshall" w:date="2017-10-31T15:31:00Z"/>
          <w:rFonts w:ascii="Courier New" w:eastAsia="Times New Roman" w:hAnsi="Courier New" w:cs="Courier New"/>
          <w:sz w:val="20"/>
          <w:szCs w:val="20"/>
          <w:lang w:val="en-GB" w:eastAsia="en-GB"/>
        </w:rPr>
      </w:pPr>
      <w:ins w:id="5146" w:author="Linda Marshall" w:date="2017-10-31T15:31:00Z">
        <w:r w:rsidRPr="00065751">
          <w:rPr>
            <w:rFonts w:ascii="Courier New" w:eastAsia="Times New Roman" w:hAnsi="Courier New" w:cs="Courier New"/>
            <w:sz w:val="20"/>
            <w:szCs w:val="20"/>
            <w:lang w:val="en-GB" w:eastAsia="en-GB"/>
          </w:rPr>
          <w:t xml:space="preserve">    &lt;/ValidLetterMark&gt;</w:t>
        </w:r>
      </w:ins>
    </w:p>
    <w:p w14:paraId="79BA1A17" w14:textId="77777777" w:rsidR="00065751" w:rsidRPr="00065751" w:rsidRDefault="00065751" w:rsidP="00065751">
      <w:pPr>
        <w:shd w:val="clear" w:color="auto" w:fill="FAFAFA"/>
        <w:rPr>
          <w:ins w:id="5147" w:author="Linda Marshall" w:date="2017-10-31T15:31:00Z"/>
          <w:rFonts w:ascii="Courier New" w:eastAsia="Times New Roman" w:hAnsi="Courier New" w:cs="Courier New"/>
          <w:sz w:val="20"/>
          <w:szCs w:val="20"/>
          <w:lang w:val="en-GB" w:eastAsia="en-GB"/>
        </w:rPr>
      </w:pPr>
      <w:ins w:id="5148" w:author="Linda Marshall" w:date="2017-10-31T15:31:00Z">
        <w:r w:rsidRPr="00065751">
          <w:rPr>
            <w:rFonts w:ascii="Courier New" w:eastAsia="Times New Roman" w:hAnsi="Courier New" w:cs="Courier New"/>
            <w:sz w:val="20"/>
            <w:szCs w:val="20"/>
            <w:lang w:val="en-GB" w:eastAsia="en-GB"/>
          </w:rPr>
          <w:t xml:space="preserve">  &lt;/ValidLetterMarkList&gt;</w:t>
        </w:r>
      </w:ins>
    </w:p>
    <w:p w14:paraId="7387E2AF" w14:textId="77777777" w:rsidR="00065751" w:rsidRPr="00065751" w:rsidRDefault="00065751" w:rsidP="00065751">
      <w:pPr>
        <w:shd w:val="clear" w:color="auto" w:fill="FAFAFA"/>
        <w:rPr>
          <w:ins w:id="5149" w:author="Linda Marshall" w:date="2017-10-31T15:31:00Z"/>
          <w:rFonts w:ascii="Courier New" w:eastAsia="Times New Roman" w:hAnsi="Courier New" w:cs="Courier New"/>
          <w:sz w:val="20"/>
          <w:szCs w:val="20"/>
          <w:lang w:val="en-GB" w:eastAsia="en-GB"/>
        </w:rPr>
      </w:pPr>
      <w:ins w:id="5150" w:author="Linda Marshall" w:date="2017-10-31T15:31:00Z">
        <w:r w:rsidRPr="00065751">
          <w:rPr>
            <w:rFonts w:ascii="Courier New" w:eastAsia="Times New Roman" w:hAnsi="Courier New" w:cs="Courier New"/>
            <w:sz w:val="20"/>
            <w:szCs w:val="20"/>
            <w:lang w:val="en-GB" w:eastAsia="en-GB"/>
          </w:rPr>
          <w:t xml:space="preserve">  &lt;NarrativeAccepted&gt;false&lt;/NarrativeAccepted&gt;</w:t>
        </w:r>
      </w:ins>
    </w:p>
    <w:p w14:paraId="3F103701" w14:textId="77777777" w:rsidR="00065751" w:rsidRPr="00065751" w:rsidRDefault="00065751" w:rsidP="00065751">
      <w:pPr>
        <w:shd w:val="clear" w:color="auto" w:fill="FAFAFA"/>
        <w:rPr>
          <w:ins w:id="5151" w:author="Linda Marshall" w:date="2017-10-31T15:31:00Z"/>
          <w:rFonts w:ascii="Courier New" w:eastAsia="Times New Roman" w:hAnsi="Courier New" w:cs="Courier New"/>
          <w:sz w:val="20"/>
          <w:szCs w:val="20"/>
          <w:lang w:val="en-GB" w:eastAsia="en-GB"/>
        </w:rPr>
      </w:pPr>
      <w:ins w:id="5152" w:author="Linda Marshall" w:date="2017-10-31T15:31:00Z">
        <w:r w:rsidRPr="00065751">
          <w:rPr>
            <w:rFonts w:ascii="Courier New" w:eastAsia="Times New Roman" w:hAnsi="Courier New" w:cs="Courier New"/>
            <w:sz w:val="20"/>
            <w:szCs w:val="20"/>
            <w:lang w:val="en-GB" w:eastAsia="en-GB"/>
          </w:rPr>
          <w:t>&lt;/MarkValueInfo&gt;</w:t>
        </w:r>
      </w:ins>
    </w:p>
    <w:bookmarkEnd w:id="5086"/>
    <w:p w14:paraId="128A80A3" w14:textId="6675ADBA" w:rsidR="00442F2E" w:rsidRDefault="00442F2E" w:rsidP="00295364">
      <w:pPr>
        <w:rPr>
          <w:ins w:id="5153" w:author="Linda Marshall" w:date="2017-10-31T11:58:00Z"/>
        </w:rPr>
      </w:pPr>
    </w:p>
    <w:p w14:paraId="4B96A178" w14:textId="6CBD5DD2" w:rsidR="00442F2E" w:rsidRDefault="00442F2E" w:rsidP="00295364">
      <w:pPr>
        <w:rPr>
          <w:ins w:id="5154" w:author="Linda Marshall" w:date="2017-10-31T11:58:00Z"/>
        </w:rPr>
      </w:pPr>
    </w:p>
    <w:p w14:paraId="37C52A57" w14:textId="21F6188F" w:rsidR="00442F2E" w:rsidRDefault="00442F2E" w:rsidP="00295364">
      <w:pPr>
        <w:rPr>
          <w:ins w:id="5155" w:author="Linda Marshall" w:date="2017-10-31T11:58:00Z"/>
        </w:rPr>
      </w:pPr>
    </w:p>
    <w:p w14:paraId="4C7BF830" w14:textId="5C4722E6" w:rsidR="00442F2E" w:rsidRPr="00295364" w:rsidRDefault="00442F2E" w:rsidP="00442F2E">
      <w:pPr>
        <w:pStyle w:val="4"/>
        <w:rPr>
          <w:ins w:id="5156" w:author="Linda Marshall" w:date="2017-10-31T11:58:00Z"/>
        </w:rPr>
      </w:pPr>
      <w:ins w:id="5157" w:author="Linda Marshall" w:date="2017-10-31T11:58:00Z">
        <w:r>
          <w:t>Student</w:t>
        </w:r>
      </w:ins>
      <w:ins w:id="5158" w:author="Linda Marshall" w:date="2017-10-31T11:59:00Z">
        <w:r>
          <w:t>Grade</w:t>
        </w:r>
      </w:ins>
    </w:p>
    <w:tbl>
      <w:tblPr>
        <w:tblW w:w="0" w:type="auto"/>
        <w:tblCellMar>
          <w:top w:w="15" w:type="dxa"/>
          <w:left w:w="15" w:type="dxa"/>
          <w:bottom w:w="15" w:type="dxa"/>
          <w:right w:w="15" w:type="dxa"/>
        </w:tblCellMar>
        <w:tblLook w:val="04A0" w:firstRow="1" w:lastRow="0" w:firstColumn="1" w:lastColumn="0" w:noHBand="0" w:noVBand="1"/>
      </w:tblPr>
      <w:tblGrid>
        <w:gridCol w:w="270"/>
        <w:gridCol w:w="2257"/>
        <w:gridCol w:w="624"/>
        <w:gridCol w:w="4322"/>
        <w:gridCol w:w="2971"/>
      </w:tblGrid>
      <w:tr w:rsidR="00065751" w:rsidRPr="00065751" w14:paraId="406ECAFF" w14:textId="77777777" w:rsidTr="00065751">
        <w:trPr>
          <w:tblHeader/>
          <w:ins w:id="5159" w:author="Linda Marshall" w:date="2017-10-31T15:32:00Z"/>
        </w:trPr>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CF5AA81" w14:textId="77777777" w:rsidR="00065751" w:rsidRPr="00065751" w:rsidRDefault="00065751" w:rsidP="00065751">
            <w:pPr>
              <w:spacing w:after="30"/>
              <w:jc w:val="center"/>
              <w:rPr>
                <w:ins w:id="5160" w:author="Linda Marshall" w:date="2017-10-31T15:32:00Z"/>
                <w:rFonts w:eastAsia="Times New Roman"/>
                <w:b/>
                <w:bCs/>
                <w:color w:val="FFFFFF"/>
                <w:lang w:val="en-GB" w:eastAsia="en-GB"/>
              </w:rPr>
            </w:pPr>
            <w:bookmarkStart w:id="5161" w:name="Table33511StudentGrade"/>
            <w:ins w:id="5162" w:author="Linda Marshall" w:date="2017-10-31T15:32:00Z">
              <w:r w:rsidRPr="00065751">
                <w:rPr>
                  <w:rFonts w:eastAsia="Times New Roman"/>
                  <w:b/>
                  <w:bCs/>
                  <w:color w:val="FFFFFF"/>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79ADFEC" w14:textId="77777777" w:rsidR="00065751" w:rsidRPr="00065751" w:rsidRDefault="00065751" w:rsidP="00065751">
            <w:pPr>
              <w:spacing w:after="30"/>
              <w:jc w:val="center"/>
              <w:rPr>
                <w:ins w:id="5163" w:author="Linda Marshall" w:date="2017-10-31T15:32:00Z"/>
                <w:rFonts w:eastAsia="Times New Roman"/>
                <w:b/>
                <w:bCs/>
                <w:color w:val="FFFFFF"/>
                <w:lang w:val="en-GB" w:eastAsia="en-GB"/>
              </w:rPr>
            </w:pPr>
            <w:ins w:id="5164" w:author="Linda Marshall" w:date="2017-10-31T15:32:00Z">
              <w:r w:rsidRPr="00065751">
                <w:rPr>
                  <w:rFonts w:eastAsia="Times New Roman"/>
                  <w:b/>
                  <w:bCs/>
                  <w:color w:val="FFFFFF"/>
                  <w:lang w:val="en-GB" w:eastAsia="en-GB"/>
                </w:rPr>
                <w:t>Element/@Attribute</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2B8D1808" w14:textId="77777777" w:rsidR="00065751" w:rsidRPr="00065751" w:rsidRDefault="00065751" w:rsidP="00065751">
            <w:pPr>
              <w:spacing w:after="30"/>
              <w:jc w:val="center"/>
              <w:rPr>
                <w:ins w:id="5165" w:author="Linda Marshall" w:date="2017-10-31T15:32:00Z"/>
                <w:rFonts w:eastAsia="Times New Roman"/>
                <w:b/>
                <w:bCs/>
                <w:color w:val="FFFFFF"/>
                <w:lang w:val="en-GB" w:eastAsia="en-GB"/>
              </w:rPr>
            </w:pPr>
            <w:ins w:id="5166" w:author="Linda Marshall" w:date="2017-10-31T15:32:00Z">
              <w:r w:rsidRPr="00065751">
                <w:rPr>
                  <w:rFonts w:eastAsia="Times New Roman"/>
                  <w:b/>
                  <w:bCs/>
                  <w:color w:val="FFFFFF"/>
                  <w:lang w:val="en-GB" w:eastAsia="en-GB"/>
                </w:rPr>
                <w:t>Char</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EDFC6B1" w14:textId="77777777" w:rsidR="00065751" w:rsidRPr="00065751" w:rsidRDefault="00065751" w:rsidP="00065751">
            <w:pPr>
              <w:spacing w:after="30"/>
              <w:jc w:val="center"/>
              <w:rPr>
                <w:ins w:id="5167" w:author="Linda Marshall" w:date="2017-10-31T15:32:00Z"/>
                <w:rFonts w:eastAsia="Times New Roman"/>
                <w:b/>
                <w:bCs/>
                <w:color w:val="FFFFFF"/>
                <w:lang w:val="en-GB" w:eastAsia="en-GB"/>
              </w:rPr>
            </w:pPr>
            <w:ins w:id="5168" w:author="Linda Marshall" w:date="2017-10-31T15:32:00Z">
              <w:r w:rsidRPr="00065751">
                <w:rPr>
                  <w:rFonts w:eastAsia="Times New Roman"/>
                  <w:b/>
                  <w:bCs/>
                  <w:color w:val="FFFFFF"/>
                  <w:lang w:val="en-GB" w:eastAsia="en-GB"/>
                </w:rPr>
                <w:t>Description</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49D661B2" w14:textId="77777777" w:rsidR="00065751" w:rsidRPr="00065751" w:rsidRDefault="00065751" w:rsidP="00065751">
            <w:pPr>
              <w:spacing w:after="30"/>
              <w:jc w:val="center"/>
              <w:rPr>
                <w:ins w:id="5169" w:author="Linda Marshall" w:date="2017-10-31T15:32:00Z"/>
                <w:rFonts w:eastAsia="Times New Roman"/>
                <w:b/>
                <w:bCs/>
                <w:color w:val="FFFFFF"/>
                <w:lang w:val="en-GB" w:eastAsia="en-GB"/>
              </w:rPr>
            </w:pPr>
            <w:ins w:id="5170" w:author="Linda Marshall" w:date="2017-10-31T15:32:00Z">
              <w:r w:rsidRPr="00065751">
                <w:rPr>
                  <w:rFonts w:eastAsia="Times New Roman"/>
                  <w:b/>
                  <w:bCs/>
                  <w:color w:val="FFFFFF"/>
                  <w:lang w:val="en-GB" w:eastAsia="en-GB"/>
                </w:rPr>
                <w:t>Type</w:t>
              </w:r>
            </w:ins>
          </w:p>
        </w:tc>
      </w:tr>
      <w:tr w:rsidR="00065751" w:rsidRPr="00D14E7F" w14:paraId="139B69AC" w14:textId="77777777" w:rsidTr="00065751">
        <w:trPr>
          <w:ins w:id="5171"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756E7099" w14:textId="77777777" w:rsidR="00065751" w:rsidRPr="00065751" w:rsidRDefault="00065751" w:rsidP="00065751">
            <w:pPr>
              <w:spacing w:after="30"/>
              <w:jc w:val="center"/>
              <w:rPr>
                <w:ins w:id="5172" w:author="Linda Marshall" w:date="2017-10-31T15:32:00Z"/>
                <w:rFonts w:eastAsia="Times New Roman"/>
                <w:b/>
                <w:bCs/>
                <w:color w:val="005696"/>
                <w:sz w:val="21"/>
                <w:szCs w:val="21"/>
                <w:lang w:val="en-GB" w:eastAsia="en-GB"/>
              </w:rPr>
            </w:pPr>
            <w:ins w:id="5173"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8E2A73A" w14:textId="77777777" w:rsidR="00065751" w:rsidRPr="00065751" w:rsidRDefault="00065751" w:rsidP="00065751">
            <w:pPr>
              <w:spacing w:after="30"/>
              <w:rPr>
                <w:ins w:id="5174" w:author="Linda Marshall" w:date="2017-10-31T15:32:00Z"/>
                <w:rFonts w:eastAsia="Times New Roman"/>
                <w:sz w:val="20"/>
                <w:szCs w:val="20"/>
                <w:lang w:val="en-GB" w:eastAsia="en-GB"/>
              </w:rPr>
            </w:pPr>
            <w:bookmarkStart w:id="5175" w:name="StudentGrade"/>
            <w:bookmarkEnd w:id="5161"/>
            <w:ins w:id="5176" w:author="Linda Marshall" w:date="2017-10-31T15:32:00Z">
              <w:r w:rsidRPr="00065751">
                <w:rPr>
                  <w:rFonts w:eastAsia="Times New Roman"/>
                  <w:b/>
                  <w:bCs/>
                  <w:color w:val="005696"/>
                  <w:sz w:val="22"/>
                  <w:szCs w:val="22"/>
                  <w:lang w:val="en-GB" w:eastAsia="en-GB"/>
                </w:rPr>
                <w:t>StudentGrade</w:t>
              </w:r>
              <w:bookmarkEnd w:id="5175"/>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1A362979" w14:textId="77777777" w:rsidR="00065751" w:rsidRPr="00065751" w:rsidRDefault="00065751" w:rsidP="00065751">
            <w:pPr>
              <w:spacing w:after="30"/>
              <w:rPr>
                <w:ins w:id="5177" w:author="Linda Marshall" w:date="2017-10-31T15:32:00Z"/>
                <w:rFonts w:eastAsia="Times New Roman"/>
                <w:lang w:val="en-GB" w:eastAsia="en-GB"/>
              </w:rPr>
            </w:pPr>
            <w:ins w:id="5178"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AE1D2C9" w14:textId="77777777" w:rsidR="00065751" w:rsidRPr="00065751" w:rsidRDefault="00065751" w:rsidP="00065751">
            <w:pPr>
              <w:spacing w:before="100" w:beforeAutospacing="1" w:after="100" w:afterAutospacing="1"/>
              <w:rPr>
                <w:ins w:id="5179" w:author="Linda Marshall" w:date="2017-10-31T15:32:00Z"/>
                <w:rFonts w:eastAsia="Times New Roman"/>
                <w:lang w:val="en-GB" w:eastAsia="en-GB"/>
              </w:rPr>
            </w:pPr>
            <w:ins w:id="5180" w:author="Linda Marshall" w:date="2017-10-31T15:32:00Z">
              <w:r w:rsidRPr="00065751">
                <w:rPr>
                  <w:rFonts w:eastAsia="Times New Roman"/>
                  <w:lang w:val="en-GB" w:eastAsia="en-GB"/>
                </w:rPr>
                <w:t>StudentGrade is a grade in isolation, not linked to an assessment, section, or curriculum.</w:t>
              </w:r>
            </w:ins>
          </w:p>
          <w:p w14:paraId="34603BF7" w14:textId="77777777" w:rsidR="00065751" w:rsidRPr="00065751" w:rsidRDefault="00065751" w:rsidP="00065751">
            <w:pPr>
              <w:rPr>
                <w:ins w:id="5181" w:author="Linda Marshall" w:date="2017-10-31T15:32:00Z"/>
                <w:rFonts w:eastAsia="Times New Roman"/>
                <w:lang w:val="en-GB" w:eastAsia="en-GB"/>
              </w:rPr>
            </w:pPr>
            <w:ins w:id="5182"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6AE94F7D" w14:textId="77777777" w:rsidR="00065751" w:rsidRPr="00065751" w:rsidRDefault="00065751" w:rsidP="00065751">
            <w:pPr>
              <w:rPr>
                <w:ins w:id="5183" w:author="Linda Marshall" w:date="2017-10-31T15:32:00Z"/>
                <w:rFonts w:eastAsia="Times New Roman"/>
                <w:lang w:val="en-GB" w:eastAsia="en-GB"/>
              </w:rPr>
            </w:pPr>
            <w:ins w:id="5184" w:author="Linda Marshall" w:date="2017-10-31T15:32:00Z">
              <w:r w:rsidRPr="00065751">
                <w:rPr>
                  <w:rFonts w:eastAsia="Times New Roman"/>
                  <w:lang w:val="en-GB" w:eastAsia="en-GB"/>
                </w:rPr>
                <w:t> </w:t>
              </w:r>
            </w:ins>
          </w:p>
        </w:tc>
      </w:tr>
      <w:tr w:rsidR="00065751" w:rsidRPr="00065751" w14:paraId="015CDE85" w14:textId="77777777" w:rsidTr="00065751">
        <w:trPr>
          <w:ins w:id="5185"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4C319751" w14:textId="2B9CAEF0" w:rsidR="00065751" w:rsidRPr="00065751" w:rsidRDefault="00065751" w:rsidP="00065751">
            <w:pPr>
              <w:jc w:val="center"/>
              <w:rPr>
                <w:ins w:id="5186" w:author="Linda Marshall" w:date="2017-10-31T15:32:00Z"/>
                <w:rFonts w:eastAsia="Times New Roman"/>
                <w:b/>
                <w:bCs/>
                <w:color w:val="005696"/>
                <w:sz w:val="21"/>
                <w:szCs w:val="21"/>
                <w:lang w:val="en-GB" w:eastAsia="en-GB"/>
              </w:rPr>
            </w:pPr>
            <w:ins w:id="5187" w:author="Linda Marshall" w:date="2017-10-31T15:32:00Z">
              <w:r w:rsidRPr="00065751">
                <w:rPr>
                  <w:rFonts w:eastAsia="Times New Roman"/>
                  <w:b/>
                  <w:bCs/>
                  <w:color w:val="005696"/>
                  <w:sz w:val="21"/>
                  <w:szCs w:val="21"/>
                  <w:lang w:val="en-GB" w:eastAsia="en-GB"/>
                </w:rPr>
                <w:t>@</w:t>
              </w:r>
              <w:r w:rsidRPr="00065751">
                <w:rPr>
                  <w:rFonts w:eastAsia="Times New Roman"/>
                  <w:b/>
                  <w:bCs/>
                  <w:color w:val="005696"/>
                  <w:sz w:val="21"/>
                  <w:szCs w:val="21"/>
                  <w:lang w:val="en-GB" w:eastAsia="en-GB"/>
                </w:rPr>
                <w:br/>
              </w:r>
              <w:r w:rsidRPr="00065751">
                <w:rPr>
                  <w:rFonts w:eastAsia="Times New Roman"/>
                  <w:b/>
                  <w:bCs/>
                  <w:noProof/>
                  <w:color w:val="005696"/>
                  <w:sz w:val="21"/>
                  <w:szCs w:val="21"/>
                  <w:rPrChange w:id="5188" w:author="Unknown">
                    <w:rPr>
                      <w:noProof/>
                    </w:rPr>
                  </w:rPrChange>
                </w:rPr>
                <w:drawing>
                  <wp:inline distT="0" distB="0" distL="0" distR="0" wp14:anchorId="07853958" wp14:editId="4BC3A4F9">
                    <wp:extent cx="152400" cy="152400"/>
                    <wp:effectExtent l="0" t="0" r="0" b="0"/>
                    <wp:docPr id="31" name="Picture 31"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586E23B" w14:textId="77777777" w:rsidR="00065751" w:rsidRPr="00065751" w:rsidRDefault="00065751" w:rsidP="00065751">
            <w:pPr>
              <w:rPr>
                <w:ins w:id="5189" w:author="Linda Marshall" w:date="2017-10-31T15:32:00Z"/>
                <w:rFonts w:eastAsia="Times New Roman"/>
                <w:sz w:val="20"/>
                <w:szCs w:val="20"/>
                <w:lang w:val="en-GB" w:eastAsia="en-GB"/>
              </w:rPr>
            </w:pPr>
            <w:bookmarkStart w:id="5190" w:name="StudentGrade___RefId"/>
            <w:ins w:id="5191" w:author="Linda Marshall" w:date="2017-10-31T15:32:00Z">
              <w:r w:rsidRPr="00065751">
                <w:rPr>
                  <w:rFonts w:eastAsia="Times New Roman"/>
                  <w:sz w:val="20"/>
                  <w:szCs w:val="20"/>
                  <w:lang w:val="en-GB" w:eastAsia="en-GB"/>
                </w:rPr>
                <w:t>RefId</w:t>
              </w:r>
              <w:bookmarkEnd w:id="5190"/>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2A1C92D" w14:textId="77777777" w:rsidR="00065751" w:rsidRPr="00065751" w:rsidRDefault="00065751" w:rsidP="00065751">
            <w:pPr>
              <w:jc w:val="center"/>
              <w:rPr>
                <w:ins w:id="5192" w:author="Linda Marshall" w:date="2017-10-31T15:32:00Z"/>
                <w:rFonts w:eastAsia="Times New Roman"/>
                <w:lang w:val="en-GB" w:eastAsia="en-GB"/>
              </w:rPr>
            </w:pPr>
            <w:ins w:id="5193" w:author="Linda Marshall" w:date="2017-10-31T15:32:00Z">
              <w:r w:rsidRPr="00065751">
                <w:rPr>
                  <w:rFonts w:eastAsia="Times New Roman"/>
                  <w:lang w:val="en-GB" w:eastAsia="en-GB"/>
                </w:rP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3AF91B9" w14:textId="77777777" w:rsidR="00065751" w:rsidRPr="00065751" w:rsidRDefault="00065751" w:rsidP="00065751">
            <w:pPr>
              <w:spacing w:before="100" w:beforeAutospacing="1" w:after="100" w:afterAutospacing="1"/>
              <w:rPr>
                <w:ins w:id="5194" w:author="Linda Marshall" w:date="2017-10-31T15:32:00Z"/>
                <w:rFonts w:eastAsia="Times New Roman"/>
                <w:lang w:val="en-GB" w:eastAsia="en-GB"/>
              </w:rPr>
            </w:pPr>
            <w:ins w:id="5195" w:author="Linda Marshall" w:date="2017-10-31T15:32:00Z">
              <w:r w:rsidRPr="00065751">
                <w:rPr>
                  <w:rFonts w:eastAsia="Times New Roman"/>
                  <w:lang w:val="en-GB" w:eastAsia="en-GB"/>
                </w:rPr>
                <w:t xml:space="preserve">The Id (GUID) that uniquely identifies this object. </w:t>
              </w:r>
            </w:ins>
          </w:p>
          <w:p w14:paraId="11763FE6" w14:textId="77777777" w:rsidR="00065751" w:rsidRPr="00065751" w:rsidRDefault="00065751" w:rsidP="00065751">
            <w:pPr>
              <w:rPr>
                <w:ins w:id="5196" w:author="Linda Marshall" w:date="2017-10-31T15:32:00Z"/>
                <w:rFonts w:eastAsia="Times New Roman"/>
                <w:lang w:val="en-GB" w:eastAsia="en-GB"/>
              </w:rPr>
            </w:pPr>
            <w:ins w:id="5197"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07E1E4B" w14:textId="77777777" w:rsidR="00065751" w:rsidRPr="00065751" w:rsidRDefault="00065751" w:rsidP="00065751">
            <w:pPr>
              <w:rPr>
                <w:ins w:id="5198" w:author="Linda Marshall" w:date="2017-10-31T15:32:00Z"/>
                <w:rFonts w:eastAsia="Times New Roman"/>
                <w:lang w:val="en-GB" w:eastAsia="en-GB"/>
              </w:rPr>
            </w:pPr>
            <w:ins w:id="5199"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"RefIdType"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RefIdType</w:t>
              </w:r>
              <w:r w:rsidRPr="00065751">
                <w:rPr>
                  <w:rFonts w:eastAsia="Times New Roman"/>
                  <w:lang w:val="en-GB" w:eastAsia="en-GB"/>
                </w:rPr>
                <w:fldChar w:fldCharType="end"/>
              </w:r>
            </w:ins>
          </w:p>
        </w:tc>
      </w:tr>
      <w:tr w:rsidR="00065751" w:rsidRPr="00065751" w14:paraId="12714500" w14:textId="77777777" w:rsidTr="00065751">
        <w:trPr>
          <w:ins w:id="5200"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62D13B6E" w14:textId="77777777" w:rsidR="00065751" w:rsidRPr="00065751" w:rsidRDefault="00065751" w:rsidP="00065751">
            <w:pPr>
              <w:jc w:val="center"/>
              <w:rPr>
                <w:ins w:id="5201" w:author="Linda Marshall" w:date="2017-10-31T15:32:00Z"/>
                <w:rFonts w:eastAsia="Times New Roman"/>
                <w:b/>
                <w:bCs/>
                <w:color w:val="005696"/>
                <w:sz w:val="21"/>
                <w:szCs w:val="21"/>
                <w:lang w:val="en-GB" w:eastAsia="en-GB"/>
              </w:rPr>
            </w:pPr>
            <w:ins w:id="5202"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FE1C942" w14:textId="77777777" w:rsidR="00065751" w:rsidRPr="00065751" w:rsidRDefault="00065751" w:rsidP="00065751">
            <w:pPr>
              <w:rPr>
                <w:ins w:id="5203" w:author="Linda Marshall" w:date="2017-10-31T15:32:00Z"/>
                <w:rFonts w:eastAsia="Times New Roman"/>
                <w:sz w:val="20"/>
                <w:szCs w:val="20"/>
                <w:lang w:val="en-GB" w:eastAsia="en-GB"/>
              </w:rPr>
            </w:pPr>
            <w:bookmarkStart w:id="5204" w:name="StudentGrade__StudentPersonalRefId"/>
            <w:ins w:id="5205" w:author="Linda Marshall" w:date="2017-10-31T15:32:00Z">
              <w:r w:rsidRPr="00065751">
                <w:rPr>
                  <w:rFonts w:eastAsia="Times New Roman"/>
                  <w:sz w:val="20"/>
                  <w:szCs w:val="20"/>
                  <w:lang w:val="en-GB" w:eastAsia="en-GB"/>
                </w:rPr>
                <w:t>StudentPersonalRefId</w:t>
              </w:r>
              <w:bookmarkEnd w:id="5204"/>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3F2AF7B" w14:textId="77777777" w:rsidR="00065751" w:rsidRPr="00065751" w:rsidRDefault="00065751" w:rsidP="00065751">
            <w:pPr>
              <w:jc w:val="center"/>
              <w:rPr>
                <w:ins w:id="5206" w:author="Linda Marshall" w:date="2017-10-31T15:32:00Z"/>
                <w:rFonts w:eastAsia="Times New Roman"/>
                <w:lang w:val="en-GB" w:eastAsia="en-GB"/>
              </w:rPr>
            </w:pPr>
            <w:ins w:id="5207" w:author="Linda Marshall" w:date="2017-10-31T15:32:00Z">
              <w:r w:rsidRPr="00065751">
                <w:rPr>
                  <w:rFonts w:eastAsia="Times New Roman"/>
                  <w:lang w:val="en-GB" w:eastAsia="en-GB"/>
                </w:rP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042FEF6" w14:textId="77777777" w:rsidR="00065751" w:rsidRPr="00065751" w:rsidRDefault="00065751" w:rsidP="00065751">
            <w:pPr>
              <w:spacing w:before="100" w:beforeAutospacing="1" w:after="100" w:afterAutospacing="1"/>
              <w:rPr>
                <w:ins w:id="5208" w:author="Linda Marshall" w:date="2017-10-31T15:32:00Z"/>
                <w:rFonts w:eastAsia="Times New Roman"/>
                <w:lang w:val="en-GB" w:eastAsia="en-GB"/>
              </w:rPr>
            </w:pPr>
            <w:ins w:id="5209" w:author="Linda Marshall" w:date="2017-10-31T15:32:00Z">
              <w:r w:rsidRPr="00065751">
                <w:rPr>
                  <w:rFonts w:eastAsia="Times New Roman"/>
                  <w:lang w:val="en-GB" w:eastAsia="en-GB"/>
                </w:rPr>
                <w:t xml:space="preserve">The Id (GUID) that uniquely identifies the </w:t>
              </w:r>
              <w:r w:rsidRPr="00065751">
                <w:rPr>
                  <w:rFonts w:ascii="Courier New" w:eastAsia="Times New Roman" w:hAnsi="Courier New" w:cs="Courier New"/>
                  <w:sz w:val="20"/>
                  <w:szCs w:val="20"/>
                  <w:lang w:val="en-GB" w:eastAsia="en-GB"/>
                </w:rPr>
                <w:t>StudentPersonal</w:t>
              </w:r>
              <w:r w:rsidRPr="00065751">
                <w:rPr>
                  <w:rFonts w:eastAsia="Times New Roman"/>
                  <w:lang w:val="en-GB" w:eastAsia="en-GB"/>
                </w:rPr>
                <w:t xml:space="preserve"> object that this item refers to. </w:t>
              </w:r>
            </w:ins>
          </w:p>
          <w:p w14:paraId="553C182E" w14:textId="77777777" w:rsidR="00065751" w:rsidRPr="00065751" w:rsidRDefault="00065751" w:rsidP="00065751">
            <w:pPr>
              <w:rPr>
                <w:ins w:id="5210" w:author="Linda Marshall" w:date="2017-10-31T15:32:00Z"/>
                <w:rFonts w:eastAsia="Times New Roman"/>
                <w:lang w:val="en-GB" w:eastAsia="en-GB"/>
              </w:rPr>
            </w:pPr>
            <w:ins w:id="5211"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D787D71" w14:textId="77777777" w:rsidR="00065751" w:rsidRPr="00065751" w:rsidRDefault="00065751" w:rsidP="00065751">
            <w:pPr>
              <w:rPr>
                <w:ins w:id="5212" w:author="Linda Marshall" w:date="2017-10-31T15:32:00Z"/>
                <w:rFonts w:eastAsia="Times New Roman"/>
                <w:lang w:val="en-GB" w:eastAsia="en-GB"/>
              </w:rPr>
            </w:pPr>
            <w:ins w:id="5213"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"IdRefType"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IdRefType</w:t>
              </w:r>
              <w:r w:rsidRPr="00065751">
                <w:rPr>
                  <w:rFonts w:eastAsia="Times New Roman"/>
                  <w:lang w:val="en-GB" w:eastAsia="en-GB"/>
                </w:rPr>
                <w:fldChar w:fldCharType="end"/>
              </w:r>
            </w:ins>
          </w:p>
        </w:tc>
      </w:tr>
      <w:tr w:rsidR="00065751" w:rsidRPr="00065751" w14:paraId="7C6560CE" w14:textId="77777777" w:rsidTr="00065751">
        <w:trPr>
          <w:ins w:id="5214"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1E70C8AD" w14:textId="77777777" w:rsidR="00065751" w:rsidRPr="00065751" w:rsidRDefault="00065751" w:rsidP="00065751">
            <w:pPr>
              <w:jc w:val="center"/>
              <w:rPr>
                <w:ins w:id="5215" w:author="Linda Marshall" w:date="2017-10-31T15:32:00Z"/>
                <w:rFonts w:eastAsia="Times New Roman"/>
                <w:b/>
                <w:bCs/>
                <w:color w:val="005696"/>
                <w:sz w:val="21"/>
                <w:szCs w:val="21"/>
                <w:lang w:val="en-GB" w:eastAsia="en-GB"/>
              </w:rPr>
            </w:pPr>
            <w:ins w:id="5216"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7CF46BF" w14:textId="77777777" w:rsidR="00065751" w:rsidRPr="00065751" w:rsidRDefault="00065751" w:rsidP="00065751">
            <w:pPr>
              <w:rPr>
                <w:ins w:id="5217" w:author="Linda Marshall" w:date="2017-10-31T15:32:00Z"/>
                <w:rFonts w:eastAsia="Times New Roman"/>
                <w:sz w:val="20"/>
                <w:szCs w:val="20"/>
                <w:lang w:val="en-GB" w:eastAsia="en-GB"/>
              </w:rPr>
            </w:pPr>
            <w:bookmarkStart w:id="5218" w:name="StudentGrade__HomeGroup"/>
            <w:ins w:id="5219" w:author="Linda Marshall" w:date="2017-10-31T15:32:00Z">
              <w:r w:rsidRPr="00065751">
                <w:rPr>
                  <w:rFonts w:eastAsia="Times New Roman"/>
                  <w:sz w:val="20"/>
                  <w:szCs w:val="20"/>
                  <w:lang w:val="en-GB" w:eastAsia="en-GB"/>
                </w:rPr>
                <w:t>HomeGroup</w:t>
              </w:r>
              <w:bookmarkEnd w:id="5218"/>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5DA0C8B" w14:textId="77777777" w:rsidR="00065751" w:rsidRPr="00065751" w:rsidRDefault="00065751" w:rsidP="00065751">
            <w:pPr>
              <w:jc w:val="center"/>
              <w:rPr>
                <w:ins w:id="5220" w:author="Linda Marshall" w:date="2017-10-31T15:32:00Z"/>
                <w:rFonts w:eastAsia="Times New Roman"/>
                <w:lang w:val="en-GB" w:eastAsia="en-GB"/>
              </w:rPr>
            </w:pPr>
            <w:ins w:id="5221"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91FED56" w14:textId="77777777" w:rsidR="00065751" w:rsidRPr="00065751" w:rsidRDefault="00065751" w:rsidP="00065751">
            <w:pPr>
              <w:spacing w:before="100" w:beforeAutospacing="1" w:after="100" w:afterAutospacing="1"/>
              <w:rPr>
                <w:ins w:id="5222" w:author="Linda Marshall" w:date="2017-10-31T15:32:00Z"/>
                <w:rFonts w:eastAsia="Times New Roman"/>
                <w:lang w:val="en-GB" w:eastAsia="en-GB"/>
              </w:rPr>
            </w:pPr>
            <w:ins w:id="5223" w:author="Linda Marshall" w:date="2017-10-31T15:32:00Z">
              <w:r w:rsidRPr="00065751">
                <w:rPr>
                  <w:rFonts w:eastAsia="Times New Roman"/>
                  <w:lang w:val="en-GB" w:eastAsia="en-GB"/>
                </w:rPr>
                <w:t xml:space="preserve">Home group that the student belongs to. </w:t>
              </w:r>
            </w:ins>
          </w:p>
          <w:p w14:paraId="08E0E8F8" w14:textId="77777777" w:rsidR="00065751" w:rsidRPr="00065751" w:rsidRDefault="00065751" w:rsidP="00065751">
            <w:pPr>
              <w:rPr>
                <w:ins w:id="5224" w:author="Linda Marshall" w:date="2017-10-31T15:32:00Z"/>
                <w:rFonts w:eastAsia="Times New Roman"/>
                <w:lang w:val="en-GB" w:eastAsia="en-GB"/>
              </w:rPr>
            </w:pPr>
            <w:ins w:id="5225"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75614B6" w14:textId="77777777" w:rsidR="00065751" w:rsidRPr="00065751" w:rsidRDefault="00065751" w:rsidP="00065751">
            <w:pPr>
              <w:rPr>
                <w:ins w:id="5226" w:author="Linda Marshall" w:date="2017-10-31T15:32:00Z"/>
                <w:rFonts w:eastAsia="Times New Roman"/>
                <w:lang w:val="en-GB" w:eastAsia="en-GB"/>
              </w:rPr>
            </w:pPr>
            <w:ins w:id="5227"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"normalizedString"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xs:normalizedString</w:t>
              </w:r>
              <w:proofErr w:type="gramEnd"/>
              <w:r w:rsidRPr="00065751">
                <w:rPr>
                  <w:rFonts w:eastAsia="Times New Roman"/>
                  <w:lang w:val="en-GB" w:eastAsia="en-GB"/>
                </w:rPr>
                <w:fldChar w:fldCharType="end"/>
              </w:r>
            </w:ins>
          </w:p>
        </w:tc>
      </w:tr>
      <w:tr w:rsidR="00065751" w:rsidRPr="00065751" w14:paraId="3F079CBC" w14:textId="77777777" w:rsidTr="00065751">
        <w:trPr>
          <w:ins w:id="5228"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583FC51B" w14:textId="77777777" w:rsidR="00065751" w:rsidRPr="00065751" w:rsidRDefault="00065751" w:rsidP="00065751">
            <w:pPr>
              <w:jc w:val="center"/>
              <w:rPr>
                <w:ins w:id="5229" w:author="Linda Marshall" w:date="2017-10-31T15:32:00Z"/>
                <w:rFonts w:eastAsia="Times New Roman"/>
                <w:b/>
                <w:bCs/>
                <w:color w:val="005696"/>
                <w:sz w:val="21"/>
                <w:szCs w:val="21"/>
                <w:lang w:val="en-GB" w:eastAsia="en-GB"/>
              </w:rPr>
            </w:pPr>
            <w:ins w:id="5230"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17989D5" w14:textId="77777777" w:rsidR="00065751" w:rsidRPr="00065751" w:rsidRDefault="00065751" w:rsidP="00065751">
            <w:pPr>
              <w:rPr>
                <w:ins w:id="5231" w:author="Linda Marshall" w:date="2017-10-31T15:32:00Z"/>
                <w:rFonts w:eastAsia="Times New Roman"/>
                <w:sz w:val="20"/>
                <w:szCs w:val="20"/>
                <w:lang w:val="en-GB" w:eastAsia="en-GB"/>
              </w:rPr>
            </w:pPr>
            <w:bookmarkStart w:id="5232" w:name="StudentGrade__YearLevel"/>
            <w:ins w:id="5233" w:author="Linda Marshall" w:date="2017-10-31T15:32:00Z">
              <w:r w:rsidRPr="00065751">
                <w:rPr>
                  <w:rFonts w:eastAsia="Times New Roman"/>
                  <w:sz w:val="20"/>
                  <w:szCs w:val="20"/>
                  <w:lang w:val="en-GB" w:eastAsia="en-GB"/>
                </w:rPr>
                <w:t>YearLevel</w:t>
              </w:r>
              <w:bookmarkEnd w:id="5232"/>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EA96EDE" w14:textId="77777777" w:rsidR="00065751" w:rsidRPr="00065751" w:rsidRDefault="00065751" w:rsidP="00065751">
            <w:pPr>
              <w:jc w:val="center"/>
              <w:rPr>
                <w:ins w:id="5234" w:author="Linda Marshall" w:date="2017-10-31T15:32:00Z"/>
                <w:rFonts w:eastAsia="Times New Roman"/>
                <w:lang w:val="en-GB" w:eastAsia="en-GB"/>
              </w:rPr>
            </w:pPr>
            <w:ins w:id="5235"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50F2738" w14:textId="77777777" w:rsidR="00065751" w:rsidRPr="00065751" w:rsidRDefault="00065751" w:rsidP="00065751">
            <w:pPr>
              <w:spacing w:before="100" w:beforeAutospacing="1" w:after="100" w:afterAutospacing="1"/>
              <w:rPr>
                <w:ins w:id="5236" w:author="Linda Marshall" w:date="2017-10-31T15:32:00Z"/>
                <w:rFonts w:eastAsia="Times New Roman"/>
                <w:lang w:val="en-GB" w:eastAsia="en-GB"/>
              </w:rPr>
            </w:pPr>
            <w:ins w:id="5237" w:author="Linda Marshall" w:date="2017-10-31T15:32:00Z">
              <w:r w:rsidRPr="00065751">
                <w:rPr>
                  <w:rFonts w:eastAsia="Times New Roman"/>
                  <w:lang w:val="en-GB" w:eastAsia="en-GB"/>
                </w:rPr>
                <w:t xml:space="preserve">Year level of student. </w:t>
              </w:r>
            </w:ins>
          </w:p>
          <w:p w14:paraId="416070C0" w14:textId="77777777" w:rsidR="00065751" w:rsidRPr="00065751" w:rsidRDefault="00065751" w:rsidP="00065751">
            <w:pPr>
              <w:rPr>
                <w:ins w:id="5238" w:author="Linda Marshall" w:date="2017-10-31T15:32:00Z"/>
                <w:rFonts w:eastAsia="Times New Roman"/>
                <w:lang w:val="en-GB" w:eastAsia="en-GB"/>
              </w:rPr>
            </w:pPr>
            <w:ins w:id="5239"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BD254B0" w14:textId="77777777" w:rsidR="00065751" w:rsidRPr="00065751" w:rsidRDefault="00065751" w:rsidP="00065751">
            <w:pPr>
              <w:rPr>
                <w:ins w:id="5240" w:author="Linda Marshall" w:date="2017-10-31T15:32:00Z"/>
                <w:rFonts w:eastAsia="Times New Roman"/>
                <w:lang w:val="en-GB" w:eastAsia="en-GB"/>
              </w:rPr>
            </w:pPr>
            <w:ins w:id="5241"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"YearLevelType"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YearLevelType</w:t>
              </w:r>
              <w:r w:rsidRPr="00065751">
                <w:rPr>
                  <w:rFonts w:eastAsia="Times New Roman"/>
                  <w:lang w:val="en-GB" w:eastAsia="en-GB"/>
                </w:rPr>
                <w:fldChar w:fldCharType="end"/>
              </w:r>
            </w:ins>
          </w:p>
        </w:tc>
      </w:tr>
      <w:tr w:rsidR="00065751" w:rsidRPr="00065751" w14:paraId="5DA244A4" w14:textId="77777777" w:rsidTr="00065751">
        <w:trPr>
          <w:ins w:id="5242"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2214A600" w14:textId="77777777" w:rsidR="00065751" w:rsidRPr="00065751" w:rsidRDefault="00065751" w:rsidP="00065751">
            <w:pPr>
              <w:jc w:val="center"/>
              <w:rPr>
                <w:ins w:id="5243" w:author="Linda Marshall" w:date="2017-10-31T15:32:00Z"/>
                <w:rFonts w:eastAsia="Times New Roman"/>
                <w:b/>
                <w:bCs/>
                <w:color w:val="005696"/>
                <w:sz w:val="21"/>
                <w:szCs w:val="21"/>
                <w:lang w:val="en-GB" w:eastAsia="en-GB"/>
              </w:rPr>
            </w:pPr>
            <w:ins w:id="5244"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D310F57" w14:textId="77777777" w:rsidR="00065751" w:rsidRPr="00065751" w:rsidRDefault="00065751" w:rsidP="00065751">
            <w:pPr>
              <w:rPr>
                <w:ins w:id="5245" w:author="Linda Marshall" w:date="2017-10-31T15:32:00Z"/>
                <w:rFonts w:eastAsia="Times New Roman"/>
                <w:sz w:val="20"/>
                <w:szCs w:val="20"/>
                <w:lang w:val="en-GB" w:eastAsia="en-GB"/>
              </w:rPr>
            </w:pPr>
            <w:bookmarkStart w:id="5246" w:name="StudentGrade__TeachingGroupShortName"/>
            <w:ins w:id="5247" w:author="Linda Marshall" w:date="2017-10-31T15:32:00Z">
              <w:r w:rsidRPr="00065751">
                <w:rPr>
                  <w:rFonts w:eastAsia="Times New Roman"/>
                  <w:sz w:val="20"/>
                  <w:szCs w:val="20"/>
                  <w:lang w:val="en-GB" w:eastAsia="en-GB"/>
                </w:rPr>
                <w:t>TeachingGroupShortName</w:t>
              </w:r>
              <w:bookmarkEnd w:id="5246"/>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E263F11" w14:textId="77777777" w:rsidR="00065751" w:rsidRPr="00065751" w:rsidRDefault="00065751" w:rsidP="00065751">
            <w:pPr>
              <w:jc w:val="center"/>
              <w:rPr>
                <w:ins w:id="5248" w:author="Linda Marshall" w:date="2017-10-31T15:32:00Z"/>
                <w:rFonts w:eastAsia="Times New Roman"/>
                <w:lang w:val="en-GB" w:eastAsia="en-GB"/>
              </w:rPr>
            </w:pPr>
            <w:ins w:id="5249"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C4E4D70" w14:textId="77777777" w:rsidR="00065751" w:rsidRPr="00065751" w:rsidRDefault="00065751" w:rsidP="00065751">
            <w:pPr>
              <w:spacing w:before="100" w:beforeAutospacing="1" w:after="100" w:afterAutospacing="1"/>
              <w:rPr>
                <w:ins w:id="5250" w:author="Linda Marshall" w:date="2017-10-31T15:32:00Z"/>
                <w:rFonts w:eastAsia="Times New Roman"/>
                <w:lang w:val="en-GB" w:eastAsia="en-GB"/>
              </w:rPr>
            </w:pPr>
            <w:ins w:id="5251" w:author="Linda Marshall" w:date="2017-10-31T15:32:00Z">
              <w:r w:rsidRPr="00065751">
                <w:rPr>
                  <w:rFonts w:eastAsia="Times New Roman"/>
                  <w:lang w:val="en-GB" w:eastAsia="en-GB"/>
                </w:rPr>
                <w:t xml:space="preserve">Short free format label that describes the teaching group. </w:t>
              </w:r>
            </w:ins>
          </w:p>
          <w:p w14:paraId="32FD887F" w14:textId="77777777" w:rsidR="00065751" w:rsidRPr="00065751" w:rsidRDefault="00065751" w:rsidP="00065751">
            <w:pPr>
              <w:rPr>
                <w:ins w:id="5252" w:author="Linda Marshall" w:date="2017-10-31T15:32:00Z"/>
                <w:rFonts w:eastAsia="Times New Roman"/>
                <w:lang w:val="en-GB" w:eastAsia="en-GB"/>
              </w:rPr>
            </w:pPr>
            <w:ins w:id="5253"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36A3C90" w14:textId="77777777" w:rsidR="00065751" w:rsidRPr="00065751" w:rsidRDefault="00065751" w:rsidP="00065751">
            <w:pPr>
              <w:rPr>
                <w:ins w:id="5254" w:author="Linda Marshall" w:date="2017-10-31T15:32:00Z"/>
                <w:rFonts w:eastAsia="Times New Roman"/>
                <w:lang w:val="en-GB" w:eastAsia="en-GB"/>
              </w:rPr>
            </w:pPr>
            <w:ins w:id="5255"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"normalizedString"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xs:normalizedString</w:t>
              </w:r>
              <w:proofErr w:type="gramEnd"/>
              <w:r w:rsidRPr="00065751">
                <w:rPr>
                  <w:rFonts w:eastAsia="Times New Roman"/>
                  <w:lang w:val="en-GB" w:eastAsia="en-GB"/>
                </w:rPr>
                <w:fldChar w:fldCharType="end"/>
              </w:r>
            </w:ins>
          </w:p>
        </w:tc>
      </w:tr>
      <w:tr w:rsidR="00065751" w:rsidRPr="00065751" w14:paraId="658CD699" w14:textId="77777777" w:rsidTr="00065751">
        <w:trPr>
          <w:ins w:id="5256"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353029BC" w14:textId="77777777" w:rsidR="00065751" w:rsidRPr="00065751" w:rsidRDefault="00065751" w:rsidP="00065751">
            <w:pPr>
              <w:jc w:val="center"/>
              <w:rPr>
                <w:ins w:id="5257" w:author="Linda Marshall" w:date="2017-10-31T15:32:00Z"/>
                <w:rFonts w:eastAsia="Times New Roman"/>
                <w:b/>
                <w:bCs/>
                <w:color w:val="005696"/>
                <w:sz w:val="21"/>
                <w:szCs w:val="21"/>
                <w:lang w:val="en-GB" w:eastAsia="en-GB"/>
              </w:rPr>
            </w:pPr>
            <w:ins w:id="5258"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3BDE931" w14:textId="77777777" w:rsidR="00065751" w:rsidRPr="00065751" w:rsidRDefault="00065751" w:rsidP="00065751">
            <w:pPr>
              <w:rPr>
                <w:ins w:id="5259" w:author="Linda Marshall" w:date="2017-10-31T15:32:00Z"/>
                <w:rFonts w:eastAsia="Times New Roman"/>
                <w:sz w:val="20"/>
                <w:szCs w:val="20"/>
                <w:lang w:val="en-GB" w:eastAsia="en-GB"/>
              </w:rPr>
            </w:pPr>
            <w:bookmarkStart w:id="5260" w:name="StudentGrade__TeachingGroupRefId"/>
            <w:ins w:id="5261" w:author="Linda Marshall" w:date="2017-10-31T15:32:00Z">
              <w:r w:rsidRPr="00065751">
                <w:rPr>
                  <w:rFonts w:eastAsia="Times New Roman"/>
                  <w:sz w:val="20"/>
                  <w:szCs w:val="20"/>
                  <w:lang w:val="en-GB" w:eastAsia="en-GB"/>
                </w:rPr>
                <w:t>TeachingGroupRefId</w:t>
              </w:r>
              <w:bookmarkEnd w:id="5260"/>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7A7B2BF" w14:textId="77777777" w:rsidR="00065751" w:rsidRPr="00065751" w:rsidRDefault="00065751" w:rsidP="00065751">
            <w:pPr>
              <w:jc w:val="center"/>
              <w:rPr>
                <w:ins w:id="5262" w:author="Linda Marshall" w:date="2017-10-31T15:32:00Z"/>
                <w:rFonts w:eastAsia="Times New Roman"/>
                <w:lang w:val="en-GB" w:eastAsia="en-GB"/>
              </w:rPr>
            </w:pPr>
            <w:ins w:id="5263"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7814132" w14:textId="77777777" w:rsidR="00065751" w:rsidRPr="00065751" w:rsidRDefault="00065751" w:rsidP="00065751">
            <w:pPr>
              <w:spacing w:before="100" w:beforeAutospacing="1" w:after="100" w:afterAutospacing="1"/>
              <w:rPr>
                <w:ins w:id="5264" w:author="Linda Marshall" w:date="2017-10-31T15:32:00Z"/>
                <w:rFonts w:eastAsia="Times New Roman"/>
                <w:lang w:val="en-GB" w:eastAsia="en-GB"/>
              </w:rPr>
            </w:pPr>
            <w:ins w:id="5265" w:author="Linda Marshall" w:date="2017-10-31T15:32:00Z">
              <w:r w:rsidRPr="00065751">
                <w:rPr>
                  <w:rFonts w:eastAsia="Times New Roman"/>
                  <w:lang w:val="en-GB" w:eastAsia="en-GB"/>
                </w:rPr>
                <w:t xml:space="preserve">The Id (GUID) that uniquely identifies the Teaching Group in which this Grade was assigned. </w:t>
              </w:r>
            </w:ins>
          </w:p>
          <w:p w14:paraId="34AF0616" w14:textId="77777777" w:rsidR="00065751" w:rsidRPr="00065751" w:rsidRDefault="00065751" w:rsidP="00065751">
            <w:pPr>
              <w:rPr>
                <w:ins w:id="5266" w:author="Linda Marshall" w:date="2017-10-31T15:32:00Z"/>
                <w:rFonts w:eastAsia="Times New Roman"/>
                <w:lang w:val="en-GB" w:eastAsia="en-GB"/>
              </w:rPr>
            </w:pPr>
            <w:ins w:id="5267"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9895BA0" w14:textId="77777777" w:rsidR="00065751" w:rsidRPr="00065751" w:rsidRDefault="00065751" w:rsidP="00065751">
            <w:pPr>
              <w:rPr>
                <w:ins w:id="5268" w:author="Linda Marshall" w:date="2017-10-31T15:32:00Z"/>
                <w:rFonts w:eastAsia="Times New Roman"/>
                <w:lang w:val="en-GB" w:eastAsia="en-GB"/>
              </w:rPr>
            </w:pPr>
            <w:ins w:id="5269"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"IdRefType"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IdRefType</w:t>
              </w:r>
              <w:r w:rsidRPr="00065751">
                <w:rPr>
                  <w:rFonts w:eastAsia="Times New Roman"/>
                  <w:lang w:val="en-GB" w:eastAsia="en-GB"/>
                </w:rPr>
                <w:fldChar w:fldCharType="end"/>
              </w:r>
            </w:ins>
          </w:p>
        </w:tc>
      </w:tr>
      <w:tr w:rsidR="00065751" w:rsidRPr="00065751" w14:paraId="51F1703A" w14:textId="77777777" w:rsidTr="00065751">
        <w:trPr>
          <w:ins w:id="5270"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6711A4BD" w14:textId="77777777" w:rsidR="00065751" w:rsidRPr="00065751" w:rsidRDefault="00065751" w:rsidP="00065751">
            <w:pPr>
              <w:jc w:val="center"/>
              <w:rPr>
                <w:ins w:id="5271" w:author="Linda Marshall" w:date="2017-10-31T15:32:00Z"/>
                <w:rFonts w:eastAsia="Times New Roman"/>
                <w:b/>
                <w:bCs/>
                <w:color w:val="005696"/>
                <w:sz w:val="21"/>
                <w:szCs w:val="21"/>
                <w:lang w:val="en-GB" w:eastAsia="en-GB"/>
              </w:rPr>
            </w:pPr>
            <w:ins w:id="5272"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AE9DBDA" w14:textId="77777777" w:rsidR="00065751" w:rsidRPr="00065751" w:rsidRDefault="00065751" w:rsidP="00065751">
            <w:pPr>
              <w:rPr>
                <w:ins w:id="5273" w:author="Linda Marshall" w:date="2017-10-31T15:32:00Z"/>
                <w:rFonts w:eastAsia="Times New Roman"/>
                <w:sz w:val="20"/>
                <w:szCs w:val="20"/>
                <w:lang w:val="en-GB" w:eastAsia="en-GB"/>
              </w:rPr>
            </w:pPr>
            <w:bookmarkStart w:id="5274" w:name="StudentGrade__StaffPersonalRefId"/>
            <w:ins w:id="5275" w:author="Linda Marshall" w:date="2017-10-31T15:32:00Z">
              <w:r w:rsidRPr="00065751">
                <w:rPr>
                  <w:rFonts w:eastAsia="Times New Roman"/>
                  <w:sz w:val="20"/>
                  <w:szCs w:val="20"/>
                  <w:lang w:val="en-GB" w:eastAsia="en-GB"/>
                </w:rPr>
                <w:t>StaffPersonalRefId</w:t>
              </w:r>
              <w:bookmarkEnd w:id="5274"/>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8A3F0F7" w14:textId="77777777" w:rsidR="00065751" w:rsidRPr="00065751" w:rsidRDefault="00065751" w:rsidP="00065751">
            <w:pPr>
              <w:jc w:val="center"/>
              <w:rPr>
                <w:ins w:id="5276" w:author="Linda Marshall" w:date="2017-10-31T15:32:00Z"/>
                <w:rFonts w:eastAsia="Times New Roman"/>
                <w:lang w:val="en-GB" w:eastAsia="en-GB"/>
              </w:rPr>
            </w:pPr>
            <w:ins w:id="5277"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4602B77" w14:textId="77777777" w:rsidR="00065751" w:rsidRPr="00065751" w:rsidRDefault="00065751" w:rsidP="00065751">
            <w:pPr>
              <w:spacing w:before="100" w:beforeAutospacing="1" w:after="100" w:afterAutospacing="1"/>
              <w:rPr>
                <w:ins w:id="5278" w:author="Linda Marshall" w:date="2017-10-31T15:32:00Z"/>
                <w:rFonts w:eastAsia="Times New Roman"/>
                <w:lang w:val="en-GB" w:eastAsia="en-GB"/>
              </w:rPr>
            </w:pPr>
            <w:ins w:id="5279" w:author="Linda Marshall" w:date="2017-10-31T15:32:00Z">
              <w:r w:rsidRPr="00065751">
                <w:rPr>
                  <w:rFonts w:eastAsia="Times New Roman"/>
                  <w:lang w:val="en-GB" w:eastAsia="en-GB"/>
                </w:rPr>
                <w:t>T</w:t>
              </w:r>
              <w:del w:id="5280" w:author="Nick Nicholas" w:date="2017-10-31T16:42:00Z">
                <w:r w:rsidRPr="00065751" w:rsidDel="00C128A6">
                  <w:rPr>
                    <w:rFonts w:eastAsia="Times New Roman"/>
                    <w:lang w:val="en-GB" w:eastAsia="en-GB"/>
                  </w:rPr>
                  <w:delText>T</w:delText>
                </w:r>
              </w:del>
              <w:r w:rsidRPr="00065751">
                <w:rPr>
                  <w:rFonts w:eastAsia="Times New Roman"/>
                  <w:lang w:val="en-GB" w:eastAsia="en-GB"/>
                </w:rPr>
                <w:t xml:space="preserve">he </w:t>
              </w:r>
              <w:proofErr w:type="gramStart"/>
              <w:r w:rsidRPr="00065751">
                <w:rPr>
                  <w:rFonts w:eastAsia="Times New Roman"/>
                  <w:lang w:val="en-GB" w:eastAsia="en-GB"/>
                </w:rPr>
                <w:t>staff</w:t>
              </w:r>
              <w:proofErr w:type="gramEnd"/>
              <w:r w:rsidRPr="00065751">
                <w:rPr>
                  <w:rFonts w:eastAsia="Times New Roman"/>
                  <w:lang w:val="en-GB" w:eastAsia="en-GB"/>
                </w:rPr>
                <w:t xml:space="preserve"> member who graded the student, and was responsible for any associated teacher judgement.</w:t>
              </w:r>
            </w:ins>
          </w:p>
          <w:p w14:paraId="2870581D" w14:textId="77777777" w:rsidR="00065751" w:rsidRPr="00065751" w:rsidRDefault="00065751" w:rsidP="00065751">
            <w:pPr>
              <w:rPr>
                <w:ins w:id="5281" w:author="Linda Marshall" w:date="2017-10-31T15:32:00Z"/>
                <w:rFonts w:eastAsia="Times New Roman"/>
                <w:lang w:val="en-GB" w:eastAsia="en-GB"/>
              </w:rPr>
            </w:pPr>
            <w:ins w:id="5282"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8F108F4" w14:textId="77777777" w:rsidR="00065751" w:rsidRPr="00065751" w:rsidRDefault="00065751" w:rsidP="00065751">
            <w:pPr>
              <w:rPr>
                <w:ins w:id="5283" w:author="Linda Marshall" w:date="2017-10-31T15:32:00Z"/>
                <w:rFonts w:eastAsia="Times New Roman"/>
                <w:lang w:val="en-GB" w:eastAsia="en-GB"/>
              </w:rPr>
            </w:pPr>
            <w:ins w:id="5284"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"IdRefType"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IdRefType</w:t>
              </w:r>
              <w:r w:rsidRPr="00065751">
                <w:rPr>
                  <w:rFonts w:eastAsia="Times New Roman"/>
                  <w:lang w:val="en-GB" w:eastAsia="en-GB"/>
                </w:rPr>
                <w:fldChar w:fldCharType="end"/>
              </w:r>
            </w:ins>
          </w:p>
        </w:tc>
      </w:tr>
      <w:tr w:rsidR="00065751" w:rsidRPr="00065751" w14:paraId="6301F0D6" w14:textId="77777777" w:rsidTr="00065751">
        <w:trPr>
          <w:ins w:id="5285"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366B3704" w14:textId="77777777" w:rsidR="00065751" w:rsidRPr="00065751" w:rsidRDefault="00065751" w:rsidP="00065751">
            <w:pPr>
              <w:jc w:val="center"/>
              <w:rPr>
                <w:ins w:id="5286" w:author="Linda Marshall" w:date="2017-10-31T15:32:00Z"/>
                <w:rFonts w:eastAsia="Times New Roman"/>
                <w:b/>
                <w:bCs/>
                <w:color w:val="005696"/>
                <w:sz w:val="21"/>
                <w:szCs w:val="21"/>
                <w:lang w:val="en-GB" w:eastAsia="en-GB"/>
              </w:rPr>
            </w:pPr>
            <w:ins w:id="5287"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A2A550B" w14:textId="77777777" w:rsidR="00065751" w:rsidRPr="00065751" w:rsidRDefault="00065751" w:rsidP="00065751">
            <w:pPr>
              <w:rPr>
                <w:ins w:id="5288" w:author="Linda Marshall" w:date="2017-10-31T15:32:00Z"/>
                <w:rFonts w:eastAsia="Times New Roman"/>
                <w:sz w:val="20"/>
                <w:szCs w:val="20"/>
                <w:lang w:val="en-GB" w:eastAsia="en-GB"/>
              </w:rPr>
            </w:pPr>
            <w:bookmarkStart w:id="5289" w:name="StudentGrade__SchoolInfoRefId"/>
            <w:ins w:id="5290" w:author="Linda Marshall" w:date="2017-10-31T15:32:00Z">
              <w:r w:rsidRPr="00065751">
                <w:rPr>
                  <w:rFonts w:eastAsia="Times New Roman"/>
                  <w:sz w:val="20"/>
                  <w:szCs w:val="20"/>
                  <w:lang w:val="en-GB" w:eastAsia="en-GB"/>
                </w:rPr>
                <w:t>SchoolInfoRefId</w:t>
              </w:r>
              <w:bookmarkEnd w:id="5289"/>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50D5080" w14:textId="77777777" w:rsidR="00065751" w:rsidRPr="00065751" w:rsidRDefault="00065751" w:rsidP="00065751">
            <w:pPr>
              <w:jc w:val="center"/>
              <w:rPr>
                <w:ins w:id="5291" w:author="Linda Marshall" w:date="2017-10-31T15:32:00Z"/>
                <w:rFonts w:eastAsia="Times New Roman"/>
                <w:lang w:val="en-GB" w:eastAsia="en-GB"/>
              </w:rPr>
            </w:pPr>
            <w:ins w:id="5292" w:author="Linda Marshall" w:date="2017-10-31T15:32:00Z">
              <w:r w:rsidRPr="00065751">
                <w:rPr>
                  <w:rFonts w:eastAsia="Times New Roman"/>
                  <w:lang w:val="en-GB" w:eastAsia="en-GB"/>
                </w:rP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AD61F9B" w14:textId="77777777" w:rsidR="00065751" w:rsidRPr="00065751" w:rsidRDefault="00065751" w:rsidP="00065751">
            <w:pPr>
              <w:spacing w:before="100" w:beforeAutospacing="1" w:after="100" w:afterAutospacing="1"/>
              <w:rPr>
                <w:ins w:id="5293" w:author="Linda Marshall" w:date="2017-10-31T15:32:00Z"/>
                <w:rFonts w:eastAsia="Times New Roman"/>
                <w:lang w:val="en-GB" w:eastAsia="en-GB"/>
              </w:rPr>
            </w:pPr>
            <w:ins w:id="5294" w:author="Linda Marshall" w:date="2017-10-31T15:32:00Z">
              <w:r w:rsidRPr="00065751">
                <w:rPr>
                  <w:rFonts w:eastAsia="Times New Roman"/>
                  <w:lang w:val="en-GB" w:eastAsia="en-GB"/>
                </w:rPr>
                <w:t>The Id (GUID) that uniquely identifies the school that these values apply to.</w:t>
              </w:r>
            </w:ins>
          </w:p>
          <w:p w14:paraId="038766BD" w14:textId="77777777" w:rsidR="00065751" w:rsidRPr="00065751" w:rsidRDefault="00065751" w:rsidP="00065751">
            <w:pPr>
              <w:rPr>
                <w:ins w:id="5295" w:author="Linda Marshall" w:date="2017-10-31T15:32:00Z"/>
                <w:rFonts w:eastAsia="Times New Roman"/>
                <w:lang w:val="en-GB" w:eastAsia="en-GB"/>
              </w:rPr>
            </w:pPr>
            <w:ins w:id="5296"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C7D03A6" w14:textId="77777777" w:rsidR="00065751" w:rsidRPr="00065751" w:rsidRDefault="00065751" w:rsidP="00065751">
            <w:pPr>
              <w:rPr>
                <w:ins w:id="5297" w:author="Linda Marshall" w:date="2017-10-31T15:32:00Z"/>
                <w:rFonts w:eastAsia="Times New Roman"/>
                <w:lang w:val="en-GB" w:eastAsia="en-GB"/>
              </w:rPr>
            </w:pPr>
            <w:ins w:id="5298"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"IdRefType"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IdRefType</w:t>
              </w:r>
              <w:r w:rsidRPr="00065751">
                <w:rPr>
                  <w:rFonts w:eastAsia="Times New Roman"/>
                  <w:lang w:val="en-GB" w:eastAsia="en-GB"/>
                </w:rPr>
                <w:fldChar w:fldCharType="end"/>
              </w:r>
            </w:ins>
          </w:p>
        </w:tc>
      </w:tr>
      <w:tr w:rsidR="00065751" w:rsidRPr="00065751" w14:paraId="0530FB3A" w14:textId="77777777" w:rsidTr="00065751">
        <w:trPr>
          <w:ins w:id="5299"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5C81338F" w14:textId="77777777" w:rsidR="00065751" w:rsidRPr="00065751" w:rsidRDefault="00065751" w:rsidP="00065751">
            <w:pPr>
              <w:jc w:val="center"/>
              <w:rPr>
                <w:ins w:id="5300" w:author="Linda Marshall" w:date="2017-10-31T15:32:00Z"/>
                <w:rFonts w:eastAsia="Times New Roman"/>
                <w:b/>
                <w:bCs/>
                <w:color w:val="005696"/>
                <w:sz w:val="21"/>
                <w:szCs w:val="21"/>
                <w:lang w:val="en-GB" w:eastAsia="en-GB"/>
              </w:rPr>
            </w:pPr>
            <w:ins w:id="5301" w:author="Linda Marshall" w:date="2017-10-31T15:32:00Z">
              <w:r w:rsidRPr="00065751">
                <w:rPr>
                  <w:rFonts w:eastAsia="Times New Roman"/>
                  <w:b/>
                  <w:bCs/>
                  <w:color w:val="005696"/>
                  <w:sz w:val="21"/>
                  <w:szCs w:val="21"/>
                  <w:lang w:val="en-GB" w:eastAsia="en-GB"/>
                </w:rPr>
                <w:lastRenderedPageBreak/>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3A3CB6A" w14:textId="77777777" w:rsidR="00065751" w:rsidRPr="00065751" w:rsidRDefault="00065751" w:rsidP="00065751">
            <w:pPr>
              <w:rPr>
                <w:ins w:id="5302" w:author="Linda Marshall" w:date="2017-10-31T15:32:00Z"/>
                <w:rFonts w:eastAsia="Times New Roman"/>
                <w:sz w:val="20"/>
                <w:szCs w:val="20"/>
                <w:lang w:val="en-GB" w:eastAsia="en-GB"/>
              </w:rPr>
            </w:pPr>
            <w:bookmarkStart w:id="5303" w:name="StudentGrade__TermInfoRefId"/>
            <w:ins w:id="5304" w:author="Linda Marshall" w:date="2017-10-31T15:32:00Z">
              <w:r w:rsidRPr="00065751">
                <w:rPr>
                  <w:rFonts w:eastAsia="Times New Roman"/>
                  <w:sz w:val="20"/>
                  <w:szCs w:val="20"/>
                  <w:lang w:val="en-GB" w:eastAsia="en-GB"/>
                </w:rPr>
                <w:t>TermInfoRefId</w:t>
              </w:r>
              <w:bookmarkEnd w:id="5303"/>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DBF92E0" w14:textId="77777777" w:rsidR="00065751" w:rsidRPr="00065751" w:rsidRDefault="00065751" w:rsidP="00065751">
            <w:pPr>
              <w:jc w:val="center"/>
              <w:rPr>
                <w:ins w:id="5305" w:author="Linda Marshall" w:date="2017-10-31T15:32:00Z"/>
                <w:rFonts w:eastAsia="Times New Roman"/>
                <w:lang w:val="en-GB" w:eastAsia="en-GB"/>
              </w:rPr>
            </w:pPr>
            <w:ins w:id="5306"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9726E65" w14:textId="77777777" w:rsidR="00065751" w:rsidRPr="00065751" w:rsidRDefault="00065751" w:rsidP="00065751">
            <w:pPr>
              <w:spacing w:before="100" w:beforeAutospacing="1" w:after="100" w:afterAutospacing="1"/>
              <w:rPr>
                <w:ins w:id="5307" w:author="Linda Marshall" w:date="2017-10-31T15:32:00Z"/>
                <w:rFonts w:eastAsia="Times New Roman"/>
                <w:lang w:val="en-GB" w:eastAsia="en-GB"/>
              </w:rPr>
            </w:pPr>
            <w:ins w:id="5308" w:author="Linda Marshall" w:date="2017-10-31T15:32:00Z">
              <w:r w:rsidRPr="00065751">
                <w:rPr>
                  <w:rFonts w:eastAsia="Times New Roman"/>
                  <w:lang w:val="en-GB" w:eastAsia="en-GB"/>
                </w:rPr>
                <w:t xml:space="preserve">Period over which grade is calculated. StudentGrade is intended to range over work done through a marking period; it is not intended for one-off pieces of formative assessment. </w:t>
              </w:r>
            </w:ins>
          </w:p>
          <w:p w14:paraId="1601FC6D" w14:textId="77777777" w:rsidR="00065751" w:rsidRPr="00065751" w:rsidRDefault="00065751" w:rsidP="00065751">
            <w:pPr>
              <w:rPr>
                <w:ins w:id="5309" w:author="Linda Marshall" w:date="2017-10-31T15:32:00Z"/>
                <w:rFonts w:eastAsia="Times New Roman"/>
                <w:lang w:val="en-GB" w:eastAsia="en-GB"/>
              </w:rPr>
            </w:pPr>
            <w:ins w:id="5310"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53D8C01" w14:textId="77777777" w:rsidR="00065751" w:rsidRPr="00065751" w:rsidRDefault="00065751" w:rsidP="00065751">
            <w:pPr>
              <w:rPr>
                <w:ins w:id="5311" w:author="Linda Marshall" w:date="2017-10-31T15:32:00Z"/>
                <w:rFonts w:eastAsia="Times New Roman"/>
                <w:lang w:val="en-GB" w:eastAsia="en-GB"/>
              </w:rPr>
            </w:pPr>
            <w:ins w:id="5312"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"IdRefType"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IdRefType</w:t>
              </w:r>
              <w:r w:rsidRPr="00065751">
                <w:rPr>
                  <w:rFonts w:eastAsia="Times New Roman"/>
                  <w:lang w:val="en-GB" w:eastAsia="en-GB"/>
                </w:rPr>
                <w:fldChar w:fldCharType="end"/>
              </w:r>
            </w:ins>
          </w:p>
        </w:tc>
      </w:tr>
      <w:tr w:rsidR="00065751" w:rsidRPr="00065751" w14:paraId="2C3FEFD7" w14:textId="77777777" w:rsidTr="00065751">
        <w:trPr>
          <w:ins w:id="5313"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43229306" w14:textId="77777777" w:rsidR="00065751" w:rsidRPr="00065751" w:rsidRDefault="00065751" w:rsidP="00065751">
            <w:pPr>
              <w:jc w:val="center"/>
              <w:rPr>
                <w:ins w:id="5314" w:author="Linda Marshall" w:date="2017-10-31T15:32:00Z"/>
                <w:rFonts w:eastAsia="Times New Roman"/>
                <w:b/>
                <w:bCs/>
                <w:color w:val="005696"/>
                <w:sz w:val="21"/>
                <w:szCs w:val="21"/>
                <w:lang w:val="en-GB" w:eastAsia="en-GB"/>
              </w:rPr>
            </w:pPr>
            <w:ins w:id="5315"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06F1470" w14:textId="77777777" w:rsidR="00065751" w:rsidRPr="00065751" w:rsidRDefault="00065751" w:rsidP="00065751">
            <w:pPr>
              <w:rPr>
                <w:ins w:id="5316" w:author="Linda Marshall" w:date="2017-10-31T15:32:00Z"/>
                <w:rFonts w:eastAsia="Times New Roman"/>
                <w:sz w:val="20"/>
                <w:szCs w:val="20"/>
                <w:lang w:val="en-GB" w:eastAsia="en-GB"/>
              </w:rPr>
            </w:pPr>
            <w:bookmarkStart w:id="5317" w:name="StudentGrade__Description"/>
            <w:ins w:id="5318" w:author="Linda Marshall" w:date="2017-10-31T15:32:00Z">
              <w:r w:rsidRPr="00065751">
                <w:rPr>
                  <w:rFonts w:eastAsia="Times New Roman"/>
                  <w:sz w:val="20"/>
                  <w:szCs w:val="20"/>
                  <w:lang w:val="en-GB" w:eastAsia="en-GB"/>
                </w:rPr>
                <w:t>Description</w:t>
              </w:r>
              <w:bookmarkEnd w:id="5317"/>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06FDC8F" w14:textId="77777777" w:rsidR="00065751" w:rsidRPr="00065751" w:rsidRDefault="00065751" w:rsidP="00065751">
            <w:pPr>
              <w:jc w:val="center"/>
              <w:rPr>
                <w:ins w:id="5319" w:author="Linda Marshall" w:date="2017-10-31T15:32:00Z"/>
                <w:rFonts w:eastAsia="Times New Roman"/>
                <w:lang w:val="en-GB" w:eastAsia="en-GB"/>
              </w:rPr>
            </w:pPr>
            <w:ins w:id="5320"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E6D4BEA" w14:textId="77777777" w:rsidR="00065751" w:rsidRPr="00065751" w:rsidRDefault="00065751" w:rsidP="00065751">
            <w:pPr>
              <w:spacing w:before="100" w:beforeAutospacing="1" w:after="100" w:afterAutospacing="1"/>
              <w:rPr>
                <w:ins w:id="5321" w:author="Linda Marshall" w:date="2017-10-31T15:32:00Z"/>
                <w:rFonts w:eastAsia="Times New Roman"/>
                <w:lang w:val="en-GB" w:eastAsia="en-GB"/>
              </w:rPr>
            </w:pPr>
            <w:ins w:id="5322" w:author="Linda Marshall" w:date="2017-10-31T15:32:00Z">
              <w:r w:rsidRPr="00065751">
                <w:rPr>
                  <w:rFonts w:eastAsia="Times New Roman"/>
                  <w:lang w:val="en-GB" w:eastAsia="en-GB"/>
                </w:rPr>
                <w:t xml:space="preserve">The scope of the StudentGrade; e.g. subject matter. Should be used if no TeachingGroup is associated with the grade. </w:t>
              </w:r>
            </w:ins>
          </w:p>
          <w:p w14:paraId="0206346A" w14:textId="77777777" w:rsidR="00065751" w:rsidRPr="00065751" w:rsidRDefault="00065751" w:rsidP="00065751">
            <w:pPr>
              <w:rPr>
                <w:ins w:id="5323" w:author="Linda Marshall" w:date="2017-10-31T15:32:00Z"/>
                <w:rFonts w:eastAsia="Times New Roman"/>
                <w:lang w:val="en-GB" w:eastAsia="en-GB"/>
              </w:rPr>
            </w:pPr>
            <w:ins w:id="5324"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3158945" w14:textId="77777777" w:rsidR="00065751" w:rsidRPr="00065751" w:rsidRDefault="00065751" w:rsidP="00065751">
            <w:pPr>
              <w:rPr>
                <w:ins w:id="5325" w:author="Linda Marshall" w:date="2017-10-31T15:32:00Z"/>
                <w:rFonts w:eastAsia="Times New Roman"/>
                <w:lang w:val="en-GB" w:eastAsia="en-GB"/>
              </w:rPr>
            </w:pPr>
            <w:ins w:id="5326"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"normalizedString"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xs:normalizedString</w:t>
              </w:r>
              <w:proofErr w:type="gramEnd"/>
              <w:r w:rsidRPr="00065751">
                <w:rPr>
                  <w:rFonts w:eastAsia="Times New Roman"/>
                  <w:lang w:val="en-GB" w:eastAsia="en-GB"/>
                </w:rPr>
                <w:fldChar w:fldCharType="end"/>
              </w:r>
            </w:ins>
          </w:p>
        </w:tc>
      </w:tr>
      <w:tr w:rsidR="00BD4653" w:rsidRPr="00065751" w14:paraId="0CF5982C" w14:textId="77777777" w:rsidTr="00065751">
        <w:trPr>
          <w:ins w:id="5327" w:author="Nick Nicholas" w:date="2017-10-31T16:47:00Z"/>
        </w:trPr>
        <w:tc>
          <w:tcPr>
            <w:tcW w:w="0" w:type="auto"/>
            <w:tcBorders>
              <w:top w:val="single" w:sz="6" w:space="0" w:color="005696"/>
              <w:left w:val="single" w:sz="6" w:space="0" w:color="005696"/>
              <w:bottom w:val="single" w:sz="6" w:space="0" w:color="005696"/>
              <w:right w:val="single" w:sz="6" w:space="0" w:color="005696"/>
            </w:tcBorders>
          </w:tcPr>
          <w:p w14:paraId="0D961E2E" w14:textId="77777777" w:rsidR="00BD4653" w:rsidRPr="00065751" w:rsidRDefault="00BD4653" w:rsidP="00065751">
            <w:pPr>
              <w:jc w:val="center"/>
              <w:rPr>
                <w:ins w:id="5328" w:author="Nick Nicholas" w:date="2017-10-31T16:47:00Z"/>
                <w:rFonts w:eastAsia="Times New Roman"/>
                <w:b/>
                <w:bCs/>
                <w:color w:val="005696"/>
                <w:sz w:val="21"/>
                <w:szCs w:val="21"/>
                <w:lang w:val="en-GB" w:eastAsia="en-GB"/>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310872D" w14:textId="44728D54" w:rsidR="00BD4653" w:rsidRPr="00065751" w:rsidRDefault="00BD4653" w:rsidP="00065751">
            <w:pPr>
              <w:rPr>
                <w:ins w:id="5329" w:author="Nick Nicholas" w:date="2017-10-31T16:47:00Z"/>
                <w:rFonts w:eastAsia="Times New Roman"/>
                <w:sz w:val="20"/>
                <w:szCs w:val="20"/>
                <w:lang w:val="en-GB" w:eastAsia="en-GB"/>
              </w:rPr>
            </w:pPr>
            <w:ins w:id="5330" w:author="Nick Nicholas" w:date="2017-10-31T16:48:00Z">
              <w:r>
                <w:rPr>
                  <w:rFonts w:ascii="Calibri" w:hAnsi="Calibri"/>
                </w:rPr>
                <w:t>LearningArea</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C1EB997" w14:textId="79A49E43" w:rsidR="00BD4653" w:rsidRPr="00065751" w:rsidRDefault="00BD4653" w:rsidP="00065751">
            <w:pPr>
              <w:jc w:val="center"/>
              <w:rPr>
                <w:ins w:id="5331" w:author="Nick Nicholas" w:date="2017-10-31T16:47:00Z"/>
                <w:rFonts w:eastAsia="Times New Roman"/>
                <w:lang w:val="en-GB" w:eastAsia="en-GB"/>
              </w:rPr>
            </w:pPr>
            <w:ins w:id="5332" w:author="Nick Nicholas" w:date="2017-10-31T16:48:00Z">
              <w:r>
                <w:rPr>
                  <w:rFonts w:ascii="Calibri" w:hAnsi="Calibri"/>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1C2B372" w14:textId="3B586CDF" w:rsidR="00BD4653" w:rsidRPr="00065751" w:rsidRDefault="00BD4653" w:rsidP="00065751">
            <w:pPr>
              <w:spacing w:before="100" w:beforeAutospacing="1" w:after="100" w:afterAutospacing="1"/>
              <w:rPr>
                <w:ins w:id="5333" w:author="Nick Nicholas" w:date="2017-10-31T16:47:00Z"/>
                <w:rFonts w:eastAsia="Times New Roman"/>
                <w:lang w:val="en-GB" w:eastAsia="en-GB"/>
              </w:rPr>
            </w:pPr>
            <w:ins w:id="5334" w:author="Nick Nicholas" w:date="2017-10-31T16:48:00Z">
              <w:r w:rsidRPr="00AC13A6">
                <w:rPr>
                  <w:rFonts w:ascii="Calibri" w:hAnsi="Calibri"/>
                  <w:lang w:val="en-US"/>
                  <w:rPrChange w:id="5335" w:author="Nick Nicholas" w:date="2017-11-16T12:16:00Z">
                    <w:rPr>
                      <w:rFonts w:ascii="Calibri" w:hAnsi="Calibri"/>
                    </w:rPr>
                  </w:rPrChange>
                </w:rPr>
                <w:t>Learning area against which the grade was given</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256ACADF" w14:textId="4A557CA8" w:rsidR="00BD4653" w:rsidRPr="00065751" w:rsidRDefault="00BD4653" w:rsidP="00065751">
            <w:pPr>
              <w:rPr>
                <w:ins w:id="5336" w:author="Nick Nicholas" w:date="2017-10-31T16:47:00Z"/>
                <w:rFonts w:eastAsia="Times New Roman"/>
                <w:lang w:val="en-GB" w:eastAsia="en-GB"/>
              </w:rPr>
            </w:pPr>
            <w:ins w:id="5337" w:author="Nick Nicholas" w:date="2017-10-31T16:48:00Z">
              <w:r>
                <w:rPr>
                  <w:rFonts w:ascii="Calibri" w:hAnsi="Calibri"/>
                  <w:highlight w:val="yellow"/>
                </w:rPr>
                <w:t>ACStrand</w:t>
              </w:r>
            </w:ins>
          </w:p>
        </w:tc>
      </w:tr>
      <w:tr w:rsidR="00065751" w:rsidRPr="00065751" w14:paraId="22DDB462" w14:textId="77777777" w:rsidTr="00065751">
        <w:trPr>
          <w:ins w:id="5338"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2BE0D86F" w14:textId="77777777" w:rsidR="00065751" w:rsidRPr="00065751" w:rsidRDefault="00065751" w:rsidP="00065751">
            <w:pPr>
              <w:jc w:val="center"/>
              <w:rPr>
                <w:ins w:id="5339" w:author="Linda Marshall" w:date="2017-10-31T15:32:00Z"/>
                <w:rFonts w:eastAsia="Times New Roman"/>
                <w:b/>
                <w:bCs/>
                <w:color w:val="005696"/>
                <w:sz w:val="21"/>
                <w:szCs w:val="21"/>
                <w:lang w:val="en-GB" w:eastAsia="en-GB"/>
              </w:rPr>
            </w:pPr>
            <w:ins w:id="5340"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BDBDF2E" w14:textId="77777777" w:rsidR="00065751" w:rsidRPr="00065751" w:rsidRDefault="00065751" w:rsidP="00065751">
            <w:pPr>
              <w:rPr>
                <w:ins w:id="5341" w:author="Linda Marshall" w:date="2017-10-31T15:32:00Z"/>
                <w:rFonts w:eastAsia="Times New Roman"/>
                <w:sz w:val="20"/>
                <w:szCs w:val="20"/>
                <w:lang w:val="en-GB" w:eastAsia="en-GB"/>
              </w:rPr>
            </w:pPr>
            <w:bookmarkStart w:id="5342" w:name="StudentGrade__LearningStandardList"/>
            <w:ins w:id="5343" w:author="Linda Marshall" w:date="2017-10-31T15:32:00Z">
              <w:r w:rsidRPr="00065751">
                <w:rPr>
                  <w:rFonts w:eastAsia="Times New Roman"/>
                  <w:sz w:val="20"/>
                  <w:szCs w:val="20"/>
                  <w:lang w:val="en-GB" w:eastAsia="en-GB"/>
                </w:rPr>
                <w:t>LearningStandardList</w:t>
              </w:r>
              <w:bookmarkEnd w:id="5342"/>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D0DE523" w14:textId="77777777" w:rsidR="00065751" w:rsidRPr="00065751" w:rsidRDefault="00065751" w:rsidP="00065751">
            <w:pPr>
              <w:jc w:val="center"/>
              <w:rPr>
                <w:ins w:id="5344" w:author="Linda Marshall" w:date="2017-10-31T15:32:00Z"/>
                <w:rFonts w:eastAsia="Times New Roman"/>
                <w:lang w:val="en-GB" w:eastAsia="en-GB"/>
              </w:rPr>
            </w:pPr>
            <w:ins w:id="5345"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91C729D" w14:textId="77777777" w:rsidR="00065751" w:rsidRPr="00065751" w:rsidRDefault="00065751" w:rsidP="00065751">
            <w:pPr>
              <w:spacing w:before="100" w:beforeAutospacing="1" w:after="100" w:afterAutospacing="1"/>
              <w:rPr>
                <w:ins w:id="5346" w:author="Linda Marshall" w:date="2017-10-31T15:32:00Z"/>
                <w:rFonts w:eastAsia="Times New Roman"/>
                <w:lang w:val="en-GB" w:eastAsia="en-GB"/>
              </w:rPr>
            </w:pPr>
            <w:ins w:id="5347" w:author="Linda Marshall" w:date="2017-10-31T15:32:00Z">
              <w:r w:rsidRPr="00065751">
                <w:rPr>
                  <w:rFonts w:eastAsia="Times New Roman"/>
                  <w:lang w:val="en-GB" w:eastAsia="en-GB"/>
                </w:rPr>
                <w:t>We will now allow this in 3.4.3 to be either a GUID to LearningStanda</w:t>
              </w:r>
              <w:del w:id="5348" w:author="Nick Nicholas" w:date="2017-10-31T16:43:00Z">
                <w:r w:rsidRPr="00065751" w:rsidDel="00C128A6">
                  <w:rPr>
                    <w:rFonts w:eastAsia="Times New Roman"/>
                    <w:lang w:val="en-GB" w:eastAsia="en-GB"/>
                  </w:rPr>
                  <w:delText>t</w:delText>
                </w:r>
              </w:del>
              <w:r w:rsidRPr="00065751">
                <w:rPr>
                  <w:rFonts w:eastAsia="Times New Roman"/>
                  <w:lang w:val="en-GB" w:eastAsia="en-GB"/>
                </w:rPr>
                <w:t xml:space="preserve">rdItem, or a URL to the National Curriculum. This can be a content description or a strand. </w:t>
              </w:r>
            </w:ins>
          </w:p>
          <w:p w14:paraId="6365D776" w14:textId="77777777" w:rsidR="00065751" w:rsidRPr="00065751" w:rsidRDefault="00065751" w:rsidP="00065751">
            <w:pPr>
              <w:rPr>
                <w:ins w:id="5349" w:author="Linda Marshall" w:date="2017-10-31T15:32:00Z"/>
                <w:rFonts w:eastAsia="Times New Roman"/>
                <w:lang w:val="en-GB" w:eastAsia="en-GB"/>
              </w:rPr>
            </w:pPr>
            <w:ins w:id="5350"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507AF52" w14:textId="77777777" w:rsidR="00065751" w:rsidRPr="00065751" w:rsidRDefault="00065751" w:rsidP="00065751">
            <w:pPr>
              <w:rPr>
                <w:ins w:id="5351" w:author="Linda Marshall" w:date="2017-10-31T15:32:00Z"/>
                <w:rFonts w:eastAsia="Times New Roman"/>
                <w:lang w:val="en-GB" w:eastAsia="en-GB"/>
              </w:rPr>
            </w:pPr>
            <w:ins w:id="5352"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"LearningStandardListType"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LearningStandardListType</w:t>
              </w:r>
              <w:r w:rsidRPr="00065751">
                <w:rPr>
                  <w:rFonts w:eastAsia="Times New Roman"/>
                  <w:lang w:val="en-GB" w:eastAsia="en-GB"/>
                </w:rPr>
                <w:fldChar w:fldCharType="end"/>
              </w:r>
            </w:ins>
          </w:p>
        </w:tc>
      </w:tr>
      <w:tr w:rsidR="00065751" w:rsidRPr="00065751" w14:paraId="79160934" w14:textId="77777777" w:rsidTr="00065751">
        <w:trPr>
          <w:ins w:id="5353"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2E5DD40B" w14:textId="77777777" w:rsidR="00065751" w:rsidRPr="00065751" w:rsidRDefault="00065751" w:rsidP="00065751">
            <w:pPr>
              <w:jc w:val="center"/>
              <w:rPr>
                <w:ins w:id="5354" w:author="Linda Marshall" w:date="2017-10-31T15:32:00Z"/>
                <w:rFonts w:eastAsia="Times New Roman"/>
                <w:b/>
                <w:bCs/>
                <w:color w:val="005696"/>
                <w:sz w:val="21"/>
                <w:szCs w:val="21"/>
                <w:lang w:val="en-GB" w:eastAsia="en-GB"/>
              </w:rPr>
            </w:pPr>
            <w:ins w:id="5355"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09C6590" w14:textId="77777777" w:rsidR="00065751" w:rsidRPr="00065751" w:rsidRDefault="00065751" w:rsidP="00065751">
            <w:pPr>
              <w:rPr>
                <w:ins w:id="5356" w:author="Linda Marshall" w:date="2017-10-31T15:32:00Z"/>
                <w:rFonts w:eastAsia="Times New Roman"/>
                <w:sz w:val="20"/>
                <w:szCs w:val="20"/>
                <w:lang w:val="en-GB" w:eastAsia="en-GB"/>
              </w:rPr>
            </w:pPr>
            <w:bookmarkStart w:id="5357" w:name="StudentGrade__GradingScoreList"/>
            <w:ins w:id="5358" w:author="Linda Marshall" w:date="2017-10-31T15:32:00Z">
              <w:r w:rsidRPr="00065751">
                <w:rPr>
                  <w:rFonts w:eastAsia="Times New Roman"/>
                  <w:sz w:val="20"/>
                  <w:szCs w:val="20"/>
                  <w:lang w:val="en-GB" w:eastAsia="en-GB"/>
                </w:rPr>
                <w:t>GradingScoreList</w:t>
              </w:r>
              <w:bookmarkEnd w:id="5357"/>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AF12EA9" w14:textId="77777777" w:rsidR="00065751" w:rsidRPr="00065751" w:rsidRDefault="00065751" w:rsidP="00065751">
            <w:pPr>
              <w:jc w:val="center"/>
              <w:rPr>
                <w:ins w:id="5359" w:author="Linda Marshall" w:date="2017-10-31T15:32:00Z"/>
                <w:rFonts w:eastAsia="Times New Roman"/>
                <w:lang w:val="en-GB" w:eastAsia="en-GB"/>
              </w:rPr>
            </w:pPr>
            <w:ins w:id="5360"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197F212" w14:textId="77777777" w:rsidR="00065751" w:rsidRPr="00065751" w:rsidRDefault="00065751" w:rsidP="00065751">
            <w:pPr>
              <w:rPr>
                <w:ins w:id="5361" w:author="Linda Marshall" w:date="2017-10-31T15:32:00Z"/>
                <w:rFonts w:eastAsia="Times New Roman"/>
                <w:lang w:val="en-GB" w:eastAsia="en-GB"/>
              </w:rPr>
            </w:pPr>
            <w:ins w:id="5362" w:author="Linda Marshall" w:date="2017-10-31T15:32:00Z">
              <w:r w:rsidRPr="00065751">
                <w:rPr>
                  <w:rFonts w:eastAsia="Times New Roman"/>
                  <w:lang w:val="en-GB" w:eastAsia="en-GB"/>
                </w:rPr>
                <w:t>Assignments that the student went through to achieve this summative assessment.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D2E6CEF" w14:textId="77777777" w:rsidR="00065751" w:rsidRPr="00065751" w:rsidRDefault="00065751" w:rsidP="00065751">
            <w:pPr>
              <w:rPr>
                <w:ins w:id="5363" w:author="Linda Marshall" w:date="2017-10-31T15:32:00Z"/>
                <w:rFonts w:eastAsia="Times New Roman"/>
                <w:lang w:val="en-GB" w:eastAsia="en-GB"/>
              </w:rPr>
            </w:pPr>
            <w:ins w:id="5364"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"GradingScoreListType"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GradingScoreListType</w:t>
              </w:r>
              <w:r w:rsidRPr="00065751">
                <w:rPr>
                  <w:rFonts w:eastAsia="Times New Roman"/>
                  <w:lang w:val="en-GB" w:eastAsia="en-GB"/>
                </w:rPr>
                <w:fldChar w:fldCharType="end"/>
              </w:r>
            </w:ins>
          </w:p>
        </w:tc>
      </w:tr>
      <w:tr w:rsidR="00065751" w:rsidRPr="00065751" w14:paraId="43B18D6C" w14:textId="77777777" w:rsidTr="00065751">
        <w:trPr>
          <w:ins w:id="5365"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5D6BFDCF" w14:textId="77777777" w:rsidR="00065751" w:rsidRPr="00065751" w:rsidRDefault="00065751" w:rsidP="00065751">
            <w:pPr>
              <w:jc w:val="center"/>
              <w:rPr>
                <w:ins w:id="5366" w:author="Linda Marshall" w:date="2017-10-31T15:32:00Z"/>
                <w:rFonts w:eastAsia="Times New Roman"/>
                <w:b/>
                <w:bCs/>
                <w:color w:val="005696"/>
                <w:sz w:val="21"/>
                <w:szCs w:val="21"/>
                <w:lang w:val="en-GB" w:eastAsia="en-GB"/>
              </w:rPr>
            </w:pPr>
            <w:ins w:id="5367"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2F4DA06" w14:textId="77777777" w:rsidR="00065751" w:rsidRPr="00065751" w:rsidRDefault="00065751" w:rsidP="00065751">
            <w:pPr>
              <w:rPr>
                <w:ins w:id="5368" w:author="Linda Marshall" w:date="2017-10-31T15:32:00Z"/>
                <w:rFonts w:eastAsia="Times New Roman"/>
                <w:sz w:val="20"/>
                <w:szCs w:val="20"/>
                <w:lang w:val="en-GB" w:eastAsia="en-GB"/>
              </w:rPr>
            </w:pPr>
            <w:bookmarkStart w:id="5369" w:name="StudentGrade__Grade"/>
            <w:ins w:id="5370" w:author="Linda Marshall" w:date="2017-10-31T15:32:00Z">
              <w:r w:rsidRPr="00065751">
                <w:rPr>
                  <w:rFonts w:eastAsia="Times New Roman"/>
                  <w:sz w:val="20"/>
                  <w:szCs w:val="20"/>
                  <w:lang w:val="en-GB" w:eastAsia="en-GB"/>
                </w:rPr>
                <w:t>Grade</w:t>
              </w:r>
              <w:bookmarkEnd w:id="5369"/>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65CDA44" w14:textId="77777777" w:rsidR="00065751" w:rsidRPr="00065751" w:rsidRDefault="00065751" w:rsidP="00065751">
            <w:pPr>
              <w:jc w:val="center"/>
              <w:rPr>
                <w:ins w:id="5371" w:author="Linda Marshall" w:date="2017-10-31T15:32:00Z"/>
                <w:rFonts w:eastAsia="Times New Roman"/>
                <w:lang w:val="en-GB" w:eastAsia="en-GB"/>
              </w:rPr>
            </w:pPr>
            <w:ins w:id="5372"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32E447C" w14:textId="419433CB" w:rsidR="00065751" w:rsidRPr="00065751" w:rsidRDefault="00065751" w:rsidP="00C128A6">
            <w:pPr>
              <w:rPr>
                <w:ins w:id="5373" w:author="Linda Marshall" w:date="2017-10-31T15:32:00Z"/>
                <w:rFonts w:eastAsia="Times New Roman"/>
                <w:lang w:val="en-GB" w:eastAsia="en-GB"/>
              </w:rPr>
            </w:pPr>
            <w:ins w:id="5374" w:author="Linda Marshall" w:date="2017-10-31T15:32:00Z">
              <w:del w:id="5375" w:author="Nick Nicholas" w:date="2017-10-31T16:43:00Z">
                <w:r w:rsidRPr="00065751" w:rsidDel="00C128A6">
                  <w:rPr>
                    <w:rFonts w:eastAsia="Times New Roman"/>
                    <w:lang w:val="en-GB" w:eastAsia="en-GB"/>
                  </w:rPr>
                  <w:delText>Assignments that the student went through to achieve this summative assessment</w:delText>
                </w:r>
              </w:del>
            </w:ins>
            <w:ins w:id="5376" w:author="Nick Nicholas" w:date="2017-10-31T16:43:00Z">
              <w:r w:rsidR="00C128A6">
                <w:rPr>
                  <w:rFonts w:eastAsia="Times New Roman"/>
                  <w:lang w:val="en-GB" w:eastAsia="en-GB"/>
                </w:rPr>
                <w:t>Overall grade that the student has received</w:t>
              </w:r>
            </w:ins>
            <w:ins w:id="5377"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1062475" w14:textId="77777777" w:rsidR="00065751" w:rsidRPr="00065751" w:rsidRDefault="00065751" w:rsidP="00065751">
            <w:pPr>
              <w:rPr>
                <w:ins w:id="5378" w:author="Linda Marshall" w:date="2017-10-31T15:32:00Z"/>
                <w:rFonts w:eastAsia="Times New Roman"/>
                <w:lang w:val="en-GB" w:eastAsia="en-GB"/>
              </w:rPr>
            </w:pPr>
            <w:ins w:id="5379"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"GradeType"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GradeType</w:t>
              </w:r>
              <w:r w:rsidRPr="00065751">
                <w:rPr>
                  <w:rFonts w:eastAsia="Times New Roman"/>
                  <w:lang w:val="en-GB" w:eastAsia="en-GB"/>
                </w:rPr>
                <w:fldChar w:fldCharType="end"/>
              </w:r>
            </w:ins>
          </w:p>
        </w:tc>
      </w:tr>
      <w:tr w:rsidR="00065751" w:rsidRPr="00065751" w14:paraId="2C2960B4" w14:textId="77777777" w:rsidTr="00065751">
        <w:trPr>
          <w:ins w:id="5380"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0D8B37D0" w14:textId="77777777" w:rsidR="00065751" w:rsidRPr="00065751" w:rsidRDefault="00065751" w:rsidP="00065751">
            <w:pPr>
              <w:jc w:val="center"/>
              <w:rPr>
                <w:ins w:id="5381" w:author="Linda Marshall" w:date="2017-10-31T15:32:00Z"/>
                <w:rFonts w:eastAsia="Times New Roman"/>
                <w:b/>
                <w:bCs/>
                <w:color w:val="005696"/>
                <w:sz w:val="21"/>
                <w:szCs w:val="21"/>
                <w:lang w:val="en-GB" w:eastAsia="en-GB"/>
              </w:rPr>
            </w:pPr>
            <w:ins w:id="5382"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0E8D64B" w14:textId="77777777" w:rsidR="00065751" w:rsidRPr="00065751" w:rsidRDefault="00065751" w:rsidP="00065751">
            <w:pPr>
              <w:rPr>
                <w:ins w:id="5383" w:author="Linda Marshall" w:date="2017-10-31T15:32:00Z"/>
                <w:rFonts w:eastAsia="Times New Roman"/>
                <w:sz w:val="20"/>
                <w:szCs w:val="20"/>
                <w:lang w:val="en-GB" w:eastAsia="en-GB"/>
              </w:rPr>
            </w:pPr>
            <w:bookmarkStart w:id="5384" w:name="StudentGrade__TeacherJudgement"/>
            <w:ins w:id="5385" w:author="Linda Marshall" w:date="2017-10-31T15:32:00Z">
              <w:r w:rsidRPr="00065751">
                <w:rPr>
                  <w:rFonts w:eastAsia="Times New Roman"/>
                  <w:sz w:val="20"/>
                  <w:szCs w:val="20"/>
                  <w:lang w:val="en-GB" w:eastAsia="en-GB"/>
                </w:rPr>
                <w:t>TeacherJudgement</w:t>
              </w:r>
              <w:bookmarkEnd w:id="5384"/>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F71C9C5" w14:textId="77777777" w:rsidR="00065751" w:rsidRPr="00065751" w:rsidRDefault="00065751" w:rsidP="00065751">
            <w:pPr>
              <w:jc w:val="center"/>
              <w:rPr>
                <w:ins w:id="5386" w:author="Linda Marshall" w:date="2017-10-31T15:32:00Z"/>
                <w:rFonts w:eastAsia="Times New Roman"/>
                <w:lang w:val="en-GB" w:eastAsia="en-GB"/>
              </w:rPr>
            </w:pPr>
            <w:ins w:id="5387"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B567230" w14:textId="77777777" w:rsidR="00065751" w:rsidRPr="00065751" w:rsidRDefault="00065751" w:rsidP="00065751">
            <w:pPr>
              <w:spacing w:before="100" w:beforeAutospacing="1" w:after="100" w:afterAutospacing="1"/>
              <w:rPr>
                <w:ins w:id="5388" w:author="Linda Marshall" w:date="2017-10-31T15:32:00Z"/>
                <w:rFonts w:eastAsia="Times New Roman"/>
                <w:lang w:val="en-GB" w:eastAsia="en-GB"/>
              </w:rPr>
            </w:pPr>
            <w:ins w:id="5389" w:author="Linda Marshall" w:date="2017-10-31T15:32:00Z">
              <w:r w:rsidRPr="00065751">
                <w:rPr>
                  <w:rFonts w:eastAsia="Times New Roman"/>
                  <w:lang w:val="en-GB" w:eastAsia="en-GB"/>
                </w:rPr>
                <w:t>The teacher judgement of the student’s performance as captured in this object.</w:t>
              </w:r>
            </w:ins>
          </w:p>
          <w:p w14:paraId="3E67A3BC" w14:textId="77777777" w:rsidR="00065751" w:rsidRPr="00065751" w:rsidRDefault="00065751" w:rsidP="00065751">
            <w:pPr>
              <w:rPr>
                <w:ins w:id="5390" w:author="Linda Marshall" w:date="2017-10-31T15:32:00Z"/>
                <w:rFonts w:eastAsia="Times New Roman"/>
                <w:lang w:val="en-GB" w:eastAsia="en-GB"/>
              </w:rPr>
            </w:pPr>
            <w:ins w:id="5391"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901265C" w14:textId="77777777" w:rsidR="00065751" w:rsidRPr="00065751" w:rsidRDefault="00065751" w:rsidP="00065751">
            <w:pPr>
              <w:rPr>
                <w:ins w:id="5392" w:author="Linda Marshall" w:date="2017-10-31T15:32:00Z"/>
                <w:rFonts w:eastAsia="Times New Roman"/>
                <w:lang w:val="en-GB" w:eastAsia="en-GB"/>
              </w:rPr>
            </w:pPr>
            <w:ins w:id="5393"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"http://www.w3.org/TR/xmlschema-2/" \l "string" </w:instrText>
              </w:r>
              <w:r w:rsidRPr="00065751">
                <w:rPr>
                  <w:rFonts w:eastAsia="Times New Roman"/>
                  <w:lang w:val="en-GB" w:eastAsia="en-GB"/>
                </w:rPr>
                <w:fldChar w:fldCharType="separate"/>
              </w:r>
              <w:proofErr w:type="gramStart"/>
              <w:r w:rsidRPr="00065751">
                <w:rPr>
                  <w:rFonts w:ascii="Courier New" w:eastAsia="Times New Roman" w:hAnsi="Courier New" w:cs="Courier New"/>
                  <w:color w:val="005696"/>
                  <w:sz w:val="20"/>
                  <w:szCs w:val="20"/>
                  <w:lang w:val="en-GB" w:eastAsia="en-GB"/>
                </w:rPr>
                <w:t>xs:string</w:t>
              </w:r>
              <w:proofErr w:type="gramEnd"/>
              <w:r w:rsidRPr="00065751">
                <w:rPr>
                  <w:rFonts w:eastAsia="Times New Roman"/>
                  <w:lang w:val="en-GB" w:eastAsia="en-GB"/>
                </w:rPr>
                <w:fldChar w:fldCharType="end"/>
              </w:r>
            </w:ins>
          </w:p>
        </w:tc>
      </w:tr>
      <w:tr w:rsidR="00065751" w:rsidRPr="00065751" w14:paraId="22CAA5A8" w14:textId="77777777" w:rsidTr="00065751">
        <w:trPr>
          <w:ins w:id="5394"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4A6FA598" w14:textId="77777777" w:rsidR="00065751" w:rsidRPr="00065751" w:rsidRDefault="00065751" w:rsidP="00065751">
            <w:pPr>
              <w:jc w:val="center"/>
              <w:rPr>
                <w:ins w:id="5395" w:author="Linda Marshall" w:date="2017-10-31T15:32:00Z"/>
                <w:rFonts w:eastAsia="Times New Roman"/>
                <w:b/>
                <w:bCs/>
                <w:color w:val="005696"/>
                <w:sz w:val="21"/>
                <w:szCs w:val="21"/>
                <w:lang w:val="en-GB" w:eastAsia="en-GB"/>
              </w:rPr>
            </w:pPr>
            <w:ins w:id="5396"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83087A5" w14:textId="77777777" w:rsidR="00065751" w:rsidRPr="00065751" w:rsidRDefault="00065751" w:rsidP="00065751">
            <w:pPr>
              <w:rPr>
                <w:ins w:id="5397" w:author="Linda Marshall" w:date="2017-10-31T15:32:00Z"/>
                <w:rFonts w:eastAsia="Times New Roman"/>
                <w:sz w:val="20"/>
                <w:szCs w:val="20"/>
                <w:lang w:val="en-GB" w:eastAsia="en-GB"/>
              </w:rPr>
            </w:pPr>
            <w:bookmarkStart w:id="5398" w:name="StudentGrade__SIF_Metadata"/>
            <w:ins w:id="5399" w:author="Linda Marshall" w:date="2017-10-31T15:32:00Z">
              <w:r w:rsidRPr="00065751">
                <w:rPr>
                  <w:rFonts w:eastAsia="Times New Roman"/>
                  <w:sz w:val="20"/>
                  <w:szCs w:val="20"/>
                  <w:lang w:val="en-GB" w:eastAsia="en-GB"/>
                </w:rPr>
                <w:t>SIF_Metadata</w:t>
              </w:r>
              <w:bookmarkEnd w:id="5398"/>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8D08D19" w14:textId="77777777" w:rsidR="00065751" w:rsidRPr="00065751" w:rsidRDefault="00065751" w:rsidP="00065751">
            <w:pPr>
              <w:jc w:val="center"/>
              <w:rPr>
                <w:ins w:id="5400" w:author="Linda Marshall" w:date="2017-10-31T15:32:00Z"/>
                <w:rFonts w:eastAsia="Times New Roman"/>
                <w:lang w:val="en-GB" w:eastAsia="en-GB"/>
              </w:rPr>
            </w:pPr>
            <w:ins w:id="5401"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3C1CEDA" w14:textId="77777777" w:rsidR="00065751" w:rsidRPr="00065751" w:rsidRDefault="00065751" w:rsidP="00065751">
            <w:pPr>
              <w:rPr>
                <w:ins w:id="5402" w:author="Linda Marshall" w:date="2017-10-31T15:32:00Z"/>
                <w:rFonts w:eastAsia="Times New Roman"/>
                <w:lang w:val="en-GB" w:eastAsia="en-GB"/>
              </w:rPr>
            </w:pPr>
            <w:ins w:id="5403"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D2941B6" w14:textId="77777777" w:rsidR="00065751" w:rsidRPr="00065751" w:rsidRDefault="00065751" w:rsidP="00065751">
            <w:pPr>
              <w:rPr>
                <w:ins w:id="5404" w:author="Linda Marshall" w:date="2017-10-31T15:32:00Z"/>
                <w:rFonts w:eastAsia="Times New Roman"/>
                <w:lang w:val="en-GB" w:eastAsia="en-GB"/>
              </w:rPr>
            </w:pPr>
            <w:ins w:id="5405"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"SIF_MetadataType"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SIF_MetadataType</w:t>
              </w:r>
              <w:r w:rsidRPr="00065751">
                <w:rPr>
                  <w:rFonts w:eastAsia="Times New Roman"/>
                  <w:lang w:val="en-GB" w:eastAsia="en-GB"/>
                </w:rPr>
                <w:fldChar w:fldCharType="end"/>
              </w:r>
            </w:ins>
          </w:p>
        </w:tc>
      </w:tr>
      <w:tr w:rsidR="00065751" w:rsidRPr="00065751" w14:paraId="2C3A1C23" w14:textId="77777777" w:rsidTr="00065751">
        <w:trPr>
          <w:ins w:id="5406" w:author="Linda Marshall" w:date="2017-10-31T15:32:00Z"/>
        </w:trPr>
        <w:tc>
          <w:tcPr>
            <w:tcW w:w="0" w:type="auto"/>
            <w:tcBorders>
              <w:top w:val="single" w:sz="6" w:space="0" w:color="005696"/>
              <w:left w:val="single" w:sz="6" w:space="0" w:color="005696"/>
              <w:bottom w:val="single" w:sz="6" w:space="0" w:color="005696"/>
              <w:right w:val="single" w:sz="6" w:space="0" w:color="005696"/>
            </w:tcBorders>
            <w:hideMark/>
          </w:tcPr>
          <w:p w14:paraId="5341DCE5" w14:textId="77777777" w:rsidR="00065751" w:rsidRPr="00065751" w:rsidRDefault="00065751" w:rsidP="00065751">
            <w:pPr>
              <w:jc w:val="center"/>
              <w:rPr>
                <w:ins w:id="5407" w:author="Linda Marshall" w:date="2017-10-31T15:32:00Z"/>
                <w:rFonts w:eastAsia="Times New Roman"/>
                <w:b/>
                <w:bCs/>
                <w:color w:val="005696"/>
                <w:sz w:val="21"/>
                <w:szCs w:val="21"/>
                <w:lang w:val="en-GB" w:eastAsia="en-GB"/>
              </w:rPr>
            </w:pPr>
            <w:ins w:id="5408" w:author="Linda Marshall" w:date="2017-10-31T15:32:00Z">
              <w:r w:rsidRPr="00065751">
                <w:rPr>
                  <w:rFonts w:eastAsia="Times New Roman"/>
                  <w:b/>
                  <w:bCs/>
                  <w:color w:val="005696"/>
                  <w:sz w:val="21"/>
                  <w:szCs w:val="21"/>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0C4263E" w14:textId="77777777" w:rsidR="00065751" w:rsidRPr="00065751" w:rsidRDefault="00065751" w:rsidP="00065751">
            <w:pPr>
              <w:rPr>
                <w:ins w:id="5409" w:author="Linda Marshall" w:date="2017-10-31T15:32:00Z"/>
                <w:rFonts w:eastAsia="Times New Roman"/>
                <w:sz w:val="20"/>
                <w:szCs w:val="20"/>
                <w:lang w:val="en-GB" w:eastAsia="en-GB"/>
              </w:rPr>
            </w:pPr>
            <w:bookmarkStart w:id="5410" w:name="StudentGrade__SIF_ExtendedElements"/>
            <w:ins w:id="5411" w:author="Linda Marshall" w:date="2017-10-31T15:32:00Z">
              <w:r w:rsidRPr="00065751">
                <w:rPr>
                  <w:rFonts w:eastAsia="Times New Roman"/>
                  <w:sz w:val="20"/>
                  <w:szCs w:val="20"/>
                  <w:lang w:val="en-GB" w:eastAsia="en-GB"/>
                </w:rPr>
                <w:t>SIF_ExtendedElements</w:t>
              </w:r>
              <w:bookmarkEnd w:id="5410"/>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FFBE554" w14:textId="77777777" w:rsidR="00065751" w:rsidRPr="00065751" w:rsidRDefault="00065751" w:rsidP="00065751">
            <w:pPr>
              <w:jc w:val="center"/>
              <w:rPr>
                <w:ins w:id="5412" w:author="Linda Marshall" w:date="2017-10-31T15:32:00Z"/>
                <w:rFonts w:eastAsia="Times New Roman"/>
                <w:lang w:val="en-GB" w:eastAsia="en-GB"/>
              </w:rPr>
            </w:pPr>
            <w:ins w:id="5413" w:author="Linda Marshall" w:date="2017-10-31T15:32:00Z">
              <w:r w:rsidRPr="00065751">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D9981F6" w14:textId="77777777" w:rsidR="00065751" w:rsidRPr="00065751" w:rsidRDefault="00065751" w:rsidP="00065751">
            <w:pPr>
              <w:rPr>
                <w:ins w:id="5414" w:author="Linda Marshall" w:date="2017-10-31T15:32:00Z"/>
                <w:rFonts w:eastAsia="Times New Roman"/>
                <w:lang w:val="en-GB" w:eastAsia="en-GB"/>
              </w:rPr>
            </w:pPr>
            <w:ins w:id="5415" w:author="Linda Marshall" w:date="2017-10-31T15:32:00Z">
              <w:r w:rsidRPr="00065751">
                <w:rPr>
                  <w:rFonts w:eastAsia="Times New Roman"/>
                  <w:lang w:val="en-GB" w:eastAsia="en-GB"/>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51B87EC" w14:textId="77777777" w:rsidR="00065751" w:rsidRPr="00065751" w:rsidRDefault="00065751" w:rsidP="00065751">
            <w:pPr>
              <w:rPr>
                <w:ins w:id="5416" w:author="Linda Marshall" w:date="2017-10-31T15:32:00Z"/>
                <w:rFonts w:eastAsia="Times New Roman"/>
                <w:lang w:val="en-GB" w:eastAsia="en-GB"/>
              </w:rPr>
            </w:pPr>
            <w:ins w:id="5417" w:author="Linda Marshall" w:date="2017-10-31T15:32:00Z">
              <w:r w:rsidRPr="00065751">
                <w:rPr>
                  <w:rFonts w:eastAsia="Times New Roman"/>
                  <w:lang w:val="en-GB" w:eastAsia="en-GB"/>
                </w:rPr>
                <w:fldChar w:fldCharType="begin"/>
              </w:r>
              <w:r w:rsidRPr="00065751">
                <w:rPr>
                  <w:rFonts w:eastAsia="Times New Roman"/>
                  <w:lang w:val="en-GB" w:eastAsia="en-GB"/>
                </w:rPr>
                <w:instrText xml:space="preserve"> HYPERLINK "file:///C:\\Users\\Linda\\Dropbox%20(NSIP)\\Nick%20&amp;%20Linda\\3.4.2%20PreRelease%20plus%20Assessment%20workshop\\specgen\\GenerateSpecTool_5\\bin\\Debug\\dist\\Specification\\out\\CommonTypes.html" \l "SIF_ExtendedElements" </w:instrText>
              </w:r>
              <w:r w:rsidRPr="00065751">
                <w:rPr>
                  <w:rFonts w:eastAsia="Times New Roman"/>
                  <w:lang w:val="en-GB" w:eastAsia="en-GB"/>
                </w:rPr>
                <w:fldChar w:fldCharType="separate"/>
              </w:r>
              <w:r w:rsidRPr="00065751">
                <w:rPr>
                  <w:rFonts w:ascii="Courier New" w:eastAsia="Times New Roman" w:hAnsi="Courier New" w:cs="Courier New"/>
                  <w:color w:val="005696"/>
                  <w:sz w:val="20"/>
                  <w:szCs w:val="20"/>
                  <w:lang w:val="en-GB" w:eastAsia="en-GB"/>
                </w:rPr>
                <w:t>SIF_ExtendedElements</w:t>
              </w:r>
              <w:r w:rsidRPr="00065751">
                <w:rPr>
                  <w:rFonts w:eastAsia="Times New Roman"/>
                  <w:lang w:val="en-GB" w:eastAsia="en-GB"/>
                </w:rPr>
                <w:fldChar w:fldCharType="end"/>
              </w:r>
            </w:ins>
          </w:p>
        </w:tc>
      </w:tr>
    </w:tbl>
    <w:p w14:paraId="4C56356B" w14:textId="77777777" w:rsidR="00065751" w:rsidRPr="00065751" w:rsidRDefault="00065751" w:rsidP="00065751">
      <w:pPr>
        <w:rPr>
          <w:ins w:id="5418" w:author="Linda Marshall" w:date="2017-10-31T15:32:00Z"/>
          <w:rFonts w:eastAsia="Times New Roman"/>
          <w:lang w:val="en-GB" w:eastAsia="en-GB"/>
        </w:rPr>
      </w:pPr>
      <w:ins w:id="5419" w:author="Linda Marshall" w:date="2017-10-31T15:32:00Z">
        <w:r w:rsidRPr="00065751">
          <w:rPr>
            <w:rFonts w:eastAsia="Times New Roman"/>
            <w:i/>
            <w:iCs/>
            <w:sz w:val="20"/>
            <w:szCs w:val="20"/>
            <w:lang w:val="en-GB" w:eastAsia="en-GB"/>
          </w:rPr>
          <w:t>Table 3.3.51-1: StudentGrade</w:t>
        </w:r>
        <w:bookmarkStart w:id="5420" w:name="Example33511StudentGrade"/>
        <w:r w:rsidRPr="00065751">
          <w:rPr>
            <w:rFonts w:eastAsia="Times New Roman"/>
            <w:lang w:val="en-GB" w:eastAsia="en-GB"/>
          </w:rPr>
          <w:t xml:space="preserve"> </w:t>
        </w:r>
      </w:ins>
    </w:p>
    <w:p w14:paraId="224C2762" w14:textId="0B6F2D12" w:rsidR="00065751" w:rsidRPr="00065751" w:rsidRDefault="00065751" w:rsidP="00065751">
      <w:pPr>
        <w:shd w:val="clear" w:color="auto" w:fill="FAFAFA"/>
        <w:rPr>
          <w:ins w:id="5421" w:author="Linda Marshall" w:date="2017-10-31T15:32:00Z"/>
          <w:rFonts w:ascii="Courier New" w:eastAsia="Times New Roman" w:hAnsi="Courier New" w:cs="Courier New"/>
          <w:sz w:val="20"/>
          <w:szCs w:val="20"/>
          <w:lang w:val="en-GB" w:eastAsia="en-GB"/>
        </w:rPr>
      </w:pPr>
      <w:ins w:id="5422" w:author="Linda Marshall" w:date="2017-10-31T15:32:00Z">
        <w:r w:rsidRPr="00065751">
          <w:rPr>
            <w:rFonts w:ascii="Courier New" w:eastAsia="Times New Roman" w:hAnsi="Courier New" w:cs="Courier New"/>
            <w:sz w:val="20"/>
            <w:szCs w:val="20"/>
            <w:lang w:val="en-GB" w:eastAsia="en-GB"/>
          </w:rPr>
          <w:t>&lt;StudentGrade Ref</w:t>
        </w:r>
        <w:del w:id="5423" w:author="Nick Nicholas" w:date="2017-10-31T18:01:00Z">
          <w:r w:rsidRPr="00065751" w:rsidDel="002451C1">
            <w:rPr>
              <w:rFonts w:ascii="Courier New" w:eastAsia="Times New Roman" w:hAnsi="Courier New" w:cs="Courier New"/>
              <w:sz w:val="20"/>
              <w:szCs w:val="20"/>
              <w:lang w:val="en-GB" w:eastAsia="en-GB"/>
            </w:rPr>
            <w:delText>I</w:delText>
          </w:r>
        </w:del>
      </w:ins>
      <w:ins w:id="5424" w:author="Nick Nicholas" w:date="2017-10-31T18:08:00Z">
        <w:r w:rsidR="0022772A">
          <w:rPr>
            <w:rFonts w:ascii="Courier New" w:eastAsia="Times New Roman" w:hAnsi="Courier New" w:cs="Courier New"/>
            <w:sz w:val="20"/>
            <w:szCs w:val="20"/>
            <w:lang w:val="en-GB" w:eastAsia="en-GB"/>
          </w:rPr>
          <w:t>”</w:t>
        </w:r>
      </w:ins>
      <w:ins w:id="5425" w:author="Linda Marshall" w:date="2017-10-31T15:32:00Z">
        <w:r w:rsidRPr="00065751">
          <w:rPr>
            <w:rFonts w:ascii="Courier New" w:eastAsia="Times New Roman" w:hAnsi="Courier New" w:cs="Courier New"/>
            <w:sz w:val="20"/>
            <w:szCs w:val="20"/>
            <w:lang w:val="en-GB" w:eastAsia="en-GB"/>
          </w:rPr>
          <w:t>d="359D7510-1AD0-A9D7-A8C3-DAD0A8510</w:t>
        </w:r>
        <w:del w:id="5426" w:author="Nick Nicholas" w:date="2017-10-31T18:01:00Z">
          <w:r w:rsidRPr="00065751" w:rsidDel="002451C1">
            <w:rPr>
              <w:rFonts w:ascii="Courier New" w:eastAsia="Times New Roman" w:hAnsi="Courier New" w:cs="Courier New"/>
              <w:sz w:val="20"/>
              <w:szCs w:val="20"/>
              <w:lang w:val="en-GB" w:eastAsia="en-GB"/>
            </w:rPr>
            <w:delText>3</w:delText>
          </w:r>
        </w:del>
      </w:ins>
      <w:ins w:id="5427" w:author="Nick Nicholas" w:date="2017-10-31T18:08:00Z">
        <w:r w:rsidR="0022772A">
          <w:rPr>
            <w:rFonts w:ascii="Courier New" w:eastAsia="Times New Roman" w:hAnsi="Courier New" w:cs="Courier New"/>
            <w:sz w:val="20"/>
            <w:szCs w:val="20"/>
            <w:lang w:val="en-GB" w:eastAsia="en-GB"/>
          </w:rPr>
          <w:t>”</w:t>
        </w:r>
      </w:ins>
      <w:ins w:id="5428" w:author="Linda Marshall" w:date="2017-10-31T15:32:00Z">
        <w:r w:rsidRPr="00065751">
          <w:rPr>
            <w:rFonts w:ascii="Courier New" w:eastAsia="Times New Roman" w:hAnsi="Courier New" w:cs="Courier New"/>
            <w:sz w:val="20"/>
            <w:szCs w:val="20"/>
            <w:lang w:val="en-GB" w:eastAsia="en-GB"/>
          </w:rPr>
          <w:t>A2"&gt;</w:t>
        </w:r>
      </w:ins>
    </w:p>
    <w:p w14:paraId="5E8FA873" w14:textId="77777777" w:rsidR="00065751" w:rsidRPr="00065751" w:rsidRDefault="00065751" w:rsidP="00065751">
      <w:pPr>
        <w:shd w:val="clear" w:color="auto" w:fill="FAFAFA"/>
        <w:rPr>
          <w:ins w:id="5429" w:author="Linda Marshall" w:date="2017-10-31T15:32:00Z"/>
          <w:rFonts w:ascii="Courier New" w:eastAsia="Times New Roman" w:hAnsi="Courier New" w:cs="Courier New"/>
          <w:sz w:val="20"/>
          <w:szCs w:val="20"/>
          <w:lang w:val="en-GB" w:eastAsia="en-GB"/>
        </w:rPr>
      </w:pPr>
      <w:ins w:id="5430" w:author="Linda Marshall" w:date="2017-10-31T15:32:00Z">
        <w:r w:rsidRPr="00065751">
          <w:rPr>
            <w:rFonts w:ascii="Courier New" w:eastAsia="Times New Roman" w:hAnsi="Courier New" w:cs="Courier New"/>
            <w:sz w:val="20"/>
            <w:szCs w:val="20"/>
            <w:lang w:val="en-GB" w:eastAsia="en-GB"/>
          </w:rPr>
          <w:t xml:space="preserve">  &lt;StudentPersonalRefId&gt;A137D78A-E00B-C744-EF90-F2871CEB90A2&lt;/StudentPersonalRefId&gt;</w:t>
        </w:r>
      </w:ins>
    </w:p>
    <w:p w14:paraId="483E396A" w14:textId="77777777" w:rsidR="00065751" w:rsidRPr="00065751" w:rsidRDefault="00065751" w:rsidP="00065751">
      <w:pPr>
        <w:shd w:val="clear" w:color="auto" w:fill="FAFAFA"/>
        <w:rPr>
          <w:ins w:id="5431" w:author="Linda Marshall" w:date="2017-10-31T15:32:00Z"/>
          <w:rFonts w:ascii="Courier New" w:eastAsia="Times New Roman" w:hAnsi="Courier New" w:cs="Courier New"/>
          <w:sz w:val="20"/>
          <w:szCs w:val="20"/>
          <w:lang w:val="en-GB" w:eastAsia="en-GB"/>
        </w:rPr>
      </w:pPr>
      <w:ins w:id="5432" w:author="Linda Marshall" w:date="2017-10-31T15:32:00Z">
        <w:r w:rsidRPr="00065751">
          <w:rPr>
            <w:rFonts w:ascii="Courier New" w:eastAsia="Times New Roman" w:hAnsi="Courier New" w:cs="Courier New"/>
            <w:sz w:val="20"/>
            <w:szCs w:val="20"/>
            <w:lang w:val="en-GB" w:eastAsia="en-GB"/>
          </w:rPr>
          <w:t xml:space="preserve">  &lt;SchoolInfoRefId&gt;B237D78A-E00B-C744-EF90-F2871CEB91A2&lt;/SchoolInfoRefId&gt;</w:t>
        </w:r>
      </w:ins>
    </w:p>
    <w:p w14:paraId="162D7818" w14:textId="77777777" w:rsidR="00065751" w:rsidRPr="00065751" w:rsidRDefault="00065751" w:rsidP="00065751">
      <w:pPr>
        <w:shd w:val="clear" w:color="auto" w:fill="FAFAFA"/>
        <w:rPr>
          <w:ins w:id="5433" w:author="Linda Marshall" w:date="2017-10-31T15:32:00Z"/>
          <w:rFonts w:ascii="Courier New" w:eastAsia="Times New Roman" w:hAnsi="Courier New" w:cs="Courier New"/>
          <w:sz w:val="20"/>
          <w:szCs w:val="20"/>
          <w:lang w:val="en-GB" w:eastAsia="en-GB"/>
        </w:rPr>
      </w:pPr>
      <w:ins w:id="5434" w:author="Linda Marshall" w:date="2017-10-31T15:32:00Z">
        <w:r w:rsidRPr="00065751">
          <w:rPr>
            <w:rFonts w:ascii="Courier New" w:eastAsia="Times New Roman" w:hAnsi="Courier New" w:cs="Courier New"/>
            <w:sz w:val="20"/>
            <w:szCs w:val="20"/>
            <w:lang w:val="en-GB" w:eastAsia="en-GB"/>
          </w:rPr>
          <w:t xml:space="preserve">  &lt;Grade&gt;</w:t>
        </w:r>
      </w:ins>
    </w:p>
    <w:p w14:paraId="6964E95D" w14:textId="77777777" w:rsidR="00065751" w:rsidRPr="00065751" w:rsidRDefault="00065751" w:rsidP="00065751">
      <w:pPr>
        <w:shd w:val="clear" w:color="auto" w:fill="FAFAFA"/>
        <w:rPr>
          <w:ins w:id="5435" w:author="Linda Marshall" w:date="2017-10-31T15:32:00Z"/>
          <w:rFonts w:ascii="Courier New" w:eastAsia="Times New Roman" w:hAnsi="Courier New" w:cs="Courier New"/>
          <w:sz w:val="20"/>
          <w:szCs w:val="20"/>
          <w:lang w:val="en-GB" w:eastAsia="en-GB"/>
        </w:rPr>
      </w:pPr>
      <w:ins w:id="5436" w:author="Linda Marshall" w:date="2017-10-31T15:32:00Z">
        <w:r w:rsidRPr="00065751">
          <w:rPr>
            <w:rFonts w:ascii="Courier New" w:eastAsia="Times New Roman" w:hAnsi="Courier New" w:cs="Courier New"/>
            <w:sz w:val="20"/>
            <w:szCs w:val="20"/>
            <w:lang w:val="en-GB" w:eastAsia="en-GB"/>
          </w:rPr>
          <w:t xml:space="preserve">    &lt;Percentage&gt;79&lt;/Percentage&gt;</w:t>
        </w:r>
      </w:ins>
    </w:p>
    <w:p w14:paraId="5F597AE9" w14:textId="77777777" w:rsidR="00065751" w:rsidRPr="00065751" w:rsidRDefault="00065751" w:rsidP="00065751">
      <w:pPr>
        <w:shd w:val="clear" w:color="auto" w:fill="FAFAFA"/>
        <w:rPr>
          <w:ins w:id="5437" w:author="Linda Marshall" w:date="2017-10-31T15:32:00Z"/>
          <w:rFonts w:ascii="Courier New" w:eastAsia="Times New Roman" w:hAnsi="Courier New" w:cs="Courier New"/>
          <w:sz w:val="20"/>
          <w:szCs w:val="20"/>
          <w:lang w:val="en-GB" w:eastAsia="en-GB"/>
        </w:rPr>
      </w:pPr>
      <w:ins w:id="5438" w:author="Linda Marshall" w:date="2017-10-31T15:32:00Z">
        <w:r w:rsidRPr="00065751">
          <w:rPr>
            <w:rFonts w:ascii="Courier New" w:eastAsia="Times New Roman" w:hAnsi="Courier New" w:cs="Courier New"/>
            <w:sz w:val="20"/>
            <w:szCs w:val="20"/>
            <w:lang w:val="en-GB" w:eastAsia="en-GB"/>
          </w:rPr>
          <w:t xml:space="preserve">    &lt;Numeric&gt;3.0&lt;/Numeric&gt;</w:t>
        </w:r>
      </w:ins>
    </w:p>
    <w:p w14:paraId="06CD2C97" w14:textId="77777777" w:rsidR="00065751" w:rsidRPr="00065751" w:rsidRDefault="00065751" w:rsidP="00065751">
      <w:pPr>
        <w:shd w:val="clear" w:color="auto" w:fill="FAFAFA"/>
        <w:rPr>
          <w:ins w:id="5439" w:author="Linda Marshall" w:date="2017-10-31T15:32:00Z"/>
          <w:rFonts w:ascii="Courier New" w:eastAsia="Times New Roman" w:hAnsi="Courier New" w:cs="Courier New"/>
          <w:sz w:val="20"/>
          <w:szCs w:val="20"/>
          <w:lang w:val="en-GB" w:eastAsia="en-GB"/>
        </w:rPr>
      </w:pPr>
      <w:ins w:id="5440" w:author="Linda Marshall" w:date="2017-10-31T15:32:00Z">
        <w:r w:rsidRPr="00065751">
          <w:rPr>
            <w:rFonts w:ascii="Courier New" w:eastAsia="Times New Roman" w:hAnsi="Courier New" w:cs="Courier New"/>
            <w:sz w:val="20"/>
            <w:szCs w:val="20"/>
            <w:lang w:val="en-GB" w:eastAsia="en-GB"/>
          </w:rPr>
          <w:t xml:space="preserve">    &lt;Letter&gt;C&lt;/Letter&gt;</w:t>
        </w:r>
      </w:ins>
    </w:p>
    <w:p w14:paraId="08345E92" w14:textId="77777777" w:rsidR="00065751" w:rsidRPr="00065751" w:rsidRDefault="00065751" w:rsidP="00065751">
      <w:pPr>
        <w:shd w:val="clear" w:color="auto" w:fill="FAFAFA"/>
        <w:rPr>
          <w:ins w:id="5441" w:author="Linda Marshall" w:date="2017-10-31T15:32:00Z"/>
          <w:rFonts w:ascii="Courier New" w:eastAsia="Times New Roman" w:hAnsi="Courier New" w:cs="Courier New"/>
          <w:sz w:val="20"/>
          <w:szCs w:val="20"/>
          <w:lang w:val="en-GB" w:eastAsia="en-GB"/>
        </w:rPr>
      </w:pPr>
      <w:ins w:id="5442" w:author="Linda Marshall" w:date="2017-10-31T15:32:00Z">
        <w:r w:rsidRPr="00065751">
          <w:rPr>
            <w:rFonts w:ascii="Courier New" w:eastAsia="Times New Roman" w:hAnsi="Courier New" w:cs="Courier New"/>
            <w:sz w:val="20"/>
            <w:szCs w:val="20"/>
            <w:lang w:val="en-GB" w:eastAsia="en-GB"/>
          </w:rPr>
          <w:t xml:space="preserve">    &lt;Narrative&gt;Johnny is only achieving average </w:t>
        </w:r>
        <w:proofErr w:type="gramStart"/>
        <w:r w:rsidRPr="00065751">
          <w:rPr>
            <w:rFonts w:ascii="Courier New" w:eastAsia="Times New Roman" w:hAnsi="Courier New" w:cs="Courier New"/>
            <w:sz w:val="20"/>
            <w:szCs w:val="20"/>
            <w:lang w:val="en-GB" w:eastAsia="en-GB"/>
          </w:rPr>
          <w:t>performance.&lt;</w:t>
        </w:r>
        <w:proofErr w:type="gramEnd"/>
        <w:r w:rsidRPr="00065751">
          <w:rPr>
            <w:rFonts w:ascii="Courier New" w:eastAsia="Times New Roman" w:hAnsi="Courier New" w:cs="Courier New"/>
            <w:sz w:val="20"/>
            <w:szCs w:val="20"/>
            <w:lang w:val="en-GB" w:eastAsia="en-GB"/>
          </w:rPr>
          <w:t>/Narrative&gt;</w:t>
        </w:r>
      </w:ins>
    </w:p>
    <w:p w14:paraId="5C1CC5FA" w14:textId="77777777" w:rsidR="00065751" w:rsidRPr="00065751" w:rsidRDefault="00065751" w:rsidP="00065751">
      <w:pPr>
        <w:shd w:val="clear" w:color="auto" w:fill="FAFAFA"/>
        <w:rPr>
          <w:ins w:id="5443" w:author="Linda Marshall" w:date="2017-10-31T15:32:00Z"/>
          <w:rFonts w:ascii="Courier New" w:eastAsia="Times New Roman" w:hAnsi="Courier New" w:cs="Courier New"/>
          <w:sz w:val="20"/>
          <w:szCs w:val="20"/>
          <w:lang w:val="en-GB" w:eastAsia="en-GB"/>
        </w:rPr>
      </w:pPr>
      <w:ins w:id="5444" w:author="Linda Marshall" w:date="2017-10-31T15:32:00Z">
        <w:r w:rsidRPr="00065751">
          <w:rPr>
            <w:rFonts w:ascii="Courier New" w:eastAsia="Times New Roman" w:hAnsi="Courier New" w:cs="Courier New"/>
            <w:sz w:val="20"/>
            <w:szCs w:val="20"/>
            <w:lang w:val="en-GB" w:eastAsia="en-GB"/>
          </w:rPr>
          <w:t xml:space="preserve">  &lt;/Grade&gt;</w:t>
        </w:r>
      </w:ins>
    </w:p>
    <w:p w14:paraId="56E3F7D6" w14:textId="77777777" w:rsidR="00065751" w:rsidRPr="00065751" w:rsidRDefault="00065751" w:rsidP="00065751">
      <w:pPr>
        <w:shd w:val="clear" w:color="auto" w:fill="FAFAFA"/>
        <w:rPr>
          <w:ins w:id="5445" w:author="Linda Marshall" w:date="2017-10-31T15:32:00Z"/>
          <w:rFonts w:ascii="Courier New" w:eastAsia="Times New Roman" w:hAnsi="Courier New" w:cs="Courier New"/>
          <w:sz w:val="20"/>
          <w:szCs w:val="20"/>
          <w:lang w:val="en-GB" w:eastAsia="en-GB"/>
        </w:rPr>
      </w:pPr>
      <w:ins w:id="5446" w:author="Linda Marshall" w:date="2017-10-31T15:32:00Z">
        <w:r w:rsidRPr="00065751">
          <w:rPr>
            <w:rFonts w:ascii="Courier New" w:eastAsia="Times New Roman" w:hAnsi="Courier New" w:cs="Courier New"/>
            <w:sz w:val="20"/>
            <w:szCs w:val="20"/>
            <w:lang w:val="en-GB" w:eastAsia="en-GB"/>
          </w:rPr>
          <w:t>&lt;/StudentGrade&gt;</w:t>
        </w:r>
      </w:ins>
    </w:p>
    <w:bookmarkEnd w:id="5420"/>
    <w:p w14:paraId="7918EE54" w14:textId="34EFF5CB" w:rsidR="00442F2E" w:rsidRDefault="00442F2E" w:rsidP="00295364">
      <w:pPr>
        <w:rPr>
          <w:ins w:id="5447" w:author="Linda Marshall" w:date="2017-10-31T15:34:00Z"/>
        </w:rPr>
      </w:pPr>
    </w:p>
    <w:p w14:paraId="74B546F5" w14:textId="02FF3D6B" w:rsidR="00065751" w:rsidRDefault="00065751" w:rsidP="00295364">
      <w:pPr>
        <w:rPr>
          <w:ins w:id="5448" w:author="Nick Nicholas" w:date="2017-10-31T16:53:00Z"/>
        </w:rPr>
      </w:pPr>
    </w:p>
    <w:tbl>
      <w:tblPr>
        <w:tblW w:w="0" w:type="auto"/>
        <w:tblCellMar>
          <w:top w:w="15" w:type="dxa"/>
          <w:left w:w="15" w:type="dxa"/>
          <w:bottom w:w="15" w:type="dxa"/>
          <w:right w:w="15" w:type="dxa"/>
        </w:tblCellMar>
        <w:tblLook w:val="04A0" w:firstRow="1" w:lastRow="0" w:firstColumn="1" w:lastColumn="0" w:noHBand="0" w:noVBand="1"/>
      </w:tblPr>
      <w:tblGrid>
        <w:gridCol w:w="216"/>
        <w:gridCol w:w="22"/>
        <w:gridCol w:w="1891"/>
        <w:gridCol w:w="527"/>
        <w:gridCol w:w="632"/>
        <w:gridCol w:w="463"/>
        <w:gridCol w:w="883"/>
        <w:gridCol w:w="838"/>
        <w:gridCol w:w="4972"/>
      </w:tblGrid>
      <w:tr w:rsidR="002474FD" w:rsidDel="00265BC9" w14:paraId="1A4ED136" w14:textId="2110590B" w:rsidTr="009D1791">
        <w:trPr>
          <w:ins w:id="5449" w:author="Linda Marshall" w:date="2017-11-16T11:21:00Z"/>
          <w:del w:id="5450" w:author="Nick Nicholas" w:date="2017-11-21T11:15:00Z"/>
        </w:trPr>
        <w:tc>
          <w:tcPr>
            <w:tcW w:w="270" w:type="dxa"/>
            <w:tcBorders>
              <w:top w:val="single" w:sz="6" w:space="0" w:color="005696"/>
              <w:left w:val="single" w:sz="6" w:space="0" w:color="005696"/>
              <w:bottom w:val="single" w:sz="6" w:space="0" w:color="005696"/>
              <w:right w:val="single" w:sz="6" w:space="0" w:color="005696"/>
            </w:tcBorders>
          </w:tcPr>
          <w:p w14:paraId="394823C0" w14:textId="13A47609" w:rsidR="002474FD" w:rsidDel="00265BC9" w:rsidRDefault="003C28E3" w:rsidP="009D1791">
            <w:pPr>
              <w:jc w:val="center"/>
              <w:rPr>
                <w:ins w:id="5451" w:author="Linda Marshall" w:date="2017-11-16T11:21:00Z"/>
                <w:del w:id="5452" w:author="Nick Nicholas" w:date="2017-11-21T11:15:00Z"/>
                <w:b/>
                <w:bCs/>
                <w:color w:val="005696"/>
                <w:sz w:val="21"/>
                <w:szCs w:val="21"/>
              </w:rPr>
            </w:pPr>
            <w:ins w:id="5453" w:author="Linda Marshall" w:date="2017-11-16T10:11:00Z">
              <w:del w:id="5454" w:author="Nick Nicholas" w:date="2017-11-21T11:15:00Z">
                <w:r w:rsidDel="00265BC9">
                  <w:delText>Attainment</w:delText>
                </w:r>
              </w:del>
            </w:ins>
            <w:ins w:id="5455" w:author="Linda Marshall" w:date="2017-11-16T11:19:00Z">
              <w:del w:id="5456" w:author="Nick Nicholas" w:date="2017-11-21T11:15:00Z">
                <w:r w:rsidR="0012105A" w:rsidDel="00265BC9">
                  <w:rPr>
                    <w:rStyle w:val="rootelement1"/>
                    <w:sz w:val="22"/>
                    <w:szCs w:val="22"/>
                    <w:lang w:val="en-AU"/>
                  </w:rPr>
                  <w:delText>Att</w:delText>
                </w:r>
              </w:del>
            </w:ins>
            <w:ins w:id="5457" w:author="Linda Marshall" w:date="2017-11-16T11:20:00Z">
              <w:del w:id="5458" w:author="Nick Nicholas" w:date="2017-11-21T11:15:00Z">
                <w:r w:rsidR="0012105A" w:rsidDel="00265BC9">
                  <w:rPr>
                    <w:rStyle w:val="rootelement1"/>
                    <w:sz w:val="22"/>
                    <w:szCs w:val="22"/>
                    <w:lang w:val="en-AU"/>
                  </w:rPr>
                  <w:delText>ainment</w:delText>
                </w:r>
              </w:del>
            </w:ins>
            <w:ins w:id="5459" w:author="Linda Marshall" w:date="2017-11-16T11:45:00Z">
              <w:del w:id="5460" w:author="Nick Nicholas" w:date="2017-11-21T11:15:00Z">
                <w:r w:rsidR="00957CFA" w:rsidRPr="00AC13A6" w:rsidDel="00265BC9">
                  <w:rPr>
                    <w:lang w:val="en-US"/>
                    <w:rPrChange w:id="5461" w:author="Nick Nicholas" w:date="2017-11-16T12:16:00Z">
                      <w:rPr/>
                    </w:rPrChange>
                  </w:rPr>
                  <w:delText>Credential</w:delText>
                </w:r>
              </w:del>
            </w:ins>
          </w:p>
        </w:tc>
        <w:tc>
          <w:tcPr>
            <w:tcW w:w="0" w:type="auto"/>
            <w:gridSpan w:val="4"/>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1F904EF3" w14:textId="66EE4BAF" w:rsidR="002474FD" w:rsidRPr="002474FD" w:rsidDel="00265BC9" w:rsidRDefault="002474FD" w:rsidP="009D1791">
            <w:pPr>
              <w:rPr>
                <w:ins w:id="5462" w:author="Linda Marshall" w:date="2017-11-16T11:21:00Z"/>
                <w:del w:id="5463" w:author="Nick Nicholas" w:date="2017-11-21T11:15:00Z"/>
                <w:sz w:val="20"/>
                <w:szCs w:val="20"/>
                <w:lang w:val="en-AU"/>
                <w:rPrChange w:id="5464" w:author="Linda Marshall" w:date="2017-11-16T11:21:00Z">
                  <w:rPr>
                    <w:ins w:id="5465" w:author="Linda Marshall" w:date="2017-11-16T11:21:00Z"/>
                    <w:del w:id="5466" w:author="Nick Nicholas" w:date="2017-11-21T11:15:00Z"/>
                    <w:sz w:val="20"/>
                    <w:szCs w:val="20"/>
                  </w:rPr>
                </w:rPrChange>
              </w:rPr>
            </w:pPr>
            <w:ins w:id="5467" w:author="Linda Marshall" w:date="2017-11-16T11:21:00Z">
              <w:del w:id="5468" w:author="Nick Nicholas" w:date="2017-11-21T11:15:00Z">
                <w:r w:rsidDel="00265BC9">
                  <w:rPr>
                    <w:sz w:val="20"/>
                    <w:szCs w:val="20"/>
                    <w:lang w:val="en-AU"/>
                  </w:rPr>
                  <w:delText>CredentialRefId</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E317DB7" w14:textId="7D91E4E3" w:rsidR="002474FD" w:rsidRPr="002474FD" w:rsidDel="00265BC9" w:rsidRDefault="002474FD" w:rsidP="009D1791">
            <w:pPr>
              <w:jc w:val="center"/>
              <w:rPr>
                <w:ins w:id="5469" w:author="Linda Marshall" w:date="2017-11-16T11:21:00Z"/>
                <w:del w:id="5470" w:author="Nick Nicholas" w:date="2017-11-21T11:15:00Z"/>
                <w:lang w:val="en-AU"/>
                <w:rPrChange w:id="5471" w:author="Linda Marshall" w:date="2017-11-16T11:21:00Z">
                  <w:rPr>
                    <w:ins w:id="5472" w:author="Linda Marshall" w:date="2017-11-16T11:21:00Z"/>
                    <w:del w:id="5473" w:author="Nick Nicholas" w:date="2017-11-21T11:15:00Z"/>
                  </w:rPr>
                </w:rPrChange>
              </w:rPr>
            </w:pPr>
            <w:ins w:id="5474" w:author="Linda Marshall" w:date="2017-11-16T11:21:00Z">
              <w:del w:id="5475" w:author="Nick Nicholas" w:date="2017-11-21T11:15:00Z">
                <w:r w:rsidDel="00265BC9">
                  <w:rPr>
                    <w:lang w:val="en-AU"/>
                  </w:rPr>
                  <w:delText>O</w:delText>
                </w:r>
              </w:del>
            </w:ins>
          </w:p>
        </w:tc>
        <w:tc>
          <w:tcPr>
            <w:tcW w:w="0" w:type="auto"/>
            <w:gridSpan w:val="2"/>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4BB0D396" w14:textId="1815B906" w:rsidR="002474FD" w:rsidDel="00265BC9" w:rsidRDefault="002474FD" w:rsidP="009D1791">
            <w:pPr>
              <w:pStyle w:val="Web"/>
              <w:rPr>
                <w:ins w:id="5476" w:author="Linda Marshall" w:date="2017-11-16T11:21:00Z"/>
                <w:del w:id="5477" w:author="Nick Nicholas" w:date="2017-11-21T11:15:00Z"/>
              </w:rPr>
            </w:pPr>
            <w:ins w:id="5478" w:author="Linda Marshall" w:date="2017-11-16T11:21:00Z">
              <w:del w:id="5479" w:author="Nick Nicholas" w:date="2017-11-21T11:15:00Z">
                <w:r w:rsidDel="00265BC9">
                  <w:delText xml:space="preserve">A GUID associated with the Credential or </w:delText>
                </w:r>
              </w:del>
            </w:ins>
            <w:ins w:id="5480" w:author="Linda Marshall" w:date="2017-11-16T11:45:00Z">
              <w:del w:id="5481" w:author="Nick Nicholas" w:date="2017-11-21T11:15:00Z">
                <w:r w:rsidR="00957CFA" w:rsidDel="00265BC9">
                  <w:delText>Credential</w:delText>
                </w:r>
              </w:del>
            </w:ins>
            <w:ins w:id="5482" w:author="Linda Marshall" w:date="2017-11-16T11:21:00Z">
              <w:del w:id="5483" w:author="Nick Nicholas" w:date="2017-11-21T11:15:00Z">
                <w:r w:rsidDel="00265BC9">
                  <w:delText xml:space="preserve"> </w:delText>
                </w:r>
              </w:del>
            </w:ins>
            <w:ins w:id="5484" w:author="Linda Marshall" w:date="2017-11-16T11:22:00Z">
              <w:del w:id="5485" w:author="Nick Nicholas" w:date="2017-11-21T11:15:00Z">
                <w:r w:rsidDel="00265BC9">
                  <w:delText>achievement working towards.</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9B1EFF1" w14:textId="707DB186" w:rsidR="002474FD" w:rsidRPr="002474FD" w:rsidDel="00265BC9" w:rsidRDefault="002474FD" w:rsidP="00B7106F">
            <w:pPr>
              <w:rPr>
                <w:ins w:id="5486" w:author="Linda Marshall" w:date="2017-11-16T11:21:00Z"/>
                <w:del w:id="5487" w:author="Nick Nicholas" w:date="2017-11-21T11:15:00Z"/>
                <w:lang w:val="en-AU"/>
                <w:rPrChange w:id="5488" w:author="Linda Marshall" w:date="2017-11-16T11:22:00Z">
                  <w:rPr>
                    <w:ins w:id="5489" w:author="Linda Marshall" w:date="2017-11-16T11:21:00Z"/>
                    <w:del w:id="5490" w:author="Nick Nicholas" w:date="2017-11-21T11:15:00Z"/>
                  </w:rPr>
                </w:rPrChange>
              </w:rPr>
            </w:pPr>
            <w:ins w:id="5491" w:author="Linda Marshall" w:date="2017-11-16T11:22:00Z">
              <w:del w:id="5492" w:author="Nick Nicholas" w:date="2017-11-21T11:15:00Z">
                <w:r w:rsidDel="00265BC9">
                  <w:rPr>
                    <w:lang w:val="en-AU"/>
                  </w:rPr>
                  <w:delText>IdRefType</w:delText>
                </w:r>
              </w:del>
            </w:ins>
          </w:p>
        </w:tc>
      </w:tr>
      <w:tr w:rsidR="002474FD" w:rsidRPr="000E2B83" w:rsidDel="00265BC9" w14:paraId="04D109B5" w14:textId="505CAE18" w:rsidTr="009D1791">
        <w:trPr>
          <w:ins w:id="5493" w:author="Linda Marshall" w:date="2017-11-16T11:20:00Z"/>
          <w:del w:id="5494" w:author="Nick Nicholas" w:date="2017-11-21T11:15:00Z"/>
        </w:trPr>
        <w:tc>
          <w:tcPr>
            <w:tcW w:w="270" w:type="dxa"/>
            <w:tcBorders>
              <w:top w:val="single" w:sz="6" w:space="0" w:color="005696"/>
              <w:left w:val="single" w:sz="6" w:space="0" w:color="005696"/>
              <w:bottom w:val="single" w:sz="6" w:space="0" w:color="005696"/>
              <w:right w:val="single" w:sz="6" w:space="0" w:color="005696"/>
            </w:tcBorders>
          </w:tcPr>
          <w:p w14:paraId="11F5D629" w14:textId="30C9F56C" w:rsidR="002474FD" w:rsidDel="00265BC9" w:rsidRDefault="002474FD" w:rsidP="009D1791">
            <w:pPr>
              <w:jc w:val="center"/>
              <w:rPr>
                <w:ins w:id="5495" w:author="Linda Marshall" w:date="2017-11-16T11:20:00Z"/>
                <w:del w:id="5496" w:author="Nick Nicholas" w:date="2017-11-21T11:15:00Z"/>
                <w:b/>
                <w:bCs/>
                <w:color w:val="005696"/>
                <w:sz w:val="21"/>
                <w:szCs w:val="21"/>
              </w:rPr>
            </w:pPr>
            <w:ins w:id="5497" w:author="Linda Marshall" w:date="2017-11-16T11:40:00Z">
              <w:del w:id="5498" w:author="Nick Nicholas" w:date="2017-11-21T11:15:00Z">
                <w:r w:rsidDel="00265BC9">
                  <w:rPr>
                    <w:strike/>
                    <w:sz w:val="20"/>
                    <w:szCs w:val="20"/>
                  </w:rPr>
                  <w:delText>CredentialInfo</w:delText>
                </w:r>
              </w:del>
            </w:ins>
            <w:ins w:id="5499" w:author="Linda Marshall" w:date="2017-11-16T11:45:00Z">
              <w:del w:id="5500" w:author="Nick Nicholas" w:date="2017-11-21T11:15:00Z">
                <w:r w:rsidR="00957CFA" w:rsidDel="00265BC9">
                  <w:rPr>
                    <w:strike/>
                  </w:rPr>
                  <w:delText>Credential</w:delText>
                </w:r>
              </w:del>
            </w:ins>
            <w:ins w:id="5501" w:author="Linda Marshall" w:date="2017-11-16T11:40:00Z">
              <w:del w:id="5502" w:author="Nick Nicholas" w:date="2017-11-21T11:15:00Z">
                <w:r w:rsidDel="00265BC9">
                  <w:rPr>
                    <w:strike/>
                  </w:rPr>
                  <w:delText>CredentialInfo</w:delText>
                </w:r>
              </w:del>
            </w:ins>
            <w:ins w:id="5503" w:author="Linda Marshall" w:date="2017-11-16T11:45:00Z">
              <w:del w:id="5504" w:author="Nick Nicholas" w:date="2017-11-21T11:15:00Z">
                <w:r w:rsidR="00957CFA" w:rsidDel="00265BC9">
                  <w:delText>Credential</w:delText>
                </w:r>
                <w:r w:rsidR="00957CFA" w:rsidDel="00265BC9">
                  <w:rPr>
                    <w:lang w:val="en-GB"/>
                  </w:rPr>
                  <w:delText>CredentialCredentialCredentialCredential</w:delText>
                </w:r>
                <w:r w:rsidR="00957CFA" w:rsidDel="00265BC9">
                  <w:rPr>
                    <w:sz w:val="20"/>
                    <w:szCs w:val="20"/>
                  </w:rPr>
                  <w:delText>Credential</w:delText>
                </w:r>
                <w:r w:rsidR="00957CFA" w:rsidDel="00265BC9">
                  <w:delText>Credential</w:delText>
                </w:r>
                <w:r w:rsidR="00957CFA" w:rsidDel="00265BC9">
                  <w:rPr>
                    <w:lang w:val="en-GB"/>
                  </w:rPr>
                  <w:delText>Credential</w:delText>
                </w:r>
              </w:del>
            </w:ins>
            <w:ins w:id="5505" w:author="Linda Marshall" w:date="2017-11-16T11:40:00Z">
              <w:del w:id="5506" w:author="Nick Nicholas" w:date="2017-11-21T11:15:00Z">
                <w:r w:rsidDel="00265BC9">
                  <w:rPr>
                    <w:lang w:val="en-GB"/>
                  </w:rPr>
                  <w:delText>CredentialInfo</w:delText>
                </w:r>
              </w:del>
            </w:ins>
          </w:p>
        </w:tc>
        <w:tc>
          <w:tcPr>
            <w:tcW w:w="0" w:type="auto"/>
            <w:gridSpan w:val="4"/>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1F258C1C" w14:textId="4ED8F41E" w:rsidR="002474FD" w:rsidDel="00265BC9" w:rsidRDefault="002474FD" w:rsidP="009D1791">
            <w:pPr>
              <w:rPr>
                <w:ins w:id="5507" w:author="Linda Marshall" w:date="2017-11-16T11:20:00Z"/>
                <w:del w:id="5508" w:author="Nick Nicholas" w:date="2017-11-21T11:15:00Z"/>
                <w:sz w:val="20"/>
                <w:szCs w:val="20"/>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E7CBDE6" w14:textId="741A1277" w:rsidR="002474FD" w:rsidDel="00265BC9" w:rsidRDefault="002474FD" w:rsidP="009D1791">
            <w:pPr>
              <w:jc w:val="center"/>
              <w:rPr>
                <w:ins w:id="5509" w:author="Linda Marshall" w:date="2017-11-16T11:20:00Z"/>
                <w:del w:id="5510" w:author="Nick Nicholas" w:date="2017-11-21T11:15:00Z"/>
              </w:rPr>
            </w:pPr>
          </w:p>
        </w:tc>
        <w:tc>
          <w:tcPr>
            <w:tcW w:w="0" w:type="auto"/>
            <w:gridSpan w:val="2"/>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128E1572" w14:textId="27434AD4" w:rsidR="002474FD" w:rsidDel="00265BC9" w:rsidRDefault="002474FD" w:rsidP="000E2B83">
            <w:pPr>
              <w:pStyle w:val="Web"/>
              <w:rPr>
                <w:ins w:id="5511" w:author="Linda Marshall" w:date="2017-11-16T11:20:00Z"/>
                <w:del w:id="5512" w:author="Nick Nicholas" w:date="2017-11-21T11:15:00Z"/>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6FD977AD" w14:textId="5B9A7A8F" w:rsidR="002474FD" w:rsidDel="00265BC9" w:rsidRDefault="002474FD" w:rsidP="00733A92">
            <w:pPr>
              <w:rPr>
                <w:ins w:id="5513" w:author="Linda Marshall" w:date="2017-11-16T11:20:00Z"/>
                <w:del w:id="5514" w:author="Nick Nicholas" w:date="2017-11-21T11:15:00Z"/>
                <w:lang w:val="en-GB"/>
              </w:rPr>
            </w:pPr>
          </w:p>
        </w:tc>
      </w:tr>
      <w:tr w:rsidR="005D41B2" w:rsidRPr="00265BC9" w:rsidDel="00265BC9" w14:paraId="72C1ACBA" w14:textId="5A064BB9" w:rsidTr="009D1791">
        <w:trPr>
          <w:ins w:id="5515" w:author="Linda Marshall" w:date="2017-11-20T09:43:00Z"/>
          <w:del w:id="5516" w:author="Nick Nicholas" w:date="2017-11-21T11:15:00Z"/>
        </w:trPr>
        <w:tc>
          <w:tcPr>
            <w:tcW w:w="270" w:type="dxa"/>
            <w:gridSpan w:val="2"/>
            <w:tcBorders>
              <w:top w:val="single" w:sz="6" w:space="0" w:color="005696"/>
              <w:left w:val="single" w:sz="6" w:space="0" w:color="005696"/>
              <w:bottom w:val="single" w:sz="6" w:space="0" w:color="005696"/>
              <w:right w:val="single" w:sz="6" w:space="0" w:color="005696"/>
            </w:tcBorders>
          </w:tcPr>
          <w:p w14:paraId="5A542703" w14:textId="2C95FB0C" w:rsidR="005D41B2" w:rsidDel="00265BC9" w:rsidRDefault="00C43006" w:rsidP="009D1791">
            <w:pPr>
              <w:jc w:val="center"/>
              <w:rPr>
                <w:ins w:id="5517" w:author="Linda Marshall" w:date="2017-11-20T09:43:00Z"/>
                <w:del w:id="5518" w:author="Nick Nicholas" w:date="2017-11-21T11:15:00Z"/>
                <w:b/>
                <w:bCs/>
                <w:color w:val="005696"/>
                <w:sz w:val="21"/>
                <w:szCs w:val="21"/>
              </w:rPr>
            </w:pPr>
            <w:del w:id="5519" w:author="Nick Nicholas" w:date="2017-11-21T11:15:00Z">
              <w:r w:rsidDel="00265BC9">
                <w:rPr>
                  <w:rStyle w:val="a6"/>
                </w:rPr>
                <w:commentReference w:id="5520"/>
              </w:r>
            </w:del>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696976A7" w14:textId="1D3B75C7" w:rsidR="005D41B2" w:rsidRPr="005D41B2" w:rsidDel="00265BC9" w:rsidRDefault="005D41B2" w:rsidP="009D1791">
            <w:pPr>
              <w:rPr>
                <w:ins w:id="5521" w:author="Linda Marshall" w:date="2017-11-20T09:43:00Z"/>
                <w:del w:id="5522" w:author="Nick Nicholas" w:date="2017-11-21T11:15:00Z"/>
                <w:sz w:val="20"/>
                <w:szCs w:val="20"/>
                <w:lang w:val="en-AU"/>
                <w:rPrChange w:id="5523" w:author="Linda Marshall" w:date="2017-11-20T09:43:00Z">
                  <w:rPr>
                    <w:ins w:id="5524" w:author="Linda Marshall" w:date="2017-11-20T09:43:00Z"/>
                    <w:del w:id="5525" w:author="Nick Nicholas" w:date="2017-11-21T11:15:00Z"/>
                    <w:sz w:val="20"/>
                    <w:szCs w:val="20"/>
                  </w:rPr>
                </w:rPrChange>
              </w:rPr>
            </w:pPr>
            <w:ins w:id="5526" w:author="Linda Marshall" w:date="2017-11-20T09:43:00Z">
              <w:del w:id="5527" w:author="Nick Nicholas" w:date="2017-11-21T11:15:00Z">
                <w:r w:rsidDel="00265BC9">
                  <w:rPr>
                    <w:sz w:val="20"/>
                    <w:szCs w:val="20"/>
                    <w:lang w:val="en-AU"/>
                  </w:rPr>
                  <w:delText>CourseInfoRefId</w:delText>
                </w:r>
              </w:del>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DF9D956" w14:textId="720DAFD3" w:rsidR="005D41B2" w:rsidRPr="005D41B2" w:rsidDel="00265BC9" w:rsidRDefault="005D41B2" w:rsidP="009D1791">
            <w:pPr>
              <w:jc w:val="center"/>
              <w:rPr>
                <w:ins w:id="5528" w:author="Linda Marshall" w:date="2017-11-20T09:43:00Z"/>
                <w:del w:id="5529" w:author="Nick Nicholas" w:date="2017-11-21T11:15:00Z"/>
                <w:lang w:val="en-AU"/>
                <w:rPrChange w:id="5530" w:author="Linda Marshall" w:date="2017-11-20T09:43:00Z">
                  <w:rPr>
                    <w:ins w:id="5531" w:author="Linda Marshall" w:date="2017-11-20T09:43:00Z"/>
                    <w:del w:id="5532" w:author="Nick Nicholas" w:date="2017-11-21T11:15:00Z"/>
                  </w:rPr>
                </w:rPrChange>
              </w:rPr>
            </w:pPr>
            <w:ins w:id="5533" w:author="Linda Marshall" w:date="2017-11-20T09:43:00Z">
              <w:del w:id="5534" w:author="Nick Nicholas" w:date="2017-11-21T11:15:00Z">
                <w:r w:rsidDel="00265BC9">
                  <w:rPr>
                    <w:lang w:val="en-AU"/>
                  </w:rPr>
                  <w:delText>O</w:delText>
                </w:r>
              </w:del>
            </w:ins>
          </w:p>
        </w:tc>
        <w:tc>
          <w:tcPr>
            <w:tcW w:w="0" w:type="auto"/>
            <w:gridSpan w:val="3"/>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F628871" w14:textId="6E764BAA" w:rsidR="005D41B2" w:rsidDel="00265BC9" w:rsidRDefault="005D41B2" w:rsidP="009D1791">
            <w:pPr>
              <w:pStyle w:val="Web"/>
              <w:rPr>
                <w:ins w:id="5535" w:author="Linda Marshall" w:date="2017-11-20T09:44:00Z"/>
                <w:del w:id="5536" w:author="Nick Nicholas" w:date="2017-11-21T11:15:00Z"/>
              </w:rPr>
            </w:pPr>
            <w:ins w:id="5537" w:author="Linda Marshall" w:date="2017-11-20T09:43:00Z">
              <w:del w:id="5538" w:author="Nick Nicholas" w:date="2017-11-21T11:15:00Z">
                <w:r w:rsidDel="00265BC9">
                  <w:delText>A</w:delText>
                </w:r>
              </w:del>
            </w:ins>
            <w:ins w:id="5539" w:author="Linda Marshall" w:date="2017-11-20T09:44:00Z">
              <w:del w:id="5540" w:author="Nick Nicholas" w:date="2017-11-21T11:15:00Z">
                <w:r w:rsidDel="00265BC9">
                  <w:delText xml:space="preserve"> GUID that links to an object representing Course.</w:delText>
                </w:r>
              </w:del>
            </w:ins>
          </w:p>
          <w:p w14:paraId="4513649A" w14:textId="02E00E6C" w:rsidR="005D41B2" w:rsidDel="00265BC9" w:rsidRDefault="005D41B2" w:rsidP="009D1791">
            <w:pPr>
              <w:pStyle w:val="Web"/>
              <w:rPr>
                <w:ins w:id="5541" w:author="Linda Marshall" w:date="2017-11-20T09:43:00Z"/>
                <w:del w:id="5542" w:author="Nick Nicholas" w:date="2017-11-21T11:15:00Z"/>
              </w:rPr>
            </w:pPr>
            <w:ins w:id="5543" w:author="Linda Marshall" w:date="2017-11-20T09:44:00Z">
              <w:del w:id="5544" w:author="Nick Nicholas" w:date="2017-11-21T11:15:00Z">
                <w:r w:rsidDel="00265BC9">
                  <w:delText>Application may choose to publish RefI</w:delText>
                </w:r>
              </w:del>
            </w:ins>
            <w:ins w:id="5545" w:author="Linda Marshall" w:date="2017-11-20T09:45:00Z">
              <w:del w:id="5546" w:author="Nick Nicholas" w:date="2017-11-21T11:15:00Z">
                <w:r w:rsidDel="00265BC9">
                  <w:delText>d’s if these exist as objects in their own right.</w:delText>
                </w:r>
              </w:del>
            </w:ins>
          </w:p>
        </w:tc>
        <w:tc>
          <w:tcPr>
            <w:tcW w:w="0" w:type="auto"/>
            <w:gridSpan w:val="2"/>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14072FCE" w14:textId="6895E886" w:rsidR="005D41B2" w:rsidDel="00265BC9" w:rsidRDefault="005D41B2" w:rsidP="009D1791">
            <w:pPr>
              <w:rPr>
                <w:ins w:id="5547" w:author="Linda Marshall" w:date="2017-11-20T09:43:00Z"/>
                <w:del w:id="5548" w:author="Nick Nicholas" w:date="2017-11-21T11:15:00Z"/>
                <w:lang w:val="en-GB"/>
              </w:rPr>
            </w:pPr>
          </w:p>
        </w:tc>
      </w:tr>
    </w:tbl>
    <w:p w14:paraId="391845D2" w14:textId="7060C95A" w:rsidR="00B17F26" w:rsidRDefault="00957CFA" w:rsidP="00295364">
      <w:pPr>
        <w:rPr>
          <w:ins w:id="5549" w:author="Nick Nicholas" w:date="2017-10-31T17:00:00Z"/>
          <w:lang w:val="en-GB"/>
        </w:rPr>
      </w:pPr>
      <w:ins w:id="5550" w:author="Linda Marshall" w:date="2017-11-16T11:45:00Z">
        <w:del w:id="5551" w:author="Nick Nicholas" w:date="2017-11-21T11:15:00Z">
          <w:r w:rsidDel="00265BC9">
            <w:rPr>
              <w:lang w:val="en-GB"/>
            </w:rPr>
            <w:delText>Credential</w:delText>
          </w:r>
        </w:del>
      </w:ins>
      <w:ins w:id="5552" w:author="Linda Marshall" w:date="2017-11-20T09:45:00Z">
        <w:del w:id="5553" w:author="Nick Nicholas" w:date="2017-11-21T11:15:00Z">
          <w:r w:rsidR="005D41B2" w:rsidDel="00265BC9">
            <w:delText>separate</w:delText>
          </w:r>
        </w:del>
      </w:ins>
      <w:ins w:id="5554" w:author="Linda Marshall" w:date="2017-11-16T11:45:00Z">
        <w:del w:id="5555" w:author="Nick Nicholas" w:date="2017-11-21T11:15:00Z">
          <w:r w:rsidDel="00265BC9">
            <w:rPr>
              <w:lang w:val="en-GB"/>
            </w:rPr>
            <w:delText>CredentialCredential</w:delText>
          </w:r>
          <w:r w:rsidDel="00265BC9">
            <w:rPr>
              <w:sz w:val="20"/>
              <w:szCs w:val="20"/>
            </w:rPr>
            <w:delText>Credential</w:delText>
          </w:r>
          <w:r w:rsidDel="00265BC9">
            <w:delText>Credential</w:delText>
          </w:r>
          <w:r w:rsidDel="00265BC9">
            <w:rPr>
              <w:lang w:val="en-GB"/>
            </w:rPr>
            <w:delText>Credential</w:delText>
          </w:r>
        </w:del>
      </w:ins>
      <w:ins w:id="5556" w:author="Linda Marshall" w:date="2017-11-16T11:40:00Z">
        <w:del w:id="5557" w:author="Nick Nicholas" w:date="2017-11-21T11:15:00Z">
          <w:r w:rsidR="002474FD" w:rsidDel="00265BC9">
            <w:rPr>
              <w:lang w:val="en-GB"/>
            </w:rPr>
            <w:delText>CredentialInfo</w:delText>
          </w:r>
          <w:r w:rsidR="002474FD" w:rsidDel="00265BC9">
            <w:delText>CredentialInfo</w:delText>
          </w:r>
          <w:r w:rsidR="002474FD" w:rsidDel="00265BC9">
            <w:rPr>
              <w:rStyle w:val="rootelement1"/>
              <w:sz w:val="22"/>
              <w:szCs w:val="22"/>
            </w:rPr>
            <w:delText>CredentialInfo</w:delText>
          </w:r>
        </w:del>
      </w:ins>
      <w:ins w:id="5558" w:author="Linda Marshall" w:date="2017-11-16T11:45:00Z">
        <w:del w:id="5559" w:author="Nick Nicholas" w:date="2017-11-21T11:15:00Z">
          <w:r w:rsidDel="00265BC9">
            <w:delText>Credential</w:delText>
          </w:r>
          <w:r w:rsidDel="00265BC9">
            <w:rPr>
              <w:rStyle w:val="rootelement1"/>
              <w:b w:val="0"/>
              <w:sz w:val="22"/>
              <w:szCs w:val="22"/>
            </w:rPr>
            <w:delText>Credential</w:delText>
          </w:r>
          <w:r w:rsidRPr="00AC13A6" w:rsidDel="00265BC9">
            <w:rPr>
              <w:lang w:val="en-US"/>
              <w:rPrChange w:id="5560" w:author="Nick Nicholas" w:date="2017-11-16T12:16:00Z">
                <w:rPr/>
              </w:rPrChange>
            </w:rPr>
            <w:delText>Credential</w:delText>
          </w:r>
          <w:r w:rsidDel="00265BC9">
            <w:delText>Credential</w:delText>
          </w:r>
          <w:r w:rsidRPr="00AC13A6" w:rsidDel="00265BC9">
            <w:rPr>
              <w:lang w:val="en-US"/>
              <w:rPrChange w:id="5561" w:author="Nick Nicholas" w:date="2017-11-16T12:16:00Z">
                <w:rPr/>
              </w:rPrChange>
            </w:rPr>
            <w:delText>CredentialCredentialCredential</w:delText>
          </w:r>
          <w:r w:rsidDel="00265BC9">
            <w:rPr>
              <w:lang w:val="en-GB"/>
            </w:rPr>
            <w:delText>Credential</w:delText>
          </w:r>
          <w:r w:rsidDel="00265BC9">
            <w:rPr>
              <w:rStyle w:val="rootelement1"/>
              <w:sz w:val="22"/>
              <w:szCs w:val="22"/>
            </w:rPr>
            <w:delText>Credential</w:delText>
          </w:r>
          <w:r w:rsidRPr="00AC13A6" w:rsidDel="00265BC9">
            <w:rPr>
              <w:lang w:val="en-US"/>
              <w:rPrChange w:id="5562" w:author="Nick Nicholas" w:date="2017-11-16T12:16:00Z">
                <w:rPr/>
              </w:rPrChange>
            </w:rPr>
            <w:delText>Credential</w:delText>
          </w:r>
        </w:del>
      </w:ins>
      <w:ins w:id="5563" w:author="Linda Marshall" w:date="2017-11-16T15:10:00Z">
        <w:del w:id="5564" w:author="Nick Nicholas" w:date="2017-11-21T11:15:00Z">
          <w:r w:rsidR="00285CF5" w:rsidDel="00265BC9">
            <w:rPr>
              <w:lang w:val="en-US"/>
            </w:rPr>
            <w:delText>credential</w:delText>
          </w:r>
        </w:del>
      </w:ins>
      <w:ins w:id="5565" w:author="Linda Marshall" w:date="2017-11-16T11:45:00Z">
        <w:del w:id="5566" w:author="Nick Nicholas" w:date="2017-11-21T11:15:00Z">
          <w:r w:rsidRPr="00AC13A6" w:rsidDel="00265BC9">
            <w:rPr>
              <w:lang w:val="en-US"/>
              <w:rPrChange w:id="5567" w:author="Nick Nicholas" w:date="2017-11-16T12:25:00Z">
                <w:rPr/>
              </w:rPrChange>
            </w:rPr>
            <w:delText>CredentialCredentialCredential</w:delText>
          </w:r>
          <w:r w:rsidDel="00265BC9">
            <w:rPr>
              <w:lang w:val="en-GB"/>
            </w:rPr>
            <w:delText>Credential</w:delText>
          </w:r>
          <w:r w:rsidDel="00265BC9">
            <w:rPr>
              <w:rStyle w:val="rootelement1"/>
              <w:sz w:val="22"/>
              <w:szCs w:val="22"/>
            </w:rPr>
            <w:delText>Credential</w:delText>
          </w:r>
          <w:r w:rsidRPr="00AC13A6" w:rsidDel="00265BC9">
            <w:rPr>
              <w:lang w:val="en-US"/>
              <w:rPrChange w:id="5568" w:author="Nick Nicholas" w:date="2017-11-16T12:25:00Z">
                <w:rPr/>
              </w:rPrChange>
            </w:rPr>
            <w:delText>CredentialCredential</w:delText>
          </w:r>
        </w:del>
      </w:ins>
      <w:ins w:id="5569" w:author="Linda Marshall" w:date="2017-11-16T11:40:00Z">
        <w:del w:id="5570" w:author="Nick Nicholas" w:date="2017-11-21T11:15:00Z">
          <w:r w:rsidR="002474FD" w:rsidDel="00265BC9">
            <w:rPr>
              <w:rStyle w:val="rootelement1"/>
              <w:b w:val="0"/>
              <w:sz w:val="22"/>
              <w:szCs w:val="22"/>
            </w:rPr>
            <w:delText>CredentialLearningCredentialLearning</w:delText>
          </w:r>
        </w:del>
      </w:ins>
      <w:ins w:id="5571" w:author="Linda Marshall" w:date="2017-11-16T11:45:00Z">
        <w:del w:id="5572" w:author="Nick Nicholas" w:date="2017-11-21T11:15:00Z">
          <w:r w:rsidDel="00265BC9">
            <w:rPr>
              <w:lang w:val="en-GB"/>
            </w:rPr>
            <w:delText>Credential</w:delText>
          </w:r>
          <w:r w:rsidDel="00265BC9">
            <w:rPr>
              <w:rStyle w:val="rootelement1"/>
              <w:sz w:val="22"/>
              <w:szCs w:val="22"/>
            </w:rPr>
            <w:delText>Credential</w:delText>
          </w:r>
        </w:del>
      </w:ins>
      <w:ins w:id="5573" w:author="Linda Marshall" w:date="2017-11-16T11:46:00Z">
        <w:del w:id="5574" w:author="Nick Nicholas" w:date="2017-11-21T11:15:00Z">
          <w:r w:rsidRPr="00AC13A6" w:rsidDel="00265BC9">
            <w:rPr>
              <w:lang w:val="en-US"/>
              <w:rPrChange w:id="5575" w:author="Nick Nicholas" w:date="2017-11-16T12:25:00Z">
                <w:rPr/>
              </w:rPrChange>
            </w:rPr>
            <w:delText>Credential</w:delText>
          </w:r>
        </w:del>
      </w:ins>
      <w:ins w:id="5576" w:author="Linda Marshall" w:date="2017-11-16T11:40:00Z">
        <w:del w:id="5577" w:author="Nick Nicholas" w:date="2017-11-21T11:15:00Z">
          <w:r w:rsidR="002474FD" w:rsidDel="00265BC9">
            <w:rPr>
              <w:rStyle w:val="rootelement1"/>
              <w:b w:val="0"/>
              <w:sz w:val="22"/>
              <w:szCs w:val="22"/>
            </w:rPr>
            <w:delText>CredentialLearningCredentialLearning</w:delText>
          </w:r>
        </w:del>
      </w:ins>
      <w:ins w:id="5578" w:author="Linda Marshall" w:date="2017-11-16T11:46:00Z">
        <w:del w:id="5579" w:author="Nick Nicholas" w:date="2017-11-21T11:15:00Z">
          <w:r w:rsidDel="00265BC9">
            <w:rPr>
              <w:lang w:val="en-GB"/>
            </w:rPr>
            <w:delText>Credential</w:delText>
          </w:r>
          <w:r w:rsidDel="00265BC9">
            <w:rPr>
              <w:rStyle w:val="rootelement1"/>
              <w:sz w:val="22"/>
              <w:szCs w:val="22"/>
            </w:rPr>
            <w:delText>Credential</w:delText>
          </w:r>
          <w:r w:rsidRPr="00AC13A6" w:rsidDel="00265BC9">
            <w:rPr>
              <w:lang w:val="en-US"/>
              <w:rPrChange w:id="5580" w:author="Nick Nicholas" w:date="2017-11-16T12:25:00Z">
                <w:rPr/>
              </w:rPrChange>
            </w:rPr>
            <w:delText>Credential</w:delText>
          </w:r>
        </w:del>
      </w:ins>
      <w:ins w:id="5581" w:author="Linda Marshall" w:date="2017-11-16T11:40:00Z">
        <w:del w:id="5582" w:author="Nick Nicholas" w:date="2017-11-21T11:15:00Z">
          <w:r w:rsidR="002474FD" w:rsidDel="00265BC9">
            <w:rPr>
              <w:rStyle w:val="rootelement1"/>
              <w:b w:val="0"/>
              <w:sz w:val="22"/>
              <w:szCs w:val="22"/>
            </w:rPr>
            <w:delText>CredentialLearningCredentialLearning</w:delText>
          </w:r>
        </w:del>
      </w:ins>
      <w:ins w:id="5583" w:author="Linda Marshall" w:date="2017-11-16T11:46:00Z">
        <w:del w:id="5584" w:author="Nick Nicholas" w:date="2017-11-21T11:15:00Z">
          <w:r w:rsidDel="00265BC9">
            <w:rPr>
              <w:lang w:val="en-GB"/>
            </w:rPr>
            <w:delText>Credential</w:delText>
          </w:r>
        </w:del>
      </w:ins>
      <w:ins w:id="5585" w:author="Linda Marshall" w:date="2017-11-16T11:40:00Z">
        <w:del w:id="5586" w:author="Nick Nicholas" w:date="2017-11-21T11:15:00Z">
          <w:r w:rsidR="002474FD" w:rsidDel="00265BC9">
            <w:rPr>
              <w:lang w:val="en-GB"/>
            </w:rPr>
            <w:delText>CredentialInfo</w:delText>
          </w:r>
        </w:del>
      </w:ins>
      <w:ins w:id="5587" w:author="Linda Marshall" w:date="2017-11-16T11:46:00Z">
        <w:del w:id="5588" w:author="Nick Nicholas" w:date="2017-11-21T11:15:00Z">
          <w:r w:rsidDel="00265BC9">
            <w:rPr>
              <w:rStyle w:val="rootelement1"/>
              <w:sz w:val="22"/>
              <w:szCs w:val="22"/>
            </w:rPr>
            <w:delText>Credential</w:delText>
          </w:r>
        </w:del>
      </w:ins>
      <w:ins w:id="5589" w:author="Linda Marshall" w:date="2017-11-16T11:40:00Z">
        <w:del w:id="5590" w:author="Nick Nicholas" w:date="2017-11-21T11:15:00Z">
          <w:r w:rsidR="002474FD" w:rsidDel="00265BC9">
            <w:rPr>
              <w:rStyle w:val="rootelement1"/>
              <w:sz w:val="22"/>
              <w:szCs w:val="22"/>
            </w:rPr>
            <w:delText>CredentialInfo</w:delText>
          </w:r>
        </w:del>
      </w:ins>
      <w:ins w:id="5591" w:author="Linda Marshall" w:date="2017-11-16T11:46:00Z">
        <w:del w:id="5592" w:author="Nick Nicholas" w:date="2017-11-21T11:15:00Z">
          <w:r w:rsidRPr="00AC13A6" w:rsidDel="00265BC9">
            <w:rPr>
              <w:lang w:val="en-US"/>
              <w:rPrChange w:id="5593" w:author="Nick Nicholas" w:date="2017-11-16T12:25:00Z">
                <w:rPr/>
              </w:rPrChange>
            </w:rPr>
            <w:delText>CredentialCredential</w:delText>
          </w:r>
          <w:r w:rsidDel="00265BC9">
            <w:delText>Credential</w:delText>
          </w:r>
          <w:r w:rsidRPr="00AC13A6" w:rsidDel="00265BC9">
            <w:rPr>
              <w:lang w:val="en-US"/>
              <w:rPrChange w:id="5594" w:author="Nick Nicholas" w:date="2017-11-16T12:25:00Z">
                <w:rPr/>
              </w:rPrChange>
            </w:rPr>
            <w:delText>CredentialCredential</w:delText>
          </w:r>
          <w:r w:rsidDel="00265BC9">
            <w:delText>Credential</w:delText>
          </w:r>
        </w:del>
      </w:ins>
      <w:ins w:id="5595" w:author="Linda Marshall" w:date="2017-11-16T11:40:00Z">
        <w:del w:id="5596" w:author="Nick Nicholas" w:date="2017-11-21T11:15:00Z">
          <w:r w:rsidR="002474FD" w:rsidDel="00265BC9">
            <w:rPr>
              <w:rStyle w:val="rootelement1"/>
              <w:b w:val="0"/>
              <w:sz w:val="22"/>
              <w:szCs w:val="22"/>
            </w:rPr>
            <w:delText>CredentialLearningCredentialLearning</w:delText>
          </w:r>
        </w:del>
      </w:ins>
    </w:p>
    <w:p w14:paraId="0D7453EE" w14:textId="77777777" w:rsidR="00B17F26" w:rsidRDefault="00B17F26" w:rsidP="00295364">
      <w:pPr>
        <w:rPr>
          <w:ins w:id="5597" w:author="Linda Marshall" w:date="2017-10-31T15:34:00Z"/>
        </w:rPr>
      </w:pPr>
    </w:p>
    <w:p w14:paraId="7B272527" w14:textId="6F9C03A2" w:rsidR="00466935" w:rsidRDefault="000E7508" w:rsidP="00466935">
      <w:pPr>
        <w:pStyle w:val="4"/>
        <w:rPr>
          <w:ins w:id="5598" w:author="Nick Nicholas" w:date="2017-10-31T17:18:00Z"/>
          <w:lang w:val="en-GB"/>
        </w:rPr>
      </w:pPr>
      <w:ins w:id="5599" w:author="Nick Nicholas" w:date="2017-10-31T17:18:00Z">
        <w:r>
          <w:rPr>
            <w:lang w:val="en-GB"/>
          </w:rPr>
          <w:t>Credit</w:t>
        </w:r>
        <w:r w:rsidR="00466935">
          <w:rPr>
            <w:lang w:val="en-GB"/>
          </w:rPr>
          <w:t>ListType</w:t>
        </w:r>
      </w:ins>
    </w:p>
    <w:p w14:paraId="26ACCDDA" w14:textId="77777777" w:rsidR="00466935" w:rsidRDefault="00466935">
      <w:pPr>
        <w:rPr>
          <w:ins w:id="5600" w:author="Nick Nicholas" w:date="2017-10-31T17:18:00Z"/>
          <w:lang w:val="en-GB"/>
        </w:rPr>
        <w:pPrChange w:id="5601" w:author="Nick Nicholas" w:date="2017-10-31T17:18:00Z">
          <w:pPr>
            <w:pStyle w:val="4"/>
          </w:pPr>
        </w:pPrChange>
      </w:pPr>
    </w:p>
    <w:tbl>
      <w:tblPr>
        <w:tblW w:w="0" w:type="auto"/>
        <w:tblCellMar>
          <w:top w:w="15" w:type="dxa"/>
          <w:left w:w="15" w:type="dxa"/>
          <w:bottom w:w="15" w:type="dxa"/>
          <w:right w:w="15" w:type="dxa"/>
        </w:tblCellMar>
        <w:tblLook w:val="04A0" w:firstRow="1" w:lastRow="0" w:firstColumn="1" w:lastColumn="0" w:noHBand="0" w:noVBand="1"/>
      </w:tblPr>
      <w:tblGrid>
        <w:gridCol w:w="270"/>
        <w:gridCol w:w="2193"/>
        <w:gridCol w:w="624"/>
        <w:gridCol w:w="4196"/>
        <w:gridCol w:w="1184"/>
      </w:tblGrid>
      <w:tr w:rsidR="001E6CC9" w14:paraId="490ACB27" w14:textId="77777777" w:rsidTr="00C728E1">
        <w:trPr>
          <w:tblHeader/>
          <w:ins w:id="5602" w:author="Nick Nicholas" w:date="2017-10-31T17:19:00Z"/>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2661BA4" w14:textId="77777777" w:rsidR="001E6CC9" w:rsidRDefault="001E6CC9" w:rsidP="00C728E1">
            <w:pPr>
              <w:spacing w:after="30"/>
              <w:jc w:val="center"/>
              <w:rPr>
                <w:ins w:id="5603" w:author="Nick Nicholas" w:date="2017-10-31T17:19:00Z"/>
                <w:b/>
                <w:bCs/>
                <w:color w:val="FFFFFF"/>
              </w:rPr>
            </w:pPr>
            <w:ins w:id="5604" w:author="Nick Nicholas" w:date="2017-10-31T17:19:00Z">
              <w:r>
                <w:rPr>
                  <w:b/>
                  <w:bCs/>
                  <w:color w:val="FFFFFF"/>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23F4A34" w14:textId="77777777" w:rsidR="001E6CC9" w:rsidRDefault="001E6CC9" w:rsidP="00C728E1">
            <w:pPr>
              <w:spacing w:after="30"/>
              <w:jc w:val="center"/>
              <w:rPr>
                <w:ins w:id="5605" w:author="Nick Nicholas" w:date="2017-10-31T17:19:00Z"/>
                <w:b/>
                <w:bCs/>
                <w:color w:val="FFFFFF"/>
              </w:rPr>
            </w:pPr>
            <w:ins w:id="5606" w:author="Nick Nicholas" w:date="2017-10-31T17:19:00Z">
              <w:r>
                <w:rPr>
                  <w:b/>
                  <w:bCs/>
                  <w:color w:val="FFFFFF"/>
                </w:rPr>
                <w:t>Element/@Attribute</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610E8ED2" w14:textId="77777777" w:rsidR="001E6CC9" w:rsidRDefault="001E6CC9" w:rsidP="00C728E1">
            <w:pPr>
              <w:spacing w:after="30"/>
              <w:jc w:val="center"/>
              <w:rPr>
                <w:ins w:id="5607" w:author="Nick Nicholas" w:date="2017-10-31T17:19:00Z"/>
                <w:b/>
                <w:bCs/>
                <w:color w:val="FFFFFF"/>
              </w:rPr>
            </w:pPr>
            <w:ins w:id="5608" w:author="Nick Nicholas" w:date="2017-10-31T17:19:00Z">
              <w:r>
                <w:rPr>
                  <w:b/>
                  <w:bCs/>
                  <w:color w:val="FFFFFF"/>
                </w:rPr>
                <w:t>Char</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0689F7A4" w14:textId="77777777" w:rsidR="001E6CC9" w:rsidRDefault="001E6CC9" w:rsidP="00C728E1">
            <w:pPr>
              <w:spacing w:after="30"/>
              <w:jc w:val="center"/>
              <w:rPr>
                <w:ins w:id="5609" w:author="Nick Nicholas" w:date="2017-10-31T17:19:00Z"/>
                <w:b/>
                <w:bCs/>
                <w:color w:val="FFFFFF"/>
              </w:rPr>
            </w:pPr>
            <w:ins w:id="5610" w:author="Nick Nicholas" w:date="2017-10-31T17:19:00Z">
              <w:r>
                <w:rPr>
                  <w:b/>
                  <w:bCs/>
                  <w:color w:val="FFFFFF"/>
                </w:rPr>
                <w:t>Description</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5EE10E3" w14:textId="77777777" w:rsidR="001E6CC9" w:rsidRDefault="001E6CC9" w:rsidP="00C728E1">
            <w:pPr>
              <w:spacing w:after="30"/>
              <w:jc w:val="center"/>
              <w:rPr>
                <w:ins w:id="5611" w:author="Nick Nicholas" w:date="2017-10-31T17:19:00Z"/>
                <w:b/>
                <w:bCs/>
                <w:color w:val="FFFFFF"/>
              </w:rPr>
            </w:pPr>
            <w:ins w:id="5612" w:author="Nick Nicholas" w:date="2017-10-31T17:19:00Z">
              <w:r>
                <w:rPr>
                  <w:b/>
                  <w:bCs/>
                  <w:color w:val="FFFFFF"/>
                </w:rPr>
                <w:t>Type</w:t>
              </w:r>
            </w:ins>
          </w:p>
        </w:tc>
      </w:tr>
      <w:tr w:rsidR="001E6CC9" w:rsidRPr="00D14E7F" w14:paraId="3A7ED338" w14:textId="77777777" w:rsidTr="00C728E1">
        <w:trPr>
          <w:ins w:id="5613" w:author="Nick Nicholas" w:date="2017-10-31T17:19:00Z"/>
        </w:trPr>
        <w:tc>
          <w:tcPr>
            <w:tcW w:w="270" w:type="dxa"/>
            <w:tcBorders>
              <w:top w:val="single" w:sz="6" w:space="0" w:color="005696"/>
              <w:left w:val="single" w:sz="6" w:space="0" w:color="005696"/>
              <w:bottom w:val="single" w:sz="6" w:space="0" w:color="005696"/>
              <w:right w:val="single" w:sz="6" w:space="0" w:color="005696"/>
            </w:tcBorders>
            <w:hideMark/>
          </w:tcPr>
          <w:p w14:paraId="3E206638" w14:textId="77777777" w:rsidR="001E6CC9" w:rsidRDefault="001E6CC9" w:rsidP="00C728E1">
            <w:pPr>
              <w:spacing w:after="30"/>
              <w:jc w:val="center"/>
              <w:rPr>
                <w:ins w:id="5614" w:author="Nick Nicholas" w:date="2017-10-31T17:19:00Z"/>
                <w:b/>
                <w:bCs/>
                <w:color w:val="005696"/>
                <w:sz w:val="21"/>
                <w:szCs w:val="21"/>
              </w:rPr>
            </w:pPr>
            <w:ins w:id="5615" w:author="Nick Nicholas" w:date="2017-10-31T17:19: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BFE3E05" w14:textId="0319E52A" w:rsidR="001E6CC9" w:rsidRDefault="00EB0330" w:rsidP="00C728E1">
            <w:pPr>
              <w:spacing w:after="30"/>
              <w:rPr>
                <w:ins w:id="5616" w:author="Nick Nicholas" w:date="2017-10-31T17:19:00Z"/>
                <w:sz w:val="20"/>
                <w:szCs w:val="20"/>
              </w:rPr>
            </w:pPr>
            <w:ins w:id="5617" w:author="Nick Nicholas" w:date="2017-10-31T17:19:00Z">
              <w:r>
                <w:rPr>
                  <w:rStyle w:val="rootelement1"/>
                  <w:sz w:val="22"/>
                  <w:szCs w:val="22"/>
                </w:rPr>
                <w:t>Credit</w:t>
              </w:r>
              <w:r w:rsidR="001E6CC9">
                <w:rPr>
                  <w:rStyle w:val="rootelement1"/>
                  <w:sz w:val="22"/>
                  <w:szCs w:val="22"/>
                </w:rPr>
                <w:t>ListType</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639E3130" w14:textId="77777777" w:rsidR="001E6CC9" w:rsidRDefault="001E6CC9" w:rsidP="00C728E1">
            <w:pPr>
              <w:spacing w:after="30"/>
              <w:rPr>
                <w:ins w:id="5618" w:author="Nick Nicholas" w:date="2017-10-31T17:19:00Z"/>
              </w:rPr>
            </w:pPr>
            <w:ins w:id="5619" w:author="Nick Nicholas" w:date="2017-10-31T17:19: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6D1E384" w14:textId="5718C051" w:rsidR="001E6CC9" w:rsidRPr="00AC13A6" w:rsidRDefault="001E6CC9" w:rsidP="00C728E1">
            <w:pPr>
              <w:rPr>
                <w:ins w:id="5620" w:author="Nick Nicholas" w:date="2017-10-31T17:19:00Z"/>
                <w:lang w:val="en-US"/>
                <w:rPrChange w:id="5621" w:author="Nick Nicholas" w:date="2017-11-16T12:25:00Z">
                  <w:rPr>
                    <w:ins w:id="5622" w:author="Nick Nicholas" w:date="2017-10-31T17:19:00Z"/>
                  </w:rPr>
                </w:rPrChange>
              </w:rPr>
            </w:pPr>
            <w:ins w:id="5623" w:author="Nick Nicholas" w:date="2017-10-31T17:19:00Z">
              <w:r w:rsidRPr="00AC13A6">
                <w:rPr>
                  <w:lang w:val="en-US"/>
                  <w:rPrChange w:id="5624" w:author="Nick Nicholas" w:date="2017-11-16T12:25:00Z">
                    <w:rPr/>
                  </w:rPrChange>
                </w:rPr>
                <w:t>List of equivalent credits of different types</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7D121A10" w14:textId="77777777" w:rsidR="001E6CC9" w:rsidRPr="00AC13A6" w:rsidRDefault="001E6CC9" w:rsidP="00C728E1">
            <w:pPr>
              <w:rPr>
                <w:ins w:id="5625" w:author="Nick Nicholas" w:date="2017-10-31T17:19:00Z"/>
                <w:lang w:val="en-US"/>
                <w:rPrChange w:id="5626" w:author="Nick Nicholas" w:date="2017-11-16T12:25:00Z">
                  <w:rPr>
                    <w:ins w:id="5627" w:author="Nick Nicholas" w:date="2017-10-31T17:19:00Z"/>
                  </w:rPr>
                </w:rPrChange>
              </w:rPr>
            </w:pPr>
            <w:ins w:id="5628" w:author="Nick Nicholas" w:date="2017-10-31T17:19:00Z">
              <w:r w:rsidRPr="00AC13A6">
                <w:rPr>
                  <w:lang w:val="en-US"/>
                  <w:rPrChange w:id="5629" w:author="Nick Nicholas" w:date="2017-11-16T12:25:00Z">
                    <w:rPr/>
                  </w:rPrChange>
                </w:rPr>
                <w:t> </w:t>
              </w:r>
            </w:ins>
          </w:p>
        </w:tc>
      </w:tr>
      <w:tr w:rsidR="001E6CC9" w:rsidRPr="00D57761" w14:paraId="5F0399A8" w14:textId="77777777" w:rsidTr="00C728E1">
        <w:trPr>
          <w:ins w:id="5630" w:author="Nick Nicholas" w:date="2017-10-31T17:19:00Z"/>
        </w:trPr>
        <w:tc>
          <w:tcPr>
            <w:tcW w:w="270" w:type="dxa"/>
            <w:tcBorders>
              <w:top w:val="single" w:sz="6" w:space="0" w:color="005696"/>
              <w:left w:val="single" w:sz="6" w:space="0" w:color="005696"/>
              <w:bottom w:val="single" w:sz="6" w:space="0" w:color="005696"/>
              <w:right w:val="single" w:sz="6" w:space="0" w:color="005696"/>
            </w:tcBorders>
          </w:tcPr>
          <w:p w14:paraId="2E79EB7A" w14:textId="77777777" w:rsidR="001E6CC9" w:rsidRPr="00AC13A6" w:rsidRDefault="001E6CC9" w:rsidP="00C728E1">
            <w:pPr>
              <w:spacing w:after="30"/>
              <w:jc w:val="center"/>
              <w:rPr>
                <w:ins w:id="5631" w:author="Nick Nicholas" w:date="2017-10-31T17:19:00Z"/>
                <w:bCs/>
                <w:color w:val="005696"/>
                <w:sz w:val="21"/>
                <w:szCs w:val="21"/>
                <w:lang w:val="en-US"/>
                <w:rPrChange w:id="5632" w:author="Nick Nicholas" w:date="2017-11-16T12:25:00Z">
                  <w:rPr>
                    <w:ins w:id="5633" w:author="Nick Nicholas" w:date="2017-10-31T17:19:00Z"/>
                    <w:bCs/>
                    <w:color w:val="005696"/>
                    <w:sz w:val="21"/>
                    <w:szCs w:val="21"/>
                  </w:rPr>
                </w:rPrChange>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164B82E3" w14:textId="53C35A18" w:rsidR="001E6CC9" w:rsidRPr="00D57761" w:rsidRDefault="0070354E" w:rsidP="00C728E1">
            <w:pPr>
              <w:spacing w:after="30"/>
              <w:rPr>
                <w:ins w:id="5634" w:author="Nick Nicholas" w:date="2017-10-31T17:19:00Z"/>
                <w:rStyle w:val="rootelement1"/>
                <w:b w:val="0"/>
                <w:sz w:val="22"/>
                <w:szCs w:val="22"/>
              </w:rPr>
            </w:pPr>
            <w:ins w:id="5635" w:author="Nick Nicholas" w:date="2017-10-31T17:19:00Z">
              <w:r>
                <w:rPr>
                  <w:rStyle w:val="rootelement1"/>
                  <w:b w:val="0"/>
                  <w:sz w:val="22"/>
                  <w:szCs w:val="22"/>
                </w:rPr>
                <w:t>Credit</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69E8F097" w14:textId="77777777" w:rsidR="001E6CC9" w:rsidRPr="00FA25B8" w:rsidRDefault="001E6CC9" w:rsidP="00C728E1">
            <w:pPr>
              <w:spacing w:after="30"/>
              <w:rPr>
                <w:ins w:id="5636" w:author="Nick Nicholas" w:date="2017-10-31T17:19:00Z"/>
              </w:rPr>
            </w:pPr>
            <w:ins w:id="5637" w:author="Nick Nicholas" w:date="2017-10-31T17:19:00Z">
              <w:r w:rsidRPr="00FA25B8">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2862BE8D" w14:textId="6D74E986" w:rsidR="001E6CC9" w:rsidRPr="005752F6" w:rsidRDefault="00A6086B" w:rsidP="00C728E1">
            <w:pPr>
              <w:rPr>
                <w:ins w:id="5638" w:author="Nick Nicholas" w:date="2017-10-31T17:19:00Z"/>
              </w:rPr>
            </w:pPr>
            <w:ins w:id="5639" w:author="Nick Nicholas" w:date="2017-10-31T17:19:00Z">
              <w:r>
                <w:t>Individual credit instance</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6F34FE10" w14:textId="7268F968" w:rsidR="001E6CC9" w:rsidRPr="005752F6" w:rsidRDefault="00A6086B" w:rsidP="00C728E1">
            <w:pPr>
              <w:rPr>
                <w:ins w:id="5640" w:author="Nick Nicholas" w:date="2017-10-31T17:19:00Z"/>
              </w:rPr>
            </w:pPr>
            <w:ins w:id="5641" w:author="Nick Nicholas" w:date="2017-10-31T17:19:00Z">
              <w:r>
                <w:t>CreditType</w:t>
              </w:r>
            </w:ins>
          </w:p>
        </w:tc>
      </w:tr>
    </w:tbl>
    <w:p w14:paraId="1C3C8068" w14:textId="77777777" w:rsidR="00466935" w:rsidRDefault="00466935">
      <w:pPr>
        <w:rPr>
          <w:ins w:id="5642" w:author="Nick Nicholas" w:date="2017-10-31T17:19:00Z"/>
          <w:lang w:val="en-GB"/>
        </w:rPr>
        <w:pPrChange w:id="5643" w:author="Nick Nicholas" w:date="2017-10-31T17:18:00Z">
          <w:pPr>
            <w:pStyle w:val="4"/>
          </w:pPr>
        </w:pPrChange>
      </w:pPr>
    </w:p>
    <w:p w14:paraId="75A1E89D" w14:textId="0AA2CA63" w:rsidR="000E7508" w:rsidRDefault="000E7508" w:rsidP="000E7508">
      <w:pPr>
        <w:pStyle w:val="4"/>
        <w:rPr>
          <w:ins w:id="5644" w:author="Nick Nicholas" w:date="2017-10-31T17:19:00Z"/>
          <w:lang w:val="en-GB"/>
        </w:rPr>
      </w:pPr>
      <w:ins w:id="5645" w:author="Nick Nicholas" w:date="2017-10-31T17:19:00Z">
        <w:r>
          <w:rPr>
            <w:lang w:val="en-GB"/>
          </w:rPr>
          <w:t>CreditType</w:t>
        </w:r>
      </w:ins>
    </w:p>
    <w:p w14:paraId="5F65B60F" w14:textId="77777777" w:rsidR="000E7508" w:rsidRDefault="000E7508" w:rsidP="000E7508">
      <w:pPr>
        <w:rPr>
          <w:ins w:id="5646" w:author="Nick Nicholas" w:date="2017-10-31T17:19:00Z"/>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70"/>
        <w:gridCol w:w="2193"/>
        <w:gridCol w:w="624"/>
        <w:gridCol w:w="5363"/>
        <w:gridCol w:w="1130"/>
      </w:tblGrid>
      <w:tr w:rsidR="0016770E" w14:paraId="27476519" w14:textId="77777777" w:rsidTr="00C728E1">
        <w:trPr>
          <w:tblHeader/>
          <w:ins w:id="5647" w:author="Nick Nicholas" w:date="2017-10-31T17:19:00Z"/>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C06545C" w14:textId="77777777" w:rsidR="000E7508" w:rsidRDefault="000E7508" w:rsidP="00C728E1">
            <w:pPr>
              <w:spacing w:after="30"/>
              <w:jc w:val="center"/>
              <w:rPr>
                <w:ins w:id="5648" w:author="Nick Nicholas" w:date="2017-10-31T17:19:00Z"/>
                <w:b/>
                <w:bCs/>
                <w:color w:val="FFFFFF"/>
              </w:rPr>
            </w:pPr>
            <w:ins w:id="5649" w:author="Nick Nicholas" w:date="2017-10-31T17:19:00Z">
              <w:r>
                <w:rPr>
                  <w:b/>
                  <w:bCs/>
                  <w:color w:val="FFFFFF"/>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9DF315F" w14:textId="77777777" w:rsidR="000E7508" w:rsidRDefault="000E7508" w:rsidP="00C728E1">
            <w:pPr>
              <w:spacing w:after="30"/>
              <w:jc w:val="center"/>
              <w:rPr>
                <w:ins w:id="5650" w:author="Nick Nicholas" w:date="2017-10-31T17:19:00Z"/>
                <w:b/>
                <w:bCs/>
                <w:color w:val="FFFFFF"/>
              </w:rPr>
            </w:pPr>
            <w:ins w:id="5651" w:author="Nick Nicholas" w:date="2017-10-31T17:19:00Z">
              <w:r>
                <w:rPr>
                  <w:b/>
                  <w:bCs/>
                  <w:color w:val="FFFFFF"/>
                </w:rPr>
                <w:t>Element/@Attribute</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0276158F" w14:textId="77777777" w:rsidR="000E7508" w:rsidRDefault="000E7508" w:rsidP="00C728E1">
            <w:pPr>
              <w:spacing w:after="30"/>
              <w:jc w:val="center"/>
              <w:rPr>
                <w:ins w:id="5652" w:author="Nick Nicholas" w:date="2017-10-31T17:19:00Z"/>
                <w:b/>
                <w:bCs/>
                <w:color w:val="FFFFFF"/>
              </w:rPr>
            </w:pPr>
            <w:ins w:id="5653" w:author="Nick Nicholas" w:date="2017-10-31T17:19:00Z">
              <w:r>
                <w:rPr>
                  <w:b/>
                  <w:bCs/>
                  <w:color w:val="FFFFFF"/>
                </w:rPr>
                <w:t>Char</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0725AECC" w14:textId="77777777" w:rsidR="000E7508" w:rsidRDefault="000E7508" w:rsidP="00C728E1">
            <w:pPr>
              <w:spacing w:after="30"/>
              <w:jc w:val="center"/>
              <w:rPr>
                <w:ins w:id="5654" w:author="Nick Nicholas" w:date="2017-10-31T17:19:00Z"/>
                <w:b/>
                <w:bCs/>
                <w:color w:val="FFFFFF"/>
              </w:rPr>
            </w:pPr>
            <w:ins w:id="5655" w:author="Nick Nicholas" w:date="2017-10-31T17:19:00Z">
              <w:r>
                <w:rPr>
                  <w:b/>
                  <w:bCs/>
                  <w:color w:val="FFFFFF"/>
                </w:rPr>
                <w:t>Description</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4BAF8328" w14:textId="77777777" w:rsidR="000E7508" w:rsidRDefault="000E7508" w:rsidP="00C728E1">
            <w:pPr>
              <w:spacing w:after="30"/>
              <w:jc w:val="center"/>
              <w:rPr>
                <w:ins w:id="5656" w:author="Nick Nicholas" w:date="2017-10-31T17:19:00Z"/>
                <w:b/>
                <w:bCs/>
                <w:color w:val="FFFFFF"/>
              </w:rPr>
            </w:pPr>
            <w:ins w:id="5657" w:author="Nick Nicholas" w:date="2017-10-31T17:19:00Z">
              <w:r>
                <w:rPr>
                  <w:b/>
                  <w:bCs/>
                  <w:color w:val="FFFFFF"/>
                </w:rPr>
                <w:t>Type</w:t>
              </w:r>
            </w:ins>
          </w:p>
        </w:tc>
      </w:tr>
      <w:tr w:rsidR="0016770E" w14:paraId="740711FE" w14:textId="77777777" w:rsidTr="00C728E1">
        <w:trPr>
          <w:ins w:id="5658" w:author="Nick Nicholas" w:date="2017-10-31T17:19:00Z"/>
        </w:trPr>
        <w:tc>
          <w:tcPr>
            <w:tcW w:w="270" w:type="dxa"/>
            <w:tcBorders>
              <w:top w:val="single" w:sz="6" w:space="0" w:color="005696"/>
              <w:left w:val="single" w:sz="6" w:space="0" w:color="005696"/>
              <w:bottom w:val="single" w:sz="6" w:space="0" w:color="005696"/>
              <w:right w:val="single" w:sz="6" w:space="0" w:color="005696"/>
            </w:tcBorders>
            <w:hideMark/>
          </w:tcPr>
          <w:p w14:paraId="78FE36E3" w14:textId="77777777" w:rsidR="000E7508" w:rsidRDefault="000E7508" w:rsidP="00C728E1">
            <w:pPr>
              <w:spacing w:after="30"/>
              <w:jc w:val="center"/>
              <w:rPr>
                <w:ins w:id="5659" w:author="Nick Nicholas" w:date="2017-10-31T17:19:00Z"/>
                <w:b/>
                <w:bCs/>
                <w:color w:val="005696"/>
                <w:sz w:val="21"/>
                <w:szCs w:val="21"/>
              </w:rPr>
            </w:pPr>
            <w:ins w:id="5660" w:author="Nick Nicholas" w:date="2017-10-31T17:19: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B8C9541" w14:textId="223AFF26" w:rsidR="000E7508" w:rsidRDefault="000E7508" w:rsidP="00C728E1">
            <w:pPr>
              <w:spacing w:after="30"/>
              <w:rPr>
                <w:ins w:id="5661" w:author="Nick Nicholas" w:date="2017-10-31T17:19:00Z"/>
                <w:sz w:val="20"/>
                <w:szCs w:val="20"/>
              </w:rPr>
            </w:pPr>
            <w:ins w:id="5662" w:author="Nick Nicholas" w:date="2017-10-31T17:19:00Z">
              <w:r>
                <w:rPr>
                  <w:rStyle w:val="rootelement1"/>
                  <w:sz w:val="22"/>
                  <w:szCs w:val="22"/>
                </w:rPr>
                <w:t>CreditType</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6B46C2F1" w14:textId="77777777" w:rsidR="000E7508" w:rsidRDefault="000E7508" w:rsidP="00C728E1">
            <w:pPr>
              <w:spacing w:after="30"/>
              <w:rPr>
                <w:ins w:id="5663" w:author="Nick Nicholas" w:date="2017-10-31T17:19:00Z"/>
              </w:rPr>
            </w:pPr>
            <w:ins w:id="5664" w:author="Nick Nicholas" w:date="2017-10-31T17:19: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4B179B6" w14:textId="4444C34E" w:rsidR="000E7508" w:rsidRPr="00FF257A" w:rsidRDefault="000E7508" w:rsidP="000E7508">
            <w:pPr>
              <w:rPr>
                <w:ins w:id="5665" w:author="Nick Nicholas" w:date="2017-10-31T17:19:00Z"/>
              </w:rPr>
            </w:pPr>
            <w:ins w:id="5666" w:author="Nick Nicholas" w:date="2017-10-31T17:20:00Z">
              <w:r>
                <w:t xml:space="preserve">Credit towards a </w:t>
              </w:r>
              <w:del w:id="5667" w:author="Linda Marshall" w:date="2017-11-16T11:46:00Z">
                <w:r w:rsidDel="00957CFA">
                  <w:delText>qualification</w:delText>
                </w:r>
              </w:del>
            </w:ins>
            <w:ins w:id="5668" w:author="Linda Marshall" w:date="2017-11-16T11:46:00Z">
              <w:r w:rsidR="00957CFA">
                <w:t>Credential</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7796ECCB" w14:textId="77777777" w:rsidR="000E7508" w:rsidRDefault="000E7508" w:rsidP="00C728E1">
            <w:pPr>
              <w:rPr>
                <w:ins w:id="5669" w:author="Nick Nicholas" w:date="2017-10-31T17:19:00Z"/>
              </w:rPr>
            </w:pPr>
            <w:ins w:id="5670" w:author="Nick Nicholas" w:date="2017-10-31T17:19:00Z">
              <w:r>
                <w:t> </w:t>
              </w:r>
            </w:ins>
          </w:p>
        </w:tc>
      </w:tr>
      <w:tr w:rsidR="000E7508" w:rsidRPr="00D57761" w14:paraId="6EE7CEE6" w14:textId="77777777" w:rsidTr="00C728E1">
        <w:trPr>
          <w:ins w:id="5671" w:author="Nick Nicholas" w:date="2017-10-31T17:19:00Z"/>
        </w:trPr>
        <w:tc>
          <w:tcPr>
            <w:tcW w:w="270" w:type="dxa"/>
            <w:tcBorders>
              <w:top w:val="single" w:sz="6" w:space="0" w:color="005696"/>
              <w:left w:val="single" w:sz="6" w:space="0" w:color="005696"/>
              <w:bottom w:val="single" w:sz="6" w:space="0" w:color="005696"/>
              <w:right w:val="single" w:sz="6" w:space="0" w:color="005696"/>
            </w:tcBorders>
          </w:tcPr>
          <w:p w14:paraId="4E4A2CFE" w14:textId="77777777" w:rsidR="000E7508" w:rsidRPr="00D57761" w:rsidRDefault="000E7508" w:rsidP="00C728E1">
            <w:pPr>
              <w:spacing w:after="30"/>
              <w:jc w:val="center"/>
              <w:rPr>
                <w:ins w:id="5672" w:author="Nick Nicholas" w:date="2017-10-31T17:19:00Z"/>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EACDF86" w14:textId="1C6B47C3" w:rsidR="000E7508" w:rsidRPr="00D57761" w:rsidRDefault="004E3580" w:rsidP="00C728E1">
            <w:pPr>
              <w:spacing w:after="30"/>
              <w:rPr>
                <w:ins w:id="5673" w:author="Nick Nicholas" w:date="2017-10-31T17:19:00Z"/>
                <w:rStyle w:val="rootelement1"/>
                <w:b w:val="0"/>
                <w:sz w:val="22"/>
                <w:szCs w:val="22"/>
              </w:rPr>
            </w:pPr>
            <w:ins w:id="5674" w:author="Nick Nicholas" w:date="2017-10-31T17:20:00Z">
              <w:r>
                <w:rPr>
                  <w:rStyle w:val="rootelement1"/>
                  <w:b w:val="0"/>
                  <w:sz w:val="22"/>
                  <w:szCs w:val="22"/>
                </w:rPr>
                <w:t>Unit</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1907C397" w14:textId="6C2299EE" w:rsidR="000E7508" w:rsidRPr="00FA25B8" w:rsidRDefault="004E3580" w:rsidP="00C728E1">
            <w:pPr>
              <w:spacing w:after="30"/>
              <w:rPr>
                <w:ins w:id="5675" w:author="Nick Nicholas" w:date="2017-10-31T17:19:00Z"/>
              </w:rPr>
            </w:pPr>
            <w:ins w:id="5676" w:author="Nick Nicholas" w:date="2017-10-31T17:19:00Z">
              <w: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9E73C44" w14:textId="3D8F9DBF" w:rsidR="000E7508" w:rsidRPr="00AC13A6" w:rsidRDefault="0016770E" w:rsidP="00C728E1">
            <w:pPr>
              <w:rPr>
                <w:ins w:id="5677" w:author="Nick Nicholas" w:date="2017-10-31T17:19:00Z"/>
                <w:lang w:val="en-US"/>
                <w:rPrChange w:id="5678" w:author="Nick Nicholas" w:date="2017-11-16T12:25:00Z">
                  <w:rPr>
                    <w:ins w:id="5679" w:author="Nick Nicholas" w:date="2017-10-31T17:19:00Z"/>
                  </w:rPr>
                </w:rPrChange>
              </w:rPr>
            </w:pPr>
            <w:ins w:id="5680" w:author="Nick Nicholas" w:date="2017-10-31T17:20:00Z">
              <w:r w:rsidRPr="00AC13A6">
                <w:rPr>
                  <w:lang w:val="en-US"/>
                  <w:rPrChange w:id="5681" w:author="Nick Nicholas" w:date="2017-11-16T12:25:00Z">
                    <w:rPr/>
                  </w:rPrChange>
                </w:rPr>
                <w:t>Type of credit, e.g. Carnegie Unit, Hours Spent, Points</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16FFD053" w14:textId="0D42B206" w:rsidR="000E7508" w:rsidRPr="005752F6" w:rsidRDefault="00F46D7A" w:rsidP="00C728E1">
            <w:pPr>
              <w:rPr>
                <w:ins w:id="5682" w:author="Nick Nicholas" w:date="2017-10-31T17:19:00Z"/>
              </w:rPr>
            </w:pPr>
            <w:ins w:id="5683" w:author="Nick Nicholas" w:date="2017-10-31T17:20:00Z">
              <w:r>
                <w:t>xs:token</w:t>
              </w:r>
            </w:ins>
          </w:p>
        </w:tc>
      </w:tr>
      <w:tr w:rsidR="004E3580" w:rsidRPr="00D57761" w14:paraId="7525E3DA" w14:textId="77777777" w:rsidTr="00C728E1">
        <w:trPr>
          <w:ins w:id="5684" w:author="Nick Nicholas" w:date="2017-10-31T17:20:00Z"/>
        </w:trPr>
        <w:tc>
          <w:tcPr>
            <w:tcW w:w="270" w:type="dxa"/>
            <w:tcBorders>
              <w:top w:val="single" w:sz="6" w:space="0" w:color="005696"/>
              <w:left w:val="single" w:sz="6" w:space="0" w:color="005696"/>
              <w:bottom w:val="single" w:sz="6" w:space="0" w:color="005696"/>
              <w:right w:val="single" w:sz="6" w:space="0" w:color="005696"/>
            </w:tcBorders>
          </w:tcPr>
          <w:p w14:paraId="649377AC" w14:textId="77777777" w:rsidR="004E3580" w:rsidRPr="00D57761" w:rsidRDefault="004E3580" w:rsidP="00C728E1">
            <w:pPr>
              <w:spacing w:after="30"/>
              <w:jc w:val="center"/>
              <w:rPr>
                <w:ins w:id="5685" w:author="Nick Nicholas" w:date="2017-10-31T17:20:00Z"/>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862EC43" w14:textId="49A305B3" w:rsidR="004E3580" w:rsidRDefault="004E3580" w:rsidP="00C728E1">
            <w:pPr>
              <w:spacing w:after="30"/>
              <w:rPr>
                <w:ins w:id="5686" w:author="Nick Nicholas" w:date="2017-10-31T17:20:00Z"/>
                <w:rStyle w:val="rootelement1"/>
                <w:b w:val="0"/>
                <w:sz w:val="22"/>
                <w:szCs w:val="22"/>
              </w:rPr>
            </w:pPr>
            <w:ins w:id="5687" w:author="Nick Nicholas" w:date="2017-10-31T17:20:00Z">
              <w:r>
                <w:rPr>
                  <w:rStyle w:val="rootelement1"/>
                  <w:b w:val="0"/>
                  <w:sz w:val="22"/>
                  <w:szCs w:val="22"/>
                </w:rPr>
                <w:t>Value</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560E7398" w14:textId="0E1E8643" w:rsidR="004E3580" w:rsidRPr="00FA25B8" w:rsidRDefault="004E3580" w:rsidP="00C728E1">
            <w:pPr>
              <w:spacing w:after="30"/>
              <w:rPr>
                <w:ins w:id="5688" w:author="Nick Nicholas" w:date="2017-10-31T17:20:00Z"/>
              </w:rPr>
            </w:pPr>
            <w:ins w:id="5689" w:author="Nick Nicholas" w:date="2017-10-31T17:20:00Z">
              <w: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3758356" w14:textId="0D8B8771" w:rsidR="004E3580" w:rsidRDefault="00422F8E" w:rsidP="00C728E1">
            <w:pPr>
              <w:rPr>
                <w:ins w:id="5690" w:author="Nick Nicholas" w:date="2017-10-31T17:20:00Z"/>
              </w:rPr>
            </w:pPr>
            <w:ins w:id="5691" w:author="Nick Nicholas" w:date="2017-10-31T17:21:00Z">
              <w:r>
                <w:t>Amount of credit</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4E3C2A0C" w14:textId="5C5AF430" w:rsidR="004E3580" w:rsidRDefault="00F46D7A" w:rsidP="0016770E">
            <w:pPr>
              <w:rPr>
                <w:ins w:id="5692" w:author="Nick Nicholas" w:date="2017-10-31T17:20:00Z"/>
              </w:rPr>
            </w:pPr>
            <w:ins w:id="5693" w:author="Nick Nicholas" w:date="2017-10-31T17:20:00Z">
              <w:r>
                <w:t>xs:</w:t>
              </w:r>
              <w:r w:rsidR="0016770E">
                <w:t>decimal</w:t>
              </w:r>
            </w:ins>
          </w:p>
        </w:tc>
      </w:tr>
    </w:tbl>
    <w:p w14:paraId="153E9951" w14:textId="77777777" w:rsidR="000E7508" w:rsidRDefault="000E7508">
      <w:pPr>
        <w:rPr>
          <w:ins w:id="5694" w:author="Nick Nicholas" w:date="2017-10-31T17:43:00Z"/>
          <w:lang w:val="en-GB"/>
        </w:rPr>
        <w:pPrChange w:id="5695" w:author="Nick Nicholas" w:date="2017-10-31T17:18:00Z">
          <w:pPr>
            <w:pStyle w:val="4"/>
          </w:pPr>
        </w:pPrChange>
      </w:pPr>
    </w:p>
    <w:p w14:paraId="5596DE48" w14:textId="0ECF7DFA" w:rsidR="002C6864" w:rsidRDefault="002C6864" w:rsidP="002C6864">
      <w:pPr>
        <w:pStyle w:val="4"/>
        <w:rPr>
          <w:ins w:id="5696" w:author="Nick Nicholas" w:date="2017-10-31T17:43:00Z"/>
          <w:lang w:val="en-GB"/>
        </w:rPr>
      </w:pPr>
      <w:ins w:id="5697" w:author="Nick Nicholas" w:date="2017-10-31T17:43:00Z">
        <w:del w:id="5698" w:author="Linda Marshall" w:date="2017-11-16T11:40:00Z">
          <w:r w:rsidDel="002474FD">
            <w:rPr>
              <w:lang w:val="en-GB"/>
            </w:rPr>
            <w:delText>QualificationLearning</w:delText>
          </w:r>
        </w:del>
      </w:ins>
      <w:ins w:id="5699" w:author="Linda Marshall" w:date="2017-11-16T11:40:00Z">
        <w:r w:rsidR="002474FD">
          <w:rPr>
            <w:lang w:val="en-GB"/>
          </w:rPr>
          <w:t>CredentialLearning</w:t>
        </w:r>
      </w:ins>
      <w:ins w:id="5700" w:author="Nick Nicholas" w:date="2017-10-31T17:43:00Z">
        <w:r>
          <w:rPr>
            <w:lang w:val="en-GB"/>
          </w:rPr>
          <w:t>StandardListType</w:t>
        </w:r>
      </w:ins>
    </w:p>
    <w:p w14:paraId="1602D2A3" w14:textId="77777777" w:rsidR="002C6864" w:rsidRPr="00466935" w:rsidRDefault="002C6864">
      <w:pPr>
        <w:rPr>
          <w:ins w:id="5701" w:author="Nick Nicholas" w:date="2017-10-31T17:18:00Z"/>
          <w:lang w:val="en-GB"/>
        </w:rPr>
        <w:pPrChange w:id="5702" w:author="Nick Nicholas" w:date="2017-10-31T17:18:00Z">
          <w:pPr>
            <w:pStyle w:val="4"/>
          </w:pPr>
        </w:pPrChange>
      </w:pPr>
    </w:p>
    <w:tbl>
      <w:tblPr>
        <w:tblW w:w="0" w:type="auto"/>
        <w:tblCellMar>
          <w:top w:w="15" w:type="dxa"/>
          <w:left w:w="15" w:type="dxa"/>
          <w:bottom w:w="15" w:type="dxa"/>
          <w:right w:w="15" w:type="dxa"/>
        </w:tblCellMar>
        <w:tblLook w:val="04A0" w:firstRow="1" w:lastRow="0" w:firstColumn="1" w:lastColumn="0" w:noHBand="0" w:noVBand="1"/>
      </w:tblPr>
      <w:tblGrid>
        <w:gridCol w:w="134"/>
        <w:gridCol w:w="4201"/>
        <w:gridCol w:w="475"/>
        <w:gridCol w:w="1687"/>
        <w:gridCol w:w="3947"/>
      </w:tblGrid>
      <w:tr w:rsidR="0073255C" w14:paraId="20BBD0EB" w14:textId="77777777" w:rsidTr="00C728E1">
        <w:trPr>
          <w:tblHeader/>
          <w:ins w:id="5703" w:author="Nick Nicholas" w:date="2017-10-31T17:44:00Z"/>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003D528" w14:textId="77777777" w:rsidR="00D8034C" w:rsidRDefault="00D8034C" w:rsidP="00C728E1">
            <w:pPr>
              <w:spacing w:after="30"/>
              <w:jc w:val="center"/>
              <w:rPr>
                <w:ins w:id="5704" w:author="Nick Nicholas" w:date="2017-10-31T17:44:00Z"/>
                <w:b/>
                <w:bCs/>
                <w:color w:val="FFFFFF"/>
              </w:rPr>
            </w:pPr>
            <w:ins w:id="5705" w:author="Nick Nicholas" w:date="2017-10-31T17:44:00Z">
              <w:r>
                <w:rPr>
                  <w:b/>
                  <w:bCs/>
                  <w:color w:val="FFFFFF"/>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E155D2F" w14:textId="77777777" w:rsidR="00D8034C" w:rsidRDefault="00D8034C" w:rsidP="00C728E1">
            <w:pPr>
              <w:spacing w:after="30"/>
              <w:jc w:val="center"/>
              <w:rPr>
                <w:ins w:id="5706" w:author="Nick Nicholas" w:date="2017-10-31T17:44:00Z"/>
                <w:b/>
                <w:bCs/>
                <w:color w:val="FFFFFF"/>
              </w:rPr>
            </w:pPr>
            <w:ins w:id="5707" w:author="Nick Nicholas" w:date="2017-10-31T17:44:00Z">
              <w:r>
                <w:rPr>
                  <w:b/>
                  <w:bCs/>
                  <w:color w:val="FFFFFF"/>
                </w:rPr>
                <w:t>Element/@Attribute</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4A4C570" w14:textId="77777777" w:rsidR="00D8034C" w:rsidRDefault="00D8034C" w:rsidP="00C728E1">
            <w:pPr>
              <w:spacing w:after="30"/>
              <w:jc w:val="center"/>
              <w:rPr>
                <w:ins w:id="5708" w:author="Nick Nicholas" w:date="2017-10-31T17:44:00Z"/>
                <w:b/>
                <w:bCs/>
                <w:color w:val="FFFFFF"/>
              </w:rPr>
            </w:pPr>
            <w:ins w:id="5709" w:author="Nick Nicholas" w:date="2017-10-31T17:44:00Z">
              <w:r>
                <w:rPr>
                  <w:b/>
                  <w:bCs/>
                  <w:color w:val="FFFFFF"/>
                </w:rPr>
                <w:t>Char</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0375312" w14:textId="77777777" w:rsidR="00D8034C" w:rsidRDefault="00D8034C" w:rsidP="00C728E1">
            <w:pPr>
              <w:spacing w:after="30"/>
              <w:jc w:val="center"/>
              <w:rPr>
                <w:ins w:id="5710" w:author="Nick Nicholas" w:date="2017-10-31T17:44:00Z"/>
                <w:b/>
                <w:bCs/>
                <w:color w:val="FFFFFF"/>
              </w:rPr>
            </w:pPr>
            <w:ins w:id="5711" w:author="Nick Nicholas" w:date="2017-10-31T17:44:00Z">
              <w:r>
                <w:rPr>
                  <w:b/>
                  <w:bCs/>
                  <w:color w:val="FFFFFF"/>
                </w:rPr>
                <w:t>Description</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57ABD46" w14:textId="77777777" w:rsidR="00D8034C" w:rsidRDefault="00D8034C" w:rsidP="00C728E1">
            <w:pPr>
              <w:spacing w:after="30"/>
              <w:jc w:val="center"/>
              <w:rPr>
                <w:ins w:id="5712" w:author="Nick Nicholas" w:date="2017-10-31T17:44:00Z"/>
                <w:b/>
                <w:bCs/>
                <w:color w:val="FFFFFF"/>
              </w:rPr>
            </w:pPr>
            <w:ins w:id="5713" w:author="Nick Nicholas" w:date="2017-10-31T17:44:00Z">
              <w:r>
                <w:rPr>
                  <w:b/>
                  <w:bCs/>
                  <w:color w:val="FFFFFF"/>
                </w:rPr>
                <w:t>Type</w:t>
              </w:r>
            </w:ins>
          </w:p>
        </w:tc>
      </w:tr>
      <w:tr w:rsidR="0073255C" w:rsidRPr="00D14E7F" w14:paraId="6305BD5D" w14:textId="77777777" w:rsidTr="00C728E1">
        <w:trPr>
          <w:ins w:id="5714" w:author="Nick Nicholas" w:date="2017-10-31T17:44:00Z"/>
        </w:trPr>
        <w:tc>
          <w:tcPr>
            <w:tcW w:w="270" w:type="dxa"/>
            <w:tcBorders>
              <w:top w:val="single" w:sz="6" w:space="0" w:color="005696"/>
              <w:left w:val="single" w:sz="6" w:space="0" w:color="005696"/>
              <w:bottom w:val="single" w:sz="6" w:space="0" w:color="005696"/>
              <w:right w:val="single" w:sz="6" w:space="0" w:color="005696"/>
            </w:tcBorders>
            <w:hideMark/>
          </w:tcPr>
          <w:p w14:paraId="604A7A78" w14:textId="77777777" w:rsidR="00D8034C" w:rsidRDefault="00D8034C" w:rsidP="00C728E1">
            <w:pPr>
              <w:spacing w:after="30"/>
              <w:jc w:val="center"/>
              <w:rPr>
                <w:ins w:id="5715" w:author="Nick Nicholas" w:date="2017-10-31T17:44:00Z"/>
                <w:b/>
                <w:bCs/>
                <w:color w:val="005696"/>
                <w:sz w:val="21"/>
                <w:szCs w:val="21"/>
              </w:rPr>
            </w:pPr>
            <w:ins w:id="5716" w:author="Nick Nicholas" w:date="2017-10-31T17:44: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4494927" w14:textId="4920A6ED" w:rsidR="00D8034C" w:rsidRDefault="0073255C" w:rsidP="00C728E1">
            <w:pPr>
              <w:spacing w:after="30"/>
              <w:rPr>
                <w:ins w:id="5717" w:author="Nick Nicholas" w:date="2017-10-31T17:44:00Z"/>
                <w:sz w:val="20"/>
                <w:szCs w:val="20"/>
              </w:rPr>
            </w:pPr>
            <w:ins w:id="5718" w:author="Nick Nicholas" w:date="2017-10-31T17:44:00Z">
              <w:del w:id="5719" w:author="Linda Marshall" w:date="2017-11-16T11:40:00Z">
                <w:r w:rsidDel="002474FD">
                  <w:rPr>
                    <w:rStyle w:val="rootelement1"/>
                    <w:sz w:val="22"/>
                    <w:szCs w:val="22"/>
                  </w:rPr>
                  <w:delText>QualificationLearning</w:delText>
                </w:r>
              </w:del>
            </w:ins>
            <w:ins w:id="5720" w:author="Linda Marshall" w:date="2017-11-16T11:40:00Z">
              <w:r w:rsidR="002474FD">
                <w:rPr>
                  <w:rStyle w:val="rootelement1"/>
                  <w:sz w:val="22"/>
                  <w:szCs w:val="22"/>
                </w:rPr>
                <w:t>CredentialLearning</w:t>
              </w:r>
            </w:ins>
            <w:ins w:id="5721" w:author="Nick Nicholas" w:date="2017-10-31T17:44:00Z">
              <w:r>
                <w:rPr>
                  <w:rStyle w:val="rootelement1"/>
                  <w:sz w:val="22"/>
                  <w:szCs w:val="22"/>
                </w:rPr>
                <w:t>StandardListType</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2A8824CD" w14:textId="77777777" w:rsidR="00D8034C" w:rsidRDefault="00D8034C" w:rsidP="00C728E1">
            <w:pPr>
              <w:spacing w:after="30"/>
              <w:rPr>
                <w:ins w:id="5722" w:author="Nick Nicholas" w:date="2017-10-31T17:44:00Z"/>
              </w:rPr>
            </w:pPr>
            <w:ins w:id="5723" w:author="Nick Nicholas" w:date="2017-10-31T17:44: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3F898D3" w14:textId="30DC61BB" w:rsidR="00D8034C" w:rsidRPr="00AC13A6" w:rsidRDefault="00D8034C" w:rsidP="0073255C">
            <w:pPr>
              <w:rPr>
                <w:ins w:id="5724" w:author="Nick Nicholas" w:date="2017-10-31T17:44:00Z"/>
                <w:lang w:val="en-US"/>
                <w:rPrChange w:id="5725" w:author="Nick Nicholas" w:date="2017-11-16T12:25:00Z">
                  <w:rPr>
                    <w:ins w:id="5726" w:author="Nick Nicholas" w:date="2017-10-31T17:44:00Z"/>
                  </w:rPr>
                </w:rPrChange>
              </w:rPr>
            </w:pPr>
            <w:ins w:id="5727" w:author="Nick Nicholas" w:date="2017-10-31T17:44:00Z">
              <w:r w:rsidRPr="00AC13A6">
                <w:rPr>
                  <w:lang w:val="en-US"/>
                  <w:rPrChange w:id="5728" w:author="Nick Nicholas" w:date="2017-11-16T12:25:00Z">
                    <w:rPr/>
                  </w:rPrChange>
                </w:rPr>
                <w:t xml:space="preserve">List of </w:t>
              </w:r>
              <w:r w:rsidR="0073255C" w:rsidRPr="00AC13A6">
                <w:rPr>
                  <w:lang w:val="en-US"/>
                  <w:rPrChange w:id="5729" w:author="Nick Nicholas" w:date="2017-11-16T12:25:00Z">
                    <w:rPr/>
                  </w:rPrChange>
                </w:rPr>
                <w:t xml:space="preserve">learning standards associated with a </w:t>
              </w:r>
              <w:del w:id="5730" w:author="Linda Marshall" w:date="2017-11-16T11:46:00Z">
                <w:r w:rsidR="0073255C" w:rsidRPr="00AC13A6" w:rsidDel="00957CFA">
                  <w:rPr>
                    <w:lang w:val="en-US"/>
                    <w:rPrChange w:id="5731" w:author="Nick Nicholas" w:date="2017-11-16T12:25:00Z">
                      <w:rPr/>
                    </w:rPrChange>
                  </w:rPr>
                  <w:delText>qualification</w:delText>
                </w:r>
              </w:del>
            </w:ins>
            <w:ins w:id="5732" w:author="Linda Marshall" w:date="2017-11-16T11:46:00Z">
              <w:r w:rsidR="00957CFA" w:rsidRPr="00AC13A6">
                <w:rPr>
                  <w:lang w:val="en-US"/>
                  <w:rPrChange w:id="5733" w:author="Nick Nicholas" w:date="2017-11-16T12:25:00Z">
                    <w:rPr/>
                  </w:rPrChange>
                </w:rPr>
                <w:t>Credential</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330BB404" w14:textId="77777777" w:rsidR="00D8034C" w:rsidRPr="00AC13A6" w:rsidRDefault="00D8034C" w:rsidP="00C728E1">
            <w:pPr>
              <w:rPr>
                <w:ins w:id="5734" w:author="Nick Nicholas" w:date="2017-10-31T17:44:00Z"/>
                <w:lang w:val="en-US"/>
                <w:rPrChange w:id="5735" w:author="Nick Nicholas" w:date="2017-11-16T12:25:00Z">
                  <w:rPr>
                    <w:ins w:id="5736" w:author="Nick Nicholas" w:date="2017-10-31T17:44:00Z"/>
                  </w:rPr>
                </w:rPrChange>
              </w:rPr>
            </w:pPr>
            <w:ins w:id="5737" w:author="Nick Nicholas" w:date="2017-10-31T17:44:00Z">
              <w:r w:rsidRPr="00AC13A6">
                <w:rPr>
                  <w:lang w:val="en-US"/>
                  <w:rPrChange w:id="5738" w:author="Nick Nicholas" w:date="2017-11-16T12:25:00Z">
                    <w:rPr/>
                  </w:rPrChange>
                </w:rPr>
                <w:t> </w:t>
              </w:r>
            </w:ins>
          </w:p>
        </w:tc>
      </w:tr>
      <w:tr w:rsidR="0073255C" w:rsidRPr="00D57761" w14:paraId="4BD0035F" w14:textId="77777777" w:rsidTr="00C728E1">
        <w:trPr>
          <w:ins w:id="5739" w:author="Nick Nicholas" w:date="2017-10-31T17:44:00Z"/>
        </w:trPr>
        <w:tc>
          <w:tcPr>
            <w:tcW w:w="270" w:type="dxa"/>
            <w:tcBorders>
              <w:top w:val="single" w:sz="6" w:space="0" w:color="005696"/>
              <w:left w:val="single" w:sz="6" w:space="0" w:color="005696"/>
              <w:bottom w:val="single" w:sz="6" w:space="0" w:color="005696"/>
              <w:right w:val="single" w:sz="6" w:space="0" w:color="005696"/>
            </w:tcBorders>
          </w:tcPr>
          <w:p w14:paraId="6E3E96AA" w14:textId="77777777" w:rsidR="00D8034C" w:rsidRPr="00AC13A6" w:rsidRDefault="00D8034C" w:rsidP="00C728E1">
            <w:pPr>
              <w:spacing w:after="30"/>
              <w:jc w:val="center"/>
              <w:rPr>
                <w:ins w:id="5740" w:author="Nick Nicholas" w:date="2017-10-31T17:44:00Z"/>
                <w:bCs/>
                <w:color w:val="005696"/>
                <w:sz w:val="21"/>
                <w:szCs w:val="21"/>
                <w:lang w:val="en-US"/>
                <w:rPrChange w:id="5741" w:author="Nick Nicholas" w:date="2017-11-16T12:25:00Z">
                  <w:rPr>
                    <w:ins w:id="5742" w:author="Nick Nicholas" w:date="2017-10-31T17:44:00Z"/>
                    <w:bCs/>
                    <w:color w:val="005696"/>
                    <w:sz w:val="21"/>
                    <w:szCs w:val="21"/>
                  </w:rPr>
                </w:rPrChange>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226D797" w14:textId="69A7AF59" w:rsidR="00D8034C" w:rsidRPr="00D57761" w:rsidRDefault="002F59C2" w:rsidP="00C728E1">
            <w:pPr>
              <w:spacing w:after="30"/>
              <w:rPr>
                <w:ins w:id="5743" w:author="Nick Nicholas" w:date="2017-10-31T17:44:00Z"/>
                <w:rStyle w:val="rootelement1"/>
                <w:b w:val="0"/>
                <w:sz w:val="22"/>
                <w:szCs w:val="22"/>
              </w:rPr>
            </w:pPr>
            <w:ins w:id="5744" w:author="Nick Nicholas" w:date="2017-10-31T17:45:00Z">
              <w:del w:id="5745" w:author="Linda Marshall" w:date="2017-11-16T11:46:00Z">
                <w:r w:rsidDel="00957CFA">
                  <w:rPr>
                    <w:rStyle w:val="rootelement1"/>
                    <w:b w:val="0"/>
                    <w:sz w:val="22"/>
                    <w:szCs w:val="22"/>
                  </w:rPr>
                  <w:delText>Qualification</w:delText>
                </w:r>
              </w:del>
            </w:ins>
            <w:ins w:id="5746" w:author="Linda Marshall" w:date="2017-11-16T11:46:00Z">
              <w:r w:rsidR="00957CFA">
                <w:rPr>
                  <w:rStyle w:val="rootelement1"/>
                  <w:b w:val="0"/>
                  <w:sz w:val="22"/>
                  <w:szCs w:val="22"/>
                </w:rPr>
                <w:t>Credential</w:t>
              </w:r>
            </w:ins>
            <w:ins w:id="5747" w:author="Nick Nicholas" w:date="2017-10-31T17:44:00Z">
              <w:r w:rsidR="0073255C">
                <w:rPr>
                  <w:rStyle w:val="rootelement1"/>
                  <w:b w:val="0"/>
                  <w:sz w:val="22"/>
                  <w:szCs w:val="22"/>
                </w:rPr>
                <w:t>LearnngStandard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5729A1FB" w14:textId="77777777" w:rsidR="00D8034C" w:rsidRPr="00FA25B8" w:rsidRDefault="00D8034C" w:rsidP="00C728E1">
            <w:pPr>
              <w:spacing w:after="30"/>
              <w:rPr>
                <w:ins w:id="5748" w:author="Nick Nicholas" w:date="2017-10-31T17:44:00Z"/>
              </w:rPr>
            </w:pPr>
            <w:ins w:id="5749" w:author="Nick Nicholas" w:date="2017-10-31T17:44:00Z">
              <w:r w:rsidRPr="00FA25B8">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3380A33" w14:textId="49BFEFE5" w:rsidR="00D8034C" w:rsidRPr="005752F6" w:rsidRDefault="00D8034C" w:rsidP="0073255C">
            <w:pPr>
              <w:rPr>
                <w:ins w:id="5750" w:author="Nick Nicholas" w:date="2017-10-31T17:44:00Z"/>
              </w:rPr>
            </w:pPr>
            <w:ins w:id="5751" w:author="Nick Nicholas" w:date="2017-10-31T17:44:00Z">
              <w:r>
                <w:t xml:space="preserve">Individual </w:t>
              </w:r>
              <w:r w:rsidR="0073255C">
                <w:t>learning standard</w:t>
              </w:r>
              <w:r>
                <w:t xml:space="preserve"> instance</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47EC3592" w14:textId="04B0BA67" w:rsidR="00D8034C" w:rsidRPr="005752F6" w:rsidRDefault="0073255C" w:rsidP="00C728E1">
            <w:pPr>
              <w:rPr>
                <w:ins w:id="5752" w:author="Nick Nicholas" w:date="2017-10-31T17:44:00Z"/>
              </w:rPr>
            </w:pPr>
            <w:ins w:id="5753" w:author="Nick Nicholas" w:date="2017-10-31T17:44:00Z">
              <w:del w:id="5754" w:author="Linda Marshall" w:date="2017-11-16T11:40:00Z">
                <w:r w:rsidDel="002474FD">
                  <w:delText>QualificationLearning</w:delText>
                </w:r>
              </w:del>
            </w:ins>
            <w:ins w:id="5755" w:author="Linda Marshall" w:date="2017-11-16T11:40:00Z">
              <w:r w:rsidR="002474FD">
                <w:t>CredentialLearning</w:t>
              </w:r>
            </w:ins>
            <w:ins w:id="5756" w:author="Nick Nicholas" w:date="2017-10-31T17:44:00Z">
              <w:r>
                <w:t>StandardType</w:t>
              </w:r>
            </w:ins>
          </w:p>
        </w:tc>
      </w:tr>
    </w:tbl>
    <w:p w14:paraId="2825FA9D" w14:textId="77777777" w:rsidR="00450528" w:rsidRDefault="00450528" w:rsidP="00450528">
      <w:pPr>
        <w:pStyle w:val="4"/>
        <w:rPr>
          <w:ins w:id="5757" w:author="Nick Nicholas" w:date="2017-10-31T17:44:00Z"/>
          <w:lang w:val="en-GB"/>
        </w:rPr>
      </w:pPr>
    </w:p>
    <w:p w14:paraId="28A019E2" w14:textId="0AEBAEE7" w:rsidR="00450528" w:rsidRDefault="00450528" w:rsidP="00450528">
      <w:pPr>
        <w:pStyle w:val="4"/>
        <w:rPr>
          <w:ins w:id="5758" w:author="Nick Nicholas" w:date="2017-10-31T17:44:00Z"/>
          <w:lang w:val="en-GB"/>
        </w:rPr>
      </w:pPr>
      <w:ins w:id="5759" w:author="Nick Nicholas" w:date="2017-10-31T17:44:00Z">
        <w:del w:id="5760" w:author="Linda Marshall" w:date="2017-11-16T11:40:00Z">
          <w:r w:rsidDel="002474FD">
            <w:rPr>
              <w:lang w:val="en-GB"/>
            </w:rPr>
            <w:delText>QualificationLearning</w:delText>
          </w:r>
        </w:del>
      </w:ins>
      <w:ins w:id="5761" w:author="Linda Marshall" w:date="2017-11-16T11:40:00Z">
        <w:r w:rsidR="002474FD">
          <w:rPr>
            <w:lang w:val="en-GB"/>
          </w:rPr>
          <w:t>CredentialLearning</w:t>
        </w:r>
      </w:ins>
      <w:ins w:id="5762" w:author="Nick Nicholas" w:date="2017-10-31T17:44:00Z">
        <w:r>
          <w:rPr>
            <w:lang w:val="en-GB"/>
          </w:rPr>
          <w:t>StandardType</w:t>
        </w:r>
      </w:ins>
    </w:p>
    <w:p w14:paraId="210DC407" w14:textId="77777777" w:rsidR="00450528" w:rsidRDefault="00450528" w:rsidP="00450528">
      <w:pPr>
        <w:rPr>
          <w:ins w:id="5763" w:author="Nick Nicholas" w:date="2017-10-31T17:45:00Z"/>
          <w:lang w:val="en-GB"/>
        </w:rPr>
      </w:pPr>
    </w:p>
    <w:tbl>
      <w:tblPr>
        <w:tblW w:w="0" w:type="auto"/>
        <w:tblCellMar>
          <w:top w:w="15" w:type="dxa"/>
          <w:left w:w="15" w:type="dxa"/>
          <w:bottom w:w="15" w:type="dxa"/>
          <w:right w:w="15" w:type="dxa"/>
        </w:tblCellMar>
        <w:tblLook w:val="04A0" w:firstRow="1" w:lastRow="0" w:firstColumn="1" w:lastColumn="0" w:noHBand="0" w:noVBand="1"/>
        <w:tblPrChange w:id="5764" w:author="Nick Nicholas" w:date="2017-11-21T11:15:00Z">
          <w:tblPr>
            <w:tblW w:w="0" w:type="auto"/>
            <w:tblCellMar>
              <w:top w:w="15" w:type="dxa"/>
              <w:left w:w="15" w:type="dxa"/>
              <w:bottom w:w="15" w:type="dxa"/>
              <w:right w:w="15" w:type="dxa"/>
            </w:tblCellMar>
            <w:tblLook w:val="04A0" w:firstRow="1" w:lastRow="0" w:firstColumn="1" w:lastColumn="0" w:noHBand="0" w:noVBand="1"/>
          </w:tblPr>
        </w:tblPrChange>
      </w:tblPr>
      <w:tblGrid>
        <w:gridCol w:w="147"/>
        <w:gridCol w:w="5237"/>
        <w:gridCol w:w="606"/>
        <w:gridCol w:w="2227"/>
        <w:gridCol w:w="2227"/>
        <w:tblGridChange w:id="5765">
          <w:tblGrid>
            <w:gridCol w:w="147"/>
            <w:gridCol w:w="5237"/>
            <w:gridCol w:w="606"/>
            <w:gridCol w:w="2227"/>
            <w:gridCol w:w="2227"/>
          </w:tblGrid>
        </w:tblGridChange>
      </w:tblGrid>
      <w:tr w:rsidR="005145C1" w14:paraId="274D2B57" w14:textId="77777777" w:rsidTr="00265BC9">
        <w:trPr>
          <w:tblHeader/>
          <w:ins w:id="5766" w:author="Nick Nicholas" w:date="2017-10-31T17:45:00Z"/>
          <w:trPrChange w:id="5767" w:author="Nick Nicholas" w:date="2017-11-21T11:15:00Z">
            <w:trPr>
              <w:tblHeader/>
            </w:trPr>
          </w:trPrChange>
        </w:trPr>
        <w:tc>
          <w:tcPr>
            <w:tcW w:w="147"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Change w:id="5768" w:author="Nick Nicholas" w:date="2017-11-21T11:15:00Z">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tcPrChange>
          </w:tcPr>
          <w:p w14:paraId="2A0833D1" w14:textId="77777777" w:rsidR="00FF084D" w:rsidRDefault="00FF084D" w:rsidP="00C728E1">
            <w:pPr>
              <w:spacing w:after="30"/>
              <w:jc w:val="center"/>
              <w:rPr>
                <w:ins w:id="5769" w:author="Nick Nicholas" w:date="2017-10-31T17:45:00Z"/>
                <w:b/>
                <w:bCs/>
                <w:color w:val="FFFFFF"/>
              </w:rPr>
            </w:pPr>
            <w:ins w:id="5770" w:author="Nick Nicholas" w:date="2017-10-31T17:45:00Z">
              <w:r>
                <w:rPr>
                  <w:b/>
                  <w:bCs/>
                  <w:color w:val="FFFFFF"/>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Change w:id="5771" w:author="Nick Nicholas" w:date="2017-11-21T11:15:00Z">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tcPrChange>
          </w:tcPr>
          <w:p w14:paraId="17B890C0" w14:textId="77777777" w:rsidR="00FF084D" w:rsidRDefault="00FF084D" w:rsidP="00C728E1">
            <w:pPr>
              <w:spacing w:after="30"/>
              <w:jc w:val="center"/>
              <w:rPr>
                <w:ins w:id="5772" w:author="Nick Nicholas" w:date="2017-10-31T17:45:00Z"/>
                <w:b/>
                <w:bCs/>
                <w:color w:val="FFFFFF"/>
              </w:rPr>
            </w:pPr>
            <w:ins w:id="5773" w:author="Nick Nicholas" w:date="2017-10-31T17:45:00Z">
              <w:r>
                <w:rPr>
                  <w:b/>
                  <w:bCs/>
                  <w:color w:val="FFFFFF"/>
                </w:rPr>
                <w:t>Element/@Attribute</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Change w:id="5774" w:author="Nick Nicholas" w:date="2017-11-21T11:15:00Z">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tcPrChange>
          </w:tcPr>
          <w:p w14:paraId="1E95D597" w14:textId="77777777" w:rsidR="00FF084D" w:rsidRDefault="00FF084D" w:rsidP="00C728E1">
            <w:pPr>
              <w:spacing w:after="30"/>
              <w:jc w:val="center"/>
              <w:rPr>
                <w:ins w:id="5775" w:author="Nick Nicholas" w:date="2017-10-31T17:45:00Z"/>
                <w:b/>
                <w:bCs/>
                <w:color w:val="FFFFFF"/>
              </w:rPr>
            </w:pPr>
            <w:ins w:id="5776" w:author="Nick Nicholas" w:date="2017-10-31T17:45:00Z">
              <w:r>
                <w:rPr>
                  <w:b/>
                  <w:bCs/>
                  <w:color w:val="FFFFFF"/>
                </w:rPr>
                <w:t>Char</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Change w:id="5777" w:author="Nick Nicholas" w:date="2017-11-21T11:15:00Z">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tcPrChange>
          </w:tcPr>
          <w:p w14:paraId="752FD267" w14:textId="77777777" w:rsidR="00FF084D" w:rsidRDefault="00FF084D" w:rsidP="00C728E1">
            <w:pPr>
              <w:spacing w:after="30"/>
              <w:jc w:val="center"/>
              <w:rPr>
                <w:ins w:id="5778" w:author="Nick Nicholas" w:date="2017-10-31T17:45:00Z"/>
                <w:b/>
                <w:bCs/>
                <w:color w:val="FFFFFF"/>
              </w:rPr>
            </w:pPr>
            <w:ins w:id="5779" w:author="Nick Nicholas" w:date="2017-10-31T17:45:00Z">
              <w:r>
                <w:rPr>
                  <w:b/>
                  <w:bCs/>
                  <w:color w:val="FFFFFF"/>
                </w:rPr>
                <w:t>Description</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Change w:id="5780" w:author="Nick Nicholas" w:date="2017-11-21T11:15:00Z">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tcPrChange>
          </w:tcPr>
          <w:p w14:paraId="46A79D5F" w14:textId="77777777" w:rsidR="00FF084D" w:rsidRDefault="00FF084D" w:rsidP="00C728E1">
            <w:pPr>
              <w:spacing w:after="30"/>
              <w:jc w:val="center"/>
              <w:rPr>
                <w:ins w:id="5781" w:author="Nick Nicholas" w:date="2017-10-31T17:45:00Z"/>
                <w:b/>
                <w:bCs/>
                <w:color w:val="FFFFFF"/>
              </w:rPr>
            </w:pPr>
            <w:ins w:id="5782" w:author="Nick Nicholas" w:date="2017-10-31T17:45:00Z">
              <w:r>
                <w:rPr>
                  <w:b/>
                  <w:bCs/>
                  <w:color w:val="FFFFFF"/>
                </w:rPr>
                <w:t>Type</w:t>
              </w:r>
            </w:ins>
          </w:p>
        </w:tc>
      </w:tr>
      <w:tr w:rsidR="005145C1" w14:paraId="1A91309F" w14:textId="77777777" w:rsidTr="00265BC9">
        <w:trPr>
          <w:ins w:id="5783" w:author="Nick Nicholas" w:date="2017-10-31T17:45:00Z"/>
        </w:trPr>
        <w:tc>
          <w:tcPr>
            <w:tcW w:w="147" w:type="dxa"/>
            <w:tcBorders>
              <w:top w:val="single" w:sz="6" w:space="0" w:color="005696"/>
              <w:left w:val="single" w:sz="6" w:space="0" w:color="005696"/>
              <w:bottom w:val="single" w:sz="6" w:space="0" w:color="005696"/>
              <w:right w:val="single" w:sz="6" w:space="0" w:color="005696"/>
            </w:tcBorders>
            <w:hideMark/>
            <w:tcPrChange w:id="5784" w:author="Nick Nicholas" w:date="2017-11-21T11:15:00Z">
              <w:tcPr>
                <w:tcW w:w="270" w:type="dxa"/>
                <w:tcBorders>
                  <w:top w:val="single" w:sz="6" w:space="0" w:color="005696"/>
                  <w:left w:val="single" w:sz="6" w:space="0" w:color="005696"/>
                  <w:bottom w:val="single" w:sz="6" w:space="0" w:color="005696"/>
                  <w:right w:val="single" w:sz="6" w:space="0" w:color="005696"/>
                </w:tcBorders>
                <w:hideMark/>
              </w:tcPr>
            </w:tcPrChange>
          </w:tcPr>
          <w:p w14:paraId="56847CAD" w14:textId="77777777" w:rsidR="00FF084D" w:rsidRDefault="00FF084D" w:rsidP="00C728E1">
            <w:pPr>
              <w:spacing w:after="30"/>
              <w:jc w:val="center"/>
              <w:rPr>
                <w:ins w:id="5785" w:author="Nick Nicholas" w:date="2017-10-31T17:45:00Z"/>
                <w:b/>
                <w:bCs/>
                <w:color w:val="005696"/>
                <w:sz w:val="21"/>
                <w:szCs w:val="21"/>
              </w:rPr>
            </w:pPr>
            <w:ins w:id="5786" w:author="Nick Nicholas" w:date="2017-10-31T17:45: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5787" w:author="Nick Nicholas" w:date="2017-11-21T11:15: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33AFCB0C" w14:textId="0EA19136" w:rsidR="00FF084D" w:rsidRDefault="00FF084D" w:rsidP="00C728E1">
            <w:pPr>
              <w:spacing w:after="30"/>
              <w:rPr>
                <w:ins w:id="5788" w:author="Nick Nicholas" w:date="2017-10-31T17:45:00Z"/>
                <w:sz w:val="20"/>
                <w:szCs w:val="20"/>
              </w:rPr>
            </w:pPr>
            <w:ins w:id="5789" w:author="Nick Nicholas" w:date="2017-10-31T17:45:00Z">
              <w:del w:id="5790" w:author="Linda Marshall" w:date="2017-11-16T11:40:00Z">
                <w:r w:rsidDel="002474FD">
                  <w:rPr>
                    <w:rStyle w:val="rootelement1"/>
                    <w:sz w:val="22"/>
                    <w:szCs w:val="22"/>
                  </w:rPr>
                  <w:delText>QualificationLearning</w:delText>
                </w:r>
              </w:del>
            </w:ins>
            <w:ins w:id="5791" w:author="Linda Marshall" w:date="2017-11-16T11:40:00Z">
              <w:r w:rsidR="002474FD">
                <w:rPr>
                  <w:rStyle w:val="rootelement1"/>
                  <w:sz w:val="22"/>
                  <w:szCs w:val="22"/>
                </w:rPr>
                <w:t>CredentialLearning</w:t>
              </w:r>
            </w:ins>
            <w:ins w:id="5792" w:author="Nick Nicholas" w:date="2017-10-31T17:45:00Z">
              <w:r>
                <w:rPr>
                  <w:rStyle w:val="rootelement1"/>
                  <w:sz w:val="22"/>
                  <w:szCs w:val="22"/>
                </w:rPr>
                <w:t>StandardType</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Change w:id="5793" w:author="Nick Nicholas" w:date="2017-11-21T11:15:00Z">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tcPrChange>
          </w:tcPr>
          <w:p w14:paraId="7A0D48CC" w14:textId="77777777" w:rsidR="00FF084D" w:rsidRDefault="00FF084D" w:rsidP="00C728E1">
            <w:pPr>
              <w:spacing w:after="30"/>
              <w:rPr>
                <w:ins w:id="5794" w:author="Nick Nicholas" w:date="2017-10-31T17:45:00Z"/>
              </w:rPr>
            </w:pPr>
            <w:ins w:id="5795" w:author="Nick Nicholas" w:date="2017-10-31T17:45: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Change w:id="5796" w:author="Nick Nicholas" w:date="2017-11-21T11:15: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tcPrChange>
          </w:tcPr>
          <w:p w14:paraId="6AAEB836" w14:textId="7FF1F445" w:rsidR="00FF084D" w:rsidRPr="00FF257A" w:rsidRDefault="00FF084D" w:rsidP="00C728E1">
            <w:pPr>
              <w:rPr>
                <w:ins w:id="5797" w:author="Nick Nicholas" w:date="2017-10-31T17:45:00Z"/>
              </w:rPr>
            </w:pPr>
            <w:ins w:id="5798" w:author="Nick Nicholas" w:date="2017-10-31T17:45:00Z">
              <w:r>
                <w:t xml:space="preserve">Credit towards a </w:t>
              </w:r>
              <w:del w:id="5799" w:author="Linda Marshall" w:date="2017-11-16T11:46:00Z">
                <w:r w:rsidDel="00957CFA">
                  <w:delText>qualification</w:delText>
                </w:r>
              </w:del>
            </w:ins>
            <w:ins w:id="5800" w:author="Linda Marshall" w:date="2017-11-16T11:46:00Z">
              <w:r w:rsidR="00957CFA">
                <w:t>Credential</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Change w:id="5801" w:author="Nick Nicholas" w:date="2017-11-21T11:15:00Z">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tcPrChange>
          </w:tcPr>
          <w:p w14:paraId="4BDDE46E" w14:textId="77777777" w:rsidR="00FF084D" w:rsidRDefault="00FF084D" w:rsidP="00C728E1">
            <w:pPr>
              <w:rPr>
                <w:ins w:id="5802" w:author="Nick Nicholas" w:date="2017-10-31T17:45:00Z"/>
              </w:rPr>
            </w:pPr>
            <w:ins w:id="5803" w:author="Nick Nicholas" w:date="2017-10-31T17:45:00Z">
              <w:r>
                <w:t> </w:t>
              </w:r>
            </w:ins>
          </w:p>
        </w:tc>
      </w:tr>
      <w:tr w:rsidR="005145C1" w:rsidRPr="00D57761" w14:paraId="09DDBB24" w14:textId="77777777" w:rsidTr="00265BC9">
        <w:trPr>
          <w:ins w:id="5804" w:author="Nick Nicholas" w:date="2017-10-31T17:45:00Z"/>
        </w:trPr>
        <w:tc>
          <w:tcPr>
            <w:tcW w:w="147" w:type="dxa"/>
            <w:tcBorders>
              <w:top w:val="single" w:sz="6" w:space="0" w:color="005696"/>
              <w:left w:val="single" w:sz="6" w:space="0" w:color="005696"/>
              <w:bottom w:val="single" w:sz="6" w:space="0" w:color="005696"/>
              <w:right w:val="single" w:sz="6" w:space="0" w:color="005696"/>
            </w:tcBorders>
            <w:tcPrChange w:id="5805" w:author="Nick Nicholas" w:date="2017-11-21T11:15:00Z">
              <w:tcPr>
                <w:tcW w:w="270" w:type="dxa"/>
                <w:tcBorders>
                  <w:top w:val="single" w:sz="6" w:space="0" w:color="005696"/>
                  <w:left w:val="single" w:sz="6" w:space="0" w:color="005696"/>
                  <w:bottom w:val="single" w:sz="6" w:space="0" w:color="005696"/>
                  <w:right w:val="single" w:sz="6" w:space="0" w:color="005696"/>
                </w:tcBorders>
              </w:tcPr>
            </w:tcPrChange>
          </w:tcPr>
          <w:p w14:paraId="4F030360" w14:textId="77777777" w:rsidR="00FF084D" w:rsidRPr="00D57761" w:rsidRDefault="00FF084D" w:rsidP="00C728E1">
            <w:pPr>
              <w:spacing w:after="30"/>
              <w:jc w:val="center"/>
              <w:rPr>
                <w:ins w:id="5806" w:author="Nick Nicholas" w:date="2017-10-31T17:45:00Z"/>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Change w:id="5807" w:author="Nick Nicholas" w:date="2017-11-21T11:15: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tcPrChange>
          </w:tcPr>
          <w:p w14:paraId="41A55BE2" w14:textId="334186DE" w:rsidR="00FF084D" w:rsidRPr="00D57761" w:rsidRDefault="00FF084D" w:rsidP="00C728E1">
            <w:pPr>
              <w:spacing w:after="30"/>
              <w:rPr>
                <w:ins w:id="5808" w:author="Nick Nicholas" w:date="2017-10-31T17:45:00Z"/>
                <w:rStyle w:val="rootelement1"/>
                <w:b w:val="0"/>
                <w:sz w:val="22"/>
                <w:szCs w:val="22"/>
              </w:rPr>
            </w:pPr>
            <w:ins w:id="5809" w:author="Nick Nicholas" w:date="2017-10-31T17:45:00Z">
              <w:r>
                <w:rPr>
                  <w:rStyle w:val="rootelement1"/>
                  <w:b w:val="0"/>
                  <w:sz w:val="22"/>
                  <w:szCs w:val="22"/>
                </w:rPr>
                <w:t>LearningStandard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Change w:id="5810" w:author="Nick Nicholas" w:date="2017-11-21T11:15:00Z">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tcPrChange>
          </w:tcPr>
          <w:p w14:paraId="7FC2B70D" w14:textId="77777777" w:rsidR="00FF084D" w:rsidRPr="00FA25B8" w:rsidRDefault="00FF084D" w:rsidP="00C728E1">
            <w:pPr>
              <w:spacing w:after="30"/>
              <w:rPr>
                <w:ins w:id="5811" w:author="Nick Nicholas" w:date="2017-10-31T17:45:00Z"/>
              </w:rPr>
            </w:pPr>
            <w:ins w:id="5812" w:author="Nick Nicholas" w:date="2017-10-31T17:45:00Z">
              <w: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Change w:id="5813" w:author="Nick Nicholas" w:date="2017-11-21T11:15:00Z">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tcPrChange>
          </w:tcPr>
          <w:p w14:paraId="6BF578A3" w14:textId="6B939631" w:rsidR="00FF084D" w:rsidRPr="003C28E3" w:rsidRDefault="005145C1" w:rsidP="00C728E1">
            <w:pPr>
              <w:rPr>
                <w:ins w:id="5814" w:author="Nick Nicholas" w:date="2017-10-31T17:45:00Z"/>
                <w:lang w:val="en-AU"/>
                <w:rPrChange w:id="5815" w:author="Linda Marshall" w:date="2017-11-16T10:10:00Z">
                  <w:rPr>
                    <w:ins w:id="5816" w:author="Nick Nicholas" w:date="2017-10-31T17:45:00Z"/>
                  </w:rPr>
                </w:rPrChange>
              </w:rPr>
            </w:pPr>
            <w:ins w:id="5817" w:author="Nick Nicholas" w:date="2017-10-31T17:46:00Z">
              <w:r>
                <w:t xml:space="preserve">Learning </w:t>
              </w:r>
              <w:del w:id="5818" w:author="Linda Marshall" w:date="2017-11-16T10:10:00Z">
                <w:r w:rsidDel="003C28E3">
                  <w:delText>Stadnard</w:delText>
                </w:r>
              </w:del>
            </w:ins>
            <w:ins w:id="5819" w:author="Linda Marshall" w:date="2017-11-16T10:10:00Z">
              <w:r w:rsidR="003C28E3">
                <w:rPr>
                  <w:lang w:val="en-AU"/>
                </w:rPr>
                <w:t>Standard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Change w:id="5820" w:author="Nick Nicholas" w:date="2017-11-21T11:15:00Z">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tcPrChange>
          </w:tcPr>
          <w:p w14:paraId="4321FC6D" w14:textId="1DA94ABA" w:rsidR="00FF084D" w:rsidRPr="005752F6" w:rsidRDefault="005145C1" w:rsidP="00C728E1">
            <w:pPr>
              <w:rPr>
                <w:ins w:id="5821" w:author="Nick Nicholas" w:date="2017-10-31T17:45:00Z"/>
              </w:rPr>
            </w:pPr>
            <w:ins w:id="5822" w:author="Nick Nicholas" w:date="2017-10-31T17:45:00Z">
              <w:r>
                <w:t>LearningStandardType</w:t>
              </w:r>
            </w:ins>
          </w:p>
        </w:tc>
      </w:tr>
    </w:tbl>
    <w:p w14:paraId="126E3C33" w14:textId="25E97D50" w:rsidR="00FF084D" w:rsidRDefault="00FF084D" w:rsidP="00450528">
      <w:pPr>
        <w:rPr>
          <w:ins w:id="5823" w:author="Linda Marshall" w:date="2017-11-16T11:24:00Z"/>
          <w:lang w:val="en-GB"/>
        </w:rPr>
      </w:pPr>
    </w:p>
    <w:p w14:paraId="4100111E" w14:textId="6F53ABEA" w:rsidR="002474FD" w:rsidRDefault="002474FD" w:rsidP="002474FD">
      <w:pPr>
        <w:pStyle w:val="4"/>
        <w:rPr>
          <w:ins w:id="5824" w:author="Linda Marshall" w:date="2017-11-16T11:24:00Z"/>
          <w:lang w:val="en-GB"/>
        </w:rPr>
      </w:pPr>
      <w:ins w:id="5825" w:author="Linda Marshall" w:date="2017-11-16T11:24:00Z">
        <w:r>
          <w:rPr>
            <w:lang w:val="en-GB"/>
          </w:rPr>
          <w:t>StudentCourseEnrollment</w:t>
        </w:r>
      </w:ins>
    </w:p>
    <w:p w14:paraId="09791EB6" w14:textId="36A2ADA5" w:rsidR="002474FD" w:rsidRDefault="002474FD" w:rsidP="00450528">
      <w:pPr>
        <w:rPr>
          <w:ins w:id="5826" w:author="Linda Marshall" w:date="2017-11-16T11:24:00Z"/>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70"/>
        <w:gridCol w:w="2865"/>
        <w:gridCol w:w="624"/>
        <w:gridCol w:w="4310"/>
        <w:gridCol w:w="1130"/>
      </w:tblGrid>
      <w:tr w:rsidR="002474FD" w14:paraId="0D93DC84" w14:textId="77777777" w:rsidTr="002474FD">
        <w:trPr>
          <w:tblHeader/>
          <w:ins w:id="5827" w:author="Linda Marshall" w:date="2017-11-16T11:24:00Z"/>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691FBE8B" w14:textId="77777777" w:rsidR="002474FD" w:rsidRDefault="002474FD" w:rsidP="002474FD">
            <w:pPr>
              <w:spacing w:after="30"/>
              <w:jc w:val="center"/>
              <w:rPr>
                <w:ins w:id="5828" w:author="Linda Marshall" w:date="2017-11-16T11:24:00Z"/>
                <w:b/>
                <w:bCs/>
                <w:color w:val="FFFFFF"/>
              </w:rPr>
            </w:pPr>
            <w:ins w:id="5829" w:author="Linda Marshall" w:date="2017-11-16T11:24:00Z">
              <w:r>
                <w:rPr>
                  <w:b/>
                  <w:bCs/>
                  <w:color w:val="FFFFFF"/>
                </w:rPr>
                <w:t> </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01DDB9E2" w14:textId="77777777" w:rsidR="002474FD" w:rsidRDefault="002474FD" w:rsidP="002474FD">
            <w:pPr>
              <w:spacing w:after="30"/>
              <w:jc w:val="center"/>
              <w:rPr>
                <w:ins w:id="5830" w:author="Linda Marshall" w:date="2017-11-16T11:24:00Z"/>
                <w:b/>
                <w:bCs/>
                <w:color w:val="FFFFFF"/>
              </w:rPr>
            </w:pPr>
            <w:ins w:id="5831" w:author="Linda Marshall" w:date="2017-11-16T11:24:00Z">
              <w:r>
                <w:rPr>
                  <w:b/>
                  <w:bCs/>
                  <w:color w:val="FFFFFF"/>
                </w:rPr>
                <w:t>Element/@Attribute</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3230CF58" w14:textId="77777777" w:rsidR="002474FD" w:rsidRDefault="002474FD" w:rsidP="002474FD">
            <w:pPr>
              <w:spacing w:after="30"/>
              <w:jc w:val="center"/>
              <w:rPr>
                <w:ins w:id="5832" w:author="Linda Marshall" w:date="2017-11-16T11:24:00Z"/>
                <w:b/>
                <w:bCs/>
                <w:color w:val="FFFFFF"/>
              </w:rPr>
            </w:pPr>
            <w:ins w:id="5833" w:author="Linda Marshall" w:date="2017-11-16T11:24:00Z">
              <w:r>
                <w:rPr>
                  <w:b/>
                  <w:bCs/>
                  <w:color w:val="FFFFFF"/>
                </w:rPr>
                <w:t>Char</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58F3E50" w14:textId="77777777" w:rsidR="002474FD" w:rsidRDefault="002474FD" w:rsidP="002474FD">
            <w:pPr>
              <w:spacing w:after="30"/>
              <w:jc w:val="center"/>
              <w:rPr>
                <w:ins w:id="5834" w:author="Linda Marshall" w:date="2017-11-16T11:24:00Z"/>
                <w:b/>
                <w:bCs/>
                <w:color w:val="FFFFFF"/>
              </w:rPr>
            </w:pPr>
            <w:ins w:id="5835" w:author="Linda Marshall" w:date="2017-11-16T11:24:00Z">
              <w:r>
                <w:rPr>
                  <w:b/>
                  <w:bCs/>
                  <w:color w:val="FFFFFF"/>
                </w:rPr>
                <w:t>Description</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3356374A" w14:textId="77777777" w:rsidR="002474FD" w:rsidRDefault="002474FD" w:rsidP="002474FD">
            <w:pPr>
              <w:spacing w:after="30"/>
              <w:jc w:val="center"/>
              <w:rPr>
                <w:ins w:id="5836" w:author="Linda Marshall" w:date="2017-11-16T11:24:00Z"/>
                <w:b/>
                <w:bCs/>
                <w:color w:val="FFFFFF"/>
              </w:rPr>
            </w:pPr>
            <w:ins w:id="5837" w:author="Linda Marshall" w:date="2017-11-16T11:24:00Z">
              <w:r>
                <w:rPr>
                  <w:b/>
                  <w:bCs/>
                  <w:color w:val="FFFFFF"/>
                </w:rPr>
                <w:t>Type</w:t>
              </w:r>
            </w:ins>
          </w:p>
        </w:tc>
      </w:tr>
      <w:tr w:rsidR="002474FD" w:rsidRPr="00D14E7F" w14:paraId="7F0CB55D" w14:textId="77777777" w:rsidTr="002474FD">
        <w:trPr>
          <w:ins w:id="5838" w:author="Linda Marshall" w:date="2017-11-16T11:24:00Z"/>
        </w:trPr>
        <w:tc>
          <w:tcPr>
            <w:tcW w:w="270" w:type="dxa"/>
            <w:tcBorders>
              <w:top w:val="single" w:sz="6" w:space="0" w:color="005696"/>
              <w:left w:val="single" w:sz="6" w:space="0" w:color="005696"/>
              <w:bottom w:val="single" w:sz="6" w:space="0" w:color="005696"/>
              <w:right w:val="single" w:sz="6" w:space="0" w:color="005696"/>
            </w:tcBorders>
            <w:hideMark/>
          </w:tcPr>
          <w:p w14:paraId="7C7F6421" w14:textId="77777777" w:rsidR="002474FD" w:rsidRDefault="002474FD" w:rsidP="002474FD">
            <w:pPr>
              <w:spacing w:after="30"/>
              <w:jc w:val="center"/>
              <w:rPr>
                <w:ins w:id="5839" w:author="Linda Marshall" w:date="2017-11-16T11:24:00Z"/>
                <w:b/>
                <w:bCs/>
                <w:color w:val="005696"/>
                <w:sz w:val="21"/>
                <w:szCs w:val="21"/>
              </w:rPr>
            </w:pPr>
            <w:ins w:id="5840" w:author="Linda Marshall" w:date="2017-11-16T11:24: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E313E53" w14:textId="70579648" w:rsidR="002474FD" w:rsidRPr="002474FD" w:rsidRDefault="002474FD" w:rsidP="002474FD">
            <w:pPr>
              <w:spacing w:after="30"/>
              <w:rPr>
                <w:ins w:id="5841" w:author="Linda Marshall" w:date="2017-11-16T11:24:00Z"/>
                <w:sz w:val="20"/>
                <w:szCs w:val="20"/>
                <w:lang w:val="en-AU"/>
                <w:rPrChange w:id="5842" w:author="Linda Marshall" w:date="2017-11-16T11:24:00Z">
                  <w:rPr>
                    <w:ins w:id="5843" w:author="Linda Marshall" w:date="2017-11-16T11:24:00Z"/>
                    <w:sz w:val="20"/>
                    <w:szCs w:val="20"/>
                  </w:rPr>
                </w:rPrChange>
              </w:rPr>
            </w:pPr>
            <w:ins w:id="5844" w:author="Linda Marshall" w:date="2017-11-16T11:24:00Z">
              <w:r>
                <w:rPr>
                  <w:rStyle w:val="rootelement1"/>
                  <w:sz w:val="22"/>
                  <w:szCs w:val="22"/>
                </w:rPr>
                <w:t>StudentCourseEnrollment</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0230C535" w14:textId="77777777" w:rsidR="002474FD" w:rsidRDefault="002474FD" w:rsidP="002474FD">
            <w:pPr>
              <w:spacing w:after="30"/>
              <w:rPr>
                <w:ins w:id="5845" w:author="Linda Marshall" w:date="2017-11-16T11:24:00Z"/>
              </w:rPr>
            </w:pPr>
            <w:ins w:id="5846" w:author="Linda Marshall" w:date="2017-11-16T11:24: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40A2792" w14:textId="3A33453E" w:rsidR="002474FD" w:rsidRPr="002474FD" w:rsidRDefault="002474FD" w:rsidP="002474FD">
            <w:pPr>
              <w:rPr>
                <w:ins w:id="5847" w:author="Linda Marshall" w:date="2017-11-16T11:24:00Z"/>
                <w:lang w:val="en-AU"/>
                <w:rPrChange w:id="5848" w:author="Linda Marshall" w:date="2017-11-16T11:24:00Z">
                  <w:rPr>
                    <w:ins w:id="5849" w:author="Linda Marshall" w:date="2017-11-16T11:24:00Z"/>
                  </w:rPr>
                </w:rPrChange>
              </w:rPr>
            </w:pPr>
            <w:ins w:id="5850" w:author="Linda Marshall" w:date="2017-11-16T11:24:00Z">
              <w:r>
                <w:rPr>
                  <w:lang w:val="en-AU"/>
                </w:rPr>
                <w:t>Student Enrolment in a course</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349CD10D" w14:textId="77777777" w:rsidR="002474FD" w:rsidRPr="00AC13A6" w:rsidRDefault="002474FD" w:rsidP="002474FD">
            <w:pPr>
              <w:rPr>
                <w:ins w:id="5851" w:author="Linda Marshall" w:date="2017-11-16T11:24:00Z"/>
                <w:lang w:val="en-US"/>
                <w:rPrChange w:id="5852" w:author="Nick Nicholas" w:date="2017-11-16T12:25:00Z">
                  <w:rPr>
                    <w:ins w:id="5853" w:author="Linda Marshall" w:date="2017-11-16T11:24:00Z"/>
                  </w:rPr>
                </w:rPrChange>
              </w:rPr>
            </w:pPr>
            <w:ins w:id="5854" w:author="Linda Marshall" w:date="2017-11-16T11:24:00Z">
              <w:r w:rsidRPr="00AC13A6">
                <w:rPr>
                  <w:lang w:val="en-US"/>
                  <w:rPrChange w:id="5855" w:author="Nick Nicholas" w:date="2017-11-16T12:25:00Z">
                    <w:rPr/>
                  </w:rPrChange>
                </w:rPr>
                <w:t> </w:t>
              </w:r>
            </w:ins>
          </w:p>
        </w:tc>
      </w:tr>
      <w:tr w:rsidR="002474FD" w:rsidRPr="00D57761" w14:paraId="335DCD66" w14:textId="77777777" w:rsidTr="002474FD">
        <w:trPr>
          <w:ins w:id="5856" w:author="Linda Marshall" w:date="2017-11-16T11:24:00Z"/>
        </w:trPr>
        <w:tc>
          <w:tcPr>
            <w:tcW w:w="270" w:type="dxa"/>
            <w:tcBorders>
              <w:top w:val="single" w:sz="6" w:space="0" w:color="005696"/>
              <w:left w:val="single" w:sz="6" w:space="0" w:color="005696"/>
              <w:bottom w:val="single" w:sz="6" w:space="0" w:color="005696"/>
              <w:right w:val="single" w:sz="6" w:space="0" w:color="005696"/>
            </w:tcBorders>
          </w:tcPr>
          <w:p w14:paraId="2596A23B" w14:textId="77777777" w:rsidR="002474FD" w:rsidRPr="00AC13A6" w:rsidRDefault="002474FD" w:rsidP="002474FD">
            <w:pPr>
              <w:spacing w:after="30"/>
              <w:jc w:val="center"/>
              <w:rPr>
                <w:ins w:id="5857" w:author="Linda Marshall" w:date="2017-11-16T11:24:00Z"/>
                <w:bCs/>
                <w:color w:val="005696"/>
                <w:sz w:val="21"/>
                <w:szCs w:val="21"/>
                <w:lang w:val="en-US"/>
                <w:rPrChange w:id="5858" w:author="Nick Nicholas" w:date="2017-11-16T12:25:00Z">
                  <w:rPr>
                    <w:ins w:id="5859" w:author="Linda Marshall" w:date="2017-11-16T11:24:00Z"/>
                    <w:bCs/>
                    <w:color w:val="005696"/>
                    <w:sz w:val="21"/>
                    <w:szCs w:val="21"/>
                  </w:rPr>
                </w:rPrChange>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1EDA6536" w14:textId="035BBDF3" w:rsidR="002474FD" w:rsidRPr="002474FD" w:rsidRDefault="002474FD" w:rsidP="002474FD">
            <w:pPr>
              <w:spacing w:after="30"/>
              <w:rPr>
                <w:ins w:id="5860" w:author="Linda Marshall" w:date="2017-11-16T11:24:00Z"/>
                <w:rStyle w:val="rootelement1"/>
                <w:b w:val="0"/>
                <w:sz w:val="22"/>
                <w:szCs w:val="22"/>
                <w:lang w:val="en-AU"/>
                <w:rPrChange w:id="5861" w:author="Linda Marshall" w:date="2017-11-16T11:25:00Z">
                  <w:rPr>
                    <w:ins w:id="5862" w:author="Linda Marshall" w:date="2017-11-16T11:24:00Z"/>
                    <w:rStyle w:val="rootelement1"/>
                    <w:b w:val="0"/>
                    <w:sz w:val="22"/>
                    <w:szCs w:val="22"/>
                  </w:rPr>
                </w:rPrChange>
              </w:rPr>
            </w:pPr>
            <w:ins w:id="5863" w:author="Linda Marshall" w:date="2017-11-16T11:25:00Z">
              <w:r>
                <w:rPr>
                  <w:rStyle w:val="rootelement1"/>
                  <w:b w:val="0"/>
                  <w:sz w:val="22"/>
                  <w:szCs w:val="22"/>
                  <w:lang w:val="en-AU"/>
                </w:rPr>
                <w:t>StudentPersonalRefId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3B698FCD" w14:textId="77777777" w:rsidR="002474FD" w:rsidRPr="00FA25B8" w:rsidRDefault="002474FD" w:rsidP="002474FD">
            <w:pPr>
              <w:spacing w:after="30"/>
              <w:rPr>
                <w:ins w:id="5864" w:author="Linda Marshall" w:date="2017-11-16T11:24:00Z"/>
              </w:rPr>
            </w:pPr>
            <w:ins w:id="5865" w:author="Linda Marshall" w:date="2017-11-16T11:24:00Z">
              <w: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BBE7460" w14:textId="16299FF4" w:rsidR="002474FD" w:rsidRPr="002474FD" w:rsidRDefault="002474FD" w:rsidP="002474FD">
            <w:pPr>
              <w:rPr>
                <w:ins w:id="5866" w:author="Linda Marshall" w:date="2017-11-16T11:24:00Z"/>
                <w:lang w:val="en-AU"/>
              </w:rPr>
            </w:pPr>
            <w:ins w:id="5867" w:author="Linda Marshall" w:date="2017-11-16T11:25:00Z">
              <w:r>
                <w:rPr>
                  <w:lang w:val="en-AU"/>
                </w:rPr>
                <w:t>StudentPersonalRefId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34837CF7" w14:textId="2F28E29F" w:rsidR="002474FD" w:rsidRPr="002474FD" w:rsidRDefault="002474FD" w:rsidP="002474FD">
            <w:pPr>
              <w:rPr>
                <w:ins w:id="5868" w:author="Linda Marshall" w:date="2017-11-16T11:24:00Z"/>
                <w:lang w:val="en-AU"/>
                <w:rPrChange w:id="5869" w:author="Linda Marshall" w:date="2017-11-16T11:25:00Z">
                  <w:rPr>
                    <w:ins w:id="5870" w:author="Linda Marshall" w:date="2017-11-16T11:24:00Z"/>
                  </w:rPr>
                </w:rPrChange>
              </w:rPr>
            </w:pPr>
            <w:ins w:id="5871" w:author="Linda Marshall" w:date="2017-11-16T11:25:00Z">
              <w:r>
                <w:rPr>
                  <w:lang w:val="en-AU"/>
                </w:rPr>
                <w:t>IdRefType</w:t>
              </w:r>
            </w:ins>
          </w:p>
        </w:tc>
      </w:tr>
      <w:tr w:rsidR="002474FD" w:rsidRPr="00D57761" w14:paraId="68253D6D" w14:textId="77777777" w:rsidTr="002474FD">
        <w:trPr>
          <w:trHeight w:val="268"/>
          <w:ins w:id="5872" w:author="Linda Marshall" w:date="2017-11-16T11:24:00Z"/>
        </w:trPr>
        <w:tc>
          <w:tcPr>
            <w:tcW w:w="270" w:type="dxa"/>
            <w:tcBorders>
              <w:top w:val="single" w:sz="6" w:space="0" w:color="005696"/>
              <w:left w:val="single" w:sz="6" w:space="0" w:color="005696"/>
              <w:bottom w:val="single" w:sz="6" w:space="0" w:color="005696"/>
              <w:right w:val="single" w:sz="6" w:space="0" w:color="005696"/>
            </w:tcBorders>
          </w:tcPr>
          <w:p w14:paraId="309D8857" w14:textId="77777777" w:rsidR="002474FD" w:rsidRPr="00D57761" w:rsidRDefault="002474FD" w:rsidP="002474FD">
            <w:pPr>
              <w:spacing w:after="30"/>
              <w:jc w:val="center"/>
              <w:rPr>
                <w:ins w:id="5873" w:author="Linda Marshall" w:date="2017-11-16T11:24:00Z"/>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2684339F" w14:textId="7C1B9FA7" w:rsidR="002474FD" w:rsidRPr="002474FD" w:rsidRDefault="002474FD" w:rsidP="002474FD">
            <w:pPr>
              <w:spacing w:after="30"/>
              <w:rPr>
                <w:ins w:id="5874" w:author="Linda Marshall" w:date="2017-11-16T11:24:00Z"/>
                <w:rStyle w:val="rootelement1"/>
                <w:b w:val="0"/>
                <w:sz w:val="22"/>
                <w:szCs w:val="22"/>
                <w:lang w:val="en-AU"/>
                <w:rPrChange w:id="5875" w:author="Linda Marshall" w:date="2017-11-16T11:25:00Z">
                  <w:rPr>
                    <w:ins w:id="5876" w:author="Linda Marshall" w:date="2017-11-16T11:24:00Z"/>
                    <w:rStyle w:val="rootelement1"/>
                    <w:b w:val="0"/>
                    <w:sz w:val="22"/>
                    <w:szCs w:val="22"/>
                  </w:rPr>
                </w:rPrChange>
              </w:rPr>
            </w:pPr>
            <w:ins w:id="5877" w:author="Linda Marshall" w:date="2017-11-16T11:26:00Z">
              <w:r>
                <w:rPr>
                  <w:rStyle w:val="rootelement1"/>
                  <w:b w:val="0"/>
                  <w:sz w:val="22"/>
                  <w:szCs w:val="22"/>
                  <w:lang w:val="en-AU"/>
                </w:rPr>
                <w:t>School</w:t>
              </w:r>
            </w:ins>
            <w:ins w:id="5878" w:author="Linda Marshall" w:date="2017-11-16T11:25:00Z">
              <w:r>
                <w:rPr>
                  <w:rStyle w:val="rootelement1"/>
                  <w:b w:val="0"/>
                  <w:sz w:val="22"/>
                  <w:szCs w:val="22"/>
                  <w:lang w:val="en-AU"/>
                </w:rPr>
                <w:t>CourseInfoRefId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38BD0F36" w14:textId="119C65F2" w:rsidR="002474FD" w:rsidRPr="002474FD" w:rsidRDefault="002474FD" w:rsidP="002474FD">
            <w:pPr>
              <w:spacing w:after="30"/>
              <w:rPr>
                <w:ins w:id="5879" w:author="Linda Marshall" w:date="2017-11-16T11:24:00Z"/>
                <w:lang w:val="en-AU"/>
                <w:rPrChange w:id="5880" w:author="Linda Marshall" w:date="2017-11-16T11:25:00Z">
                  <w:rPr>
                    <w:ins w:id="5881" w:author="Linda Marshall" w:date="2017-11-16T11:24:00Z"/>
                  </w:rPr>
                </w:rPrChange>
              </w:rPr>
            </w:pPr>
            <w:ins w:id="5882" w:author="Linda Marshall" w:date="2017-11-16T11:25:00Z">
              <w:r>
                <w:rPr>
                  <w:lang w:val="en-AU"/>
                </w:rP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E3BED14" w14:textId="77777777" w:rsidR="002474FD" w:rsidRDefault="002474FD" w:rsidP="002474FD">
            <w:pPr>
              <w:rPr>
                <w:ins w:id="5883" w:author="Linda Marshall" w:date="2017-11-16T11:26:00Z"/>
                <w:lang w:val="en-AU"/>
              </w:rPr>
            </w:pPr>
            <w:ins w:id="5884" w:author="Linda Marshall" w:date="2017-11-16T11:25:00Z">
              <w:r>
                <w:rPr>
                  <w:lang w:val="en-AU"/>
                </w:rPr>
                <w:t xml:space="preserve">Course </w:t>
              </w:r>
            </w:ins>
          </w:p>
          <w:p w14:paraId="47FD6A27" w14:textId="56F66B90" w:rsidR="002474FD" w:rsidRPr="002474FD" w:rsidRDefault="002474FD" w:rsidP="002474FD">
            <w:pPr>
              <w:rPr>
                <w:ins w:id="5885" w:author="Linda Marshall" w:date="2017-11-16T11:24:00Z"/>
                <w:lang w:val="en-AU"/>
                <w:rPrChange w:id="5886" w:author="Linda Marshall" w:date="2017-11-16T11:25:00Z">
                  <w:rPr>
                    <w:ins w:id="5887" w:author="Linda Marshall" w:date="2017-11-16T11:24:00Z"/>
                  </w:rPr>
                </w:rPrChange>
              </w:rPr>
            </w:pPr>
            <w:ins w:id="5888" w:author="Linda Marshall" w:date="2017-11-16T11:26:00Z">
              <w:r>
                <w:rPr>
                  <w:lang w:val="en-AU"/>
                </w:rPr>
                <w:t>Student is enrolled in.</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5FDE2458" w14:textId="74D0BE01" w:rsidR="002474FD" w:rsidRDefault="002474FD" w:rsidP="002474FD">
            <w:pPr>
              <w:rPr>
                <w:ins w:id="5889" w:author="Linda Marshall" w:date="2017-11-16T11:24:00Z"/>
              </w:rPr>
            </w:pPr>
            <w:ins w:id="5890" w:author="Linda Marshall" w:date="2017-11-16T11:26:00Z">
              <w:r>
                <w:rPr>
                  <w:lang w:val="en-AU"/>
                </w:rPr>
                <w:t>IdRefType</w:t>
              </w:r>
            </w:ins>
          </w:p>
        </w:tc>
      </w:tr>
      <w:tr w:rsidR="002474FD" w:rsidRPr="00D57761" w14:paraId="6FC29641" w14:textId="77777777" w:rsidTr="002474FD">
        <w:trPr>
          <w:trHeight w:val="268"/>
          <w:ins w:id="5891" w:author="Linda Marshall" w:date="2017-11-16T11:26:00Z"/>
        </w:trPr>
        <w:tc>
          <w:tcPr>
            <w:tcW w:w="270" w:type="dxa"/>
            <w:tcBorders>
              <w:top w:val="single" w:sz="6" w:space="0" w:color="005696"/>
              <w:left w:val="single" w:sz="6" w:space="0" w:color="005696"/>
              <w:bottom w:val="single" w:sz="6" w:space="0" w:color="005696"/>
              <w:right w:val="single" w:sz="6" w:space="0" w:color="005696"/>
            </w:tcBorders>
          </w:tcPr>
          <w:p w14:paraId="4291EE25" w14:textId="77777777" w:rsidR="002474FD" w:rsidRPr="00D57761" w:rsidRDefault="002474FD" w:rsidP="002474FD">
            <w:pPr>
              <w:spacing w:after="30"/>
              <w:jc w:val="center"/>
              <w:rPr>
                <w:ins w:id="5892" w:author="Linda Marshall" w:date="2017-11-16T11:26:00Z"/>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369E76A" w14:textId="0720827C" w:rsidR="002474FD" w:rsidRDefault="002474FD" w:rsidP="002474FD">
            <w:pPr>
              <w:spacing w:after="30"/>
              <w:rPr>
                <w:ins w:id="5893" w:author="Linda Marshall" w:date="2017-11-16T11:26:00Z"/>
                <w:rStyle w:val="rootelement1"/>
                <w:b w:val="0"/>
                <w:sz w:val="22"/>
                <w:szCs w:val="22"/>
                <w:lang w:val="en-AU"/>
              </w:rPr>
            </w:pPr>
            <w:ins w:id="5894" w:author="Linda Marshall" w:date="2017-11-16T11:26:00Z">
              <w:r>
                <w:rPr>
                  <w:rStyle w:val="rootelement1"/>
                  <w:b w:val="0"/>
                  <w:sz w:val="22"/>
                  <w:szCs w:val="22"/>
                  <w:lang w:val="en-AU"/>
                </w:rPr>
                <w:t>StudentSchoolEnrollmentRefId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40DFD5E1" w14:textId="56397001" w:rsidR="002474FD" w:rsidRDefault="002474FD" w:rsidP="002474FD">
            <w:pPr>
              <w:spacing w:after="30"/>
              <w:rPr>
                <w:ins w:id="5895" w:author="Linda Marshall" w:date="2017-11-16T11:26:00Z"/>
                <w:lang w:val="en-AU"/>
              </w:rPr>
            </w:pPr>
            <w:ins w:id="5896" w:author="Linda Marshall" w:date="2017-11-16T11:26:00Z">
              <w:r>
                <w:rPr>
                  <w:lang w:val="en-AU"/>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661CE2B1" w14:textId="2A559640" w:rsidR="002474FD" w:rsidRDefault="002474FD" w:rsidP="002474FD">
            <w:pPr>
              <w:rPr>
                <w:ins w:id="5897" w:author="Linda Marshall" w:date="2017-11-16T11:26:00Z"/>
                <w:lang w:val="en-AU"/>
              </w:rPr>
            </w:pPr>
            <w:ins w:id="5898" w:author="Linda Marshall" w:date="2017-11-16T11:26:00Z">
              <w:r>
                <w:rPr>
                  <w:lang w:val="en-AU"/>
                </w:rPr>
                <w:t>Optional link to a student</w:t>
              </w:r>
            </w:ins>
            <w:ins w:id="5899" w:author="Linda Marshall" w:date="2017-11-16T11:27:00Z">
              <w:r>
                <w:rPr>
                  <w:lang w:val="en-AU"/>
                </w:rPr>
                <w:t xml:space="preserve"> school enrolment.</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7D3184DA" w14:textId="5967266B" w:rsidR="002474FD" w:rsidRDefault="002474FD" w:rsidP="002474FD">
            <w:pPr>
              <w:rPr>
                <w:ins w:id="5900" w:author="Linda Marshall" w:date="2017-11-16T11:26:00Z"/>
                <w:lang w:val="en-AU"/>
              </w:rPr>
            </w:pPr>
            <w:ins w:id="5901" w:author="Linda Marshall" w:date="2017-11-16T11:27:00Z">
              <w:r>
                <w:rPr>
                  <w:lang w:val="en-AU"/>
                </w:rPr>
                <w:t>IdRefType</w:t>
              </w:r>
            </w:ins>
          </w:p>
        </w:tc>
      </w:tr>
    </w:tbl>
    <w:p w14:paraId="19EC6045" w14:textId="2B32A258" w:rsidR="002474FD" w:rsidRDefault="002474FD" w:rsidP="00450528">
      <w:pPr>
        <w:rPr>
          <w:ins w:id="5902" w:author="Linda Marshall" w:date="2017-11-16T11:47:00Z"/>
          <w:lang w:val="en-GB"/>
        </w:rPr>
      </w:pPr>
    </w:p>
    <w:p w14:paraId="108259AE" w14:textId="7DAA8F1D" w:rsidR="00957CFA" w:rsidRDefault="00957CFA" w:rsidP="00957CFA">
      <w:pPr>
        <w:pStyle w:val="4"/>
        <w:rPr>
          <w:ins w:id="5903" w:author="Linda Marshall" w:date="2017-11-16T11:47:00Z"/>
          <w:lang w:val="en-GB"/>
        </w:rPr>
      </w:pPr>
      <w:ins w:id="5904" w:author="Linda Marshall" w:date="2017-11-16T11:47:00Z">
        <w:r>
          <w:rPr>
            <w:lang w:val="en-GB"/>
          </w:rPr>
          <w:t>StudentCredentialEnrollment</w:t>
        </w:r>
      </w:ins>
    </w:p>
    <w:p w14:paraId="73B720C7" w14:textId="77777777" w:rsidR="00957CFA" w:rsidRDefault="00957CFA" w:rsidP="00957CFA">
      <w:pPr>
        <w:rPr>
          <w:ins w:id="5905" w:author="Linda Marshall" w:date="2017-11-16T11:47:00Z"/>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70"/>
        <w:gridCol w:w="2902"/>
        <w:gridCol w:w="624"/>
        <w:gridCol w:w="5518"/>
        <w:gridCol w:w="1130"/>
      </w:tblGrid>
      <w:tr w:rsidR="00957CFA" w14:paraId="206875AD" w14:textId="77777777" w:rsidTr="00AC13A6">
        <w:trPr>
          <w:tblHeader/>
          <w:ins w:id="5906" w:author="Linda Marshall" w:date="2017-11-16T11:47:00Z"/>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37177D0" w14:textId="77777777" w:rsidR="00957CFA" w:rsidRDefault="00957CFA" w:rsidP="00AC13A6">
            <w:pPr>
              <w:spacing w:after="30"/>
              <w:jc w:val="center"/>
              <w:rPr>
                <w:ins w:id="5907" w:author="Linda Marshall" w:date="2017-11-16T11:47:00Z"/>
                <w:b/>
                <w:bCs/>
                <w:color w:val="FFFFFF"/>
              </w:rPr>
            </w:pPr>
            <w:ins w:id="5908" w:author="Linda Marshall" w:date="2017-11-16T11:47:00Z">
              <w:r>
                <w:rPr>
                  <w:b/>
                  <w:bCs/>
                  <w:color w:val="FFFFFF"/>
                </w:rPr>
                <w:lastRenderedPageBreak/>
                <w:t> </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430E5AC7" w14:textId="77777777" w:rsidR="00957CFA" w:rsidRDefault="00957CFA" w:rsidP="00AC13A6">
            <w:pPr>
              <w:spacing w:after="30"/>
              <w:jc w:val="center"/>
              <w:rPr>
                <w:ins w:id="5909" w:author="Linda Marshall" w:date="2017-11-16T11:47:00Z"/>
                <w:b/>
                <w:bCs/>
                <w:color w:val="FFFFFF"/>
              </w:rPr>
            </w:pPr>
            <w:ins w:id="5910" w:author="Linda Marshall" w:date="2017-11-16T11:47:00Z">
              <w:r>
                <w:rPr>
                  <w:b/>
                  <w:bCs/>
                  <w:color w:val="FFFFFF"/>
                </w:rPr>
                <w:t>Element/@Attribute</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8BD5392" w14:textId="77777777" w:rsidR="00957CFA" w:rsidRDefault="00957CFA" w:rsidP="00AC13A6">
            <w:pPr>
              <w:spacing w:after="30"/>
              <w:jc w:val="center"/>
              <w:rPr>
                <w:ins w:id="5911" w:author="Linda Marshall" w:date="2017-11-16T11:47:00Z"/>
                <w:b/>
                <w:bCs/>
                <w:color w:val="FFFFFF"/>
              </w:rPr>
            </w:pPr>
            <w:ins w:id="5912" w:author="Linda Marshall" w:date="2017-11-16T11:47:00Z">
              <w:r>
                <w:rPr>
                  <w:b/>
                  <w:bCs/>
                  <w:color w:val="FFFFFF"/>
                </w:rPr>
                <w:t>Char</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323BC242" w14:textId="77777777" w:rsidR="00957CFA" w:rsidRDefault="00957CFA" w:rsidP="00AC13A6">
            <w:pPr>
              <w:spacing w:after="30"/>
              <w:jc w:val="center"/>
              <w:rPr>
                <w:ins w:id="5913" w:author="Linda Marshall" w:date="2017-11-16T11:47:00Z"/>
                <w:b/>
                <w:bCs/>
                <w:color w:val="FFFFFF"/>
              </w:rPr>
            </w:pPr>
            <w:ins w:id="5914" w:author="Linda Marshall" w:date="2017-11-16T11:47:00Z">
              <w:r>
                <w:rPr>
                  <w:b/>
                  <w:bCs/>
                  <w:color w:val="FFFFFF"/>
                </w:rPr>
                <w:t>Description</w:t>
              </w:r>
            </w:ins>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39983CFD" w14:textId="77777777" w:rsidR="00957CFA" w:rsidRDefault="00957CFA" w:rsidP="00AC13A6">
            <w:pPr>
              <w:spacing w:after="30"/>
              <w:jc w:val="center"/>
              <w:rPr>
                <w:ins w:id="5915" w:author="Linda Marshall" w:date="2017-11-16T11:47:00Z"/>
                <w:b/>
                <w:bCs/>
                <w:color w:val="FFFFFF"/>
              </w:rPr>
            </w:pPr>
            <w:ins w:id="5916" w:author="Linda Marshall" w:date="2017-11-16T11:47:00Z">
              <w:r>
                <w:rPr>
                  <w:b/>
                  <w:bCs/>
                  <w:color w:val="FFFFFF"/>
                </w:rPr>
                <w:t>Type</w:t>
              </w:r>
            </w:ins>
          </w:p>
        </w:tc>
      </w:tr>
      <w:tr w:rsidR="00957CFA" w:rsidRPr="00D14E7F" w14:paraId="295FDC65" w14:textId="77777777" w:rsidTr="00AC13A6">
        <w:trPr>
          <w:ins w:id="5917" w:author="Linda Marshall" w:date="2017-11-16T11:47:00Z"/>
        </w:trPr>
        <w:tc>
          <w:tcPr>
            <w:tcW w:w="270" w:type="dxa"/>
            <w:tcBorders>
              <w:top w:val="single" w:sz="6" w:space="0" w:color="005696"/>
              <w:left w:val="single" w:sz="6" w:space="0" w:color="005696"/>
              <w:bottom w:val="single" w:sz="6" w:space="0" w:color="005696"/>
              <w:right w:val="single" w:sz="6" w:space="0" w:color="005696"/>
            </w:tcBorders>
            <w:hideMark/>
          </w:tcPr>
          <w:p w14:paraId="6277376D" w14:textId="77777777" w:rsidR="00957CFA" w:rsidRDefault="00957CFA" w:rsidP="00AC13A6">
            <w:pPr>
              <w:spacing w:after="30"/>
              <w:jc w:val="center"/>
              <w:rPr>
                <w:ins w:id="5918" w:author="Linda Marshall" w:date="2017-11-16T11:47:00Z"/>
                <w:b/>
                <w:bCs/>
                <w:color w:val="005696"/>
                <w:sz w:val="21"/>
                <w:szCs w:val="21"/>
              </w:rPr>
            </w:pPr>
            <w:ins w:id="5919" w:author="Linda Marshall" w:date="2017-11-16T11:47:00Z">
              <w:r>
                <w:rPr>
                  <w:b/>
                  <w:bCs/>
                  <w:color w:val="005696"/>
                  <w:sz w:val="21"/>
                  <w:szCs w:val="21"/>
                </w:rP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29638AD" w14:textId="4FE39E57" w:rsidR="00957CFA" w:rsidRPr="00E20BF9" w:rsidRDefault="00957CFA" w:rsidP="00AC13A6">
            <w:pPr>
              <w:spacing w:after="30"/>
              <w:rPr>
                <w:ins w:id="5920" w:author="Linda Marshall" w:date="2017-11-16T11:47:00Z"/>
                <w:sz w:val="20"/>
                <w:szCs w:val="20"/>
                <w:lang w:val="en-AU"/>
              </w:rPr>
            </w:pPr>
            <w:ins w:id="5921" w:author="Linda Marshall" w:date="2017-11-16T11:47:00Z">
              <w:r>
                <w:rPr>
                  <w:rStyle w:val="rootelement1"/>
                  <w:sz w:val="22"/>
                  <w:szCs w:val="22"/>
                </w:rPr>
                <w:t>Student</w:t>
              </w:r>
              <w:r>
                <w:rPr>
                  <w:rStyle w:val="rootelement1"/>
                  <w:sz w:val="22"/>
                  <w:szCs w:val="22"/>
                  <w:lang w:val="en-AU"/>
                </w:rPr>
                <w:t>Credential</w:t>
              </w:r>
              <w:r>
                <w:rPr>
                  <w:rStyle w:val="rootelement1"/>
                  <w:sz w:val="22"/>
                  <w:szCs w:val="22"/>
                </w:rPr>
                <w:t>Enrollment</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280903CA" w14:textId="77777777" w:rsidR="00957CFA" w:rsidRDefault="00957CFA" w:rsidP="00AC13A6">
            <w:pPr>
              <w:spacing w:after="30"/>
              <w:rPr>
                <w:ins w:id="5922" w:author="Linda Marshall" w:date="2017-11-16T11:47:00Z"/>
              </w:rPr>
            </w:pPr>
            <w:ins w:id="5923" w:author="Linda Marshall" w:date="2017-11-16T11:47:00Z">
              <w:r>
                <w:t> </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CE32609" w14:textId="3E726B4F" w:rsidR="00957CFA" w:rsidRPr="00E20BF9" w:rsidRDefault="00957CFA" w:rsidP="00AC13A6">
            <w:pPr>
              <w:rPr>
                <w:ins w:id="5924" w:author="Linda Marshall" w:date="2017-11-16T11:47:00Z"/>
                <w:lang w:val="en-AU"/>
              </w:rPr>
            </w:pPr>
            <w:ins w:id="5925" w:author="Linda Marshall" w:date="2017-11-16T11:47:00Z">
              <w:r>
                <w:rPr>
                  <w:lang w:val="en-AU"/>
                </w:rPr>
                <w:t>Student Enrolment in a credential</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31371651" w14:textId="77777777" w:rsidR="00957CFA" w:rsidRPr="00AC13A6" w:rsidRDefault="00957CFA" w:rsidP="00AC13A6">
            <w:pPr>
              <w:rPr>
                <w:ins w:id="5926" w:author="Linda Marshall" w:date="2017-11-16T11:47:00Z"/>
                <w:lang w:val="en-US"/>
                <w:rPrChange w:id="5927" w:author="Nick Nicholas" w:date="2017-11-16T12:25:00Z">
                  <w:rPr>
                    <w:ins w:id="5928" w:author="Linda Marshall" w:date="2017-11-16T11:47:00Z"/>
                  </w:rPr>
                </w:rPrChange>
              </w:rPr>
            </w:pPr>
            <w:ins w:id="5929" w:author="Linda Marshall" w:date="2017-11-16T11:47:00Z">
              <w:r w:rsidRPr="00AC13A6">
                <w:rPr>
                  <w:lang w:val="en-US"/>
                  <w:rPrChange w:id="5930" w:author="Nick Nicholas" w:date="2017-11-16T12:25:00Z">
                    <w:rPr/>
                  </w:rPrChange>
                </w:rPr>
                <w:t> </w:t>
              </w:r>
            </w:ins>
          </w:p>
        </w:tc>
      </w:tr>
      <w:tr w:rsidR="00957CFA" w:rsidRPr="00D57761" w14:paraId="5901CE5C" w14:textId="77777777" w:rsidTr="00AC13A6">
        <w:trPr>
          <w:ins w:id="5931" w:author="Linda Marshall" w:date="2017-11-16T11:47:00Z"/>
        </w:trPr>
        <w:tc>
          <w:tcPr>
            <w:tcW w:w="270" w:type="dxa"/>
            <w:tcBorders>
              <w:top w:val="single" w:sz="6" w:space="0" w:color="005696"/>
              <w:left w:val="single" w:sz="6" w:space="0" w:color="005696"/>
              <w:bottom w:val="single" w:sz="6" w:space="0" w:color="005696"/>
              <w:right w:val="single" w:sz="6" w:space="0" w:color="005696"/>
            </w:tcBorders>
          </w:tcPr>
          <w:p w14:paraId="5D96E6A8" w14:textId="77777777" w:rsidR="00957CFA" w:rsidRPr="00AC13A6" w:rsidRDefault="00957CFA" w:rsidP="00AC13A6">
            <w:pPr>
              <w:spacing w:after="30"/>
              <w:jc w:val="center"/>
              <w:rPr>
                <w:ins w:id="5932" w:author="Linda Marshall" w:date="2017-11-16T11:47:00Z"/>
                <w:bCs/>
                <w:color w:val="005696"/>
                <w:sz w:val="21"/>
                <w:szCs w:val="21"/>
                <w:lang w:val="en-US"/>
                <w:rPrChange w:id="5933" w:author="Nick Nicholas" w:date="2017-11-16T12:25:00Z">
                  <w:rPr>
                    <w:ins w:id="5934" w:author="Linda Marshall" w:date="2017-11-16T11:47:00Z"/>
                    <w:bCs/>
                    <w:color w:val="005696"/>
                    <w:sz w:val="21"/>
                    <w:szCs w:val="21"/>
                  </w:rPr>
                </w:rPrChange>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11B9E51" w14:textId="77777777" w:rsidR="00957CFA" w:rsidRPr="00E20BF9" w:rsidRDefault="00957CFA" w:rsidP="00AC13A6">
            <w:pPr>
              <w:spacing w:after="30"/>
              <w:rPr>
                <w:ins w:id="5935" w:author="Linda Marshall" w:date="2017-11-16T11:47:00Z"/>
                <w:rStyle w:val="rootelement1"/>
                <w:b w:val="0"/>
                <w:sz w:val="22"/>
                <w:szCs w:val="22"/>
                <w:lang w:val="en-AU"/>
              </w:rPr>
            </w:pPr>
            <w:ins w:id="5936" w:author="Linda Marshall" w:date="2017-11-16T11:47:00Z">
              <w:r>
                <w:rPr>
                  <w:rStyle w:val="rootelement1"/>
                  <w:b w:val="0"/>
                  <w:sz w:val="22"/>
                  <w:szCs w:val="22"/>
                  <w:lang w:val="en-AU"/>
                </w:rPr>
                <w:t>StudentPersonalRefId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1B953064" w14:textId="77777777" w:rsidR="00957CFA" w:rsidRPr="00FA25B8" w:rsidRDefault="00957CFA" w:rsidP="00AC13A6">
            <w:pPr>
              <w:spacing w:after="30"/>
              <w:rPr>
                <w:ins w:id="5937" w:author="Linda Marshall" w:date="2017-11-16T11:47:00Z"/>
              </w:rPr>
            </w:pPr>
            <w:ins w:id="5938" w:author="Linda Marshall" w:date="2017-11-16T11:47:00Z">
              <w: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456E3130" w14:textId="77777777" w:rsidR="00957CFA" w:rsidRPr="00E20BF9" w:rsidRDefault="00957CFA" w:rsidP="00AC13A6">
            <w:pPr>
              <w:rPr>
                <w:ins w:id="5939" w:author="Linda Marshall" w:date="2017-11-16T11:47:00Z"/>
                <w:lang w:val="en-AU"/>
              </w:rPr>
            </w:pPr>
            <w:ins w:id="5940" w:author="Linda Marshall" w:date="2017-11-16T11:47:00Z">
              <w:r>
                <w:rPr>
                  <w:lang w:val="en-AU"/>
                </w:rPr>
                <w:t>StudentPersonalRefId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2F61E102" w14:textId="77777777" w:rsidR="00957CFA" w:rsidRPr="00E20BF9" w:rsidRDefault="00957CFA" w:rsidP="00AC13A6">
            <w:pPr>
              <w:rPr>
                <w:ins w:id="5941" w:author="Linda Marshall" w:date="2017-11-16T11:47:00Z"/>
                <w:lang w:val="en-AU"/>
              </w:rPr>
            </w:pPr>
            <w:ins w:id="5942" w:author="Linda Marshall" w:date="2017-11-16T11:47:00Z">
              <w:r>
                <w:rPr>
                  <w:lang w:val="en-AU"/>
                </w:rPr>
                <w:t>IdRefType</w:t>
              </w:r>
            </w:ins>
          </w:p>
        </w:tc>
      </w:tr>
      <w:tr w:rsidR="00957CFA" w:rsidRPr="00D57761" w14:paraId="437D6E10" w14:textId="77777777" w:rsidTr="00AC13A6">
        <w:trPr>
          <w:trHeight w:val="268"/>
          <w:ins w:id="5943" w:author="Linda Marshall" w:date="2017-11-16T11:47:00Z"/>
        </w:trPr>
        <w:tc>
          <w:tcPr>
            <w:tcW w:w="270" w:type="dxa"/>
            <w:tcBorders>
              <w:top w:val="single" w:sz="6" w:space="0" w:color="005696"/>
              <w:left w:val="single" w:sz="6" w:space="0" w:color="005696"/>
              <w:bottom w:val="single" w:sz="6" w:space="0" w:color="005696"/>
              <w:right w:val="single" w:sz="6" w:space="0" w:color="005696"/>
            </w:tcBorders>
          </w:tcPr>
          <w:p w14:paraId="355687F3" w14:textId="77777777" w:rsidR="00957CFA" w:rsidRPr="00D57761" w:rsidRDefault="00957CFA" w:rsidP="00AC13A6">
            <w:pPr>
              <w:spacing w:after="30"/>
              <w:jc w:val="center"/>
              <w:rPr>
                <w:ins w:id="5944" w:author="Linda Marshall" w:date="2017-11-16T11:47:00Z"/>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3AA37AA" w14:textId="2A8FB6E9" w:rsidR="00957CFA" w:rsidRPr="00E20BF9" w:rsidRDefault="00957CFA" w:rsidP="00AC13A6">
            <w:pPr>
              <w:spacing w:after="30"/>
              <w:rPr>
                <w:ins w:id="5945" w:author="Linda Marshall" w:date="2017-11-16T11:47:00Z"/>
                <w:rStyle w:val="rootelement1"/>
                <w:b w:val="0"/>
                <w:sz w:val="22"/>
                <w:szCs w:val="22"/>
                <w:lang w:val="en-AU"/>
              </w:rPr>
            </w:pPr>
            <w:ins w:id="5946" w:author="Linda Marshall" w:date="2017-11-16T11:47:00Z">
              <w:r>
                <w:rPr>
                  <w:rStyle w:val="rootelement1"/>
                  <w:b w:val="0"/>
                  <w:sz w:val="22"/>
                  <w:szCs w:val="22"/>
                  <w:lang w:val="en-AU"/>
                </w:rPr>
                <w:t>CredentialInfoRefId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44264C0D" w14:textId="77777777" w:rsidR="00957CFA" w:rsidRPr="00E20BF9" w:rsidRDefault="00957CFA" w:rsidP="00AC13A6">
            <w:pPr>
              <w:spacing w:after="30"/>
              <w:rPr>
                <w:ins w:id="5947" w:author="Linda Marshall" w:date="2017-11-16T11:47:00Z"/>
                <w:lang w:val="en-AU"/>
              </w:rPr>
            </w:pPr>
            <w:ins w:id="5948" w:author="Linda Marshall" w:date="2017-11-16T11:47:00Z">
              <w:r>
                <w:rPr>
                  <w:lang w:val="en-AU"/>
                </w:rP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C4059A8" w14:textId="6EE3D48B" w:rsidR="00957CFA" w:rsidRDefault="00957CFA" w:rsidP="00AC13A6">
            <w:pPr>
              <w:rPr>
                <w:ins w:id="5949" w:author="Linda Marshall" w:date="2017-11-16T11:47:00Z"/>
                <w:lang w:val="en-AU"/>
              </w:rPr>
            </w:pPr>
            <w:ins w:id="5950" w:author="Linda Marshall" w:date="2017-11-16T11:47:00Z">
              <w:r>
                <w:rPr>
                  <w:lang w:val="en-AU"/>
                </w:rPr>
                <w:t xml:space="preserve">Credential </w:t>
              </w:r>
            </w:ins>
          </w:p>
          <w:p w14:paraId="1BBC27B9" w14:textId="77777777" w:rsidR="00957CFA" w:rsidRPr="00E20BF9" w:rsidRDefault="00957CFA" w:rsidP="00AC13A6">
            <w:pPr>
              <w:rPr>
                <w:ins w:id="5951" w:author="Linda Marshall" w:date="2017-11-16T11:47:00Z"/>
                <w:lang w:val="en-AU"/>
              </w:rPr>
            </w:pPr>
            <w:ins w:id="5952" w:author="Linda Marshall" w:date="2017-11-16T11:47:00Z">
              <w:r>
                <w:rPr>
                  <w:lang w:val="en-AU"/>
                </w:rPr>
                <w:t>Student is enrolled in.</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1C4CA5B2" w14:textId="77777777" w:rsidR="00957CFA" w:rsidRDefault="00957CFA" w:rsidP="00AC13A6">
            <w:pPr>
              <w:rPr>
                <w:ins w:id="5953" w:author="Linda Marshall" w:date="2017-11-16T11:47:00Z"/>
              </w:rPr>
            </w:pPr>
            <w:ins w:id="5954" w:author="Linda Marshall" w:date="2017-11-16T11:47:00Z">
              <w:r>
                <w:rPr>
                  <w:lang w:val="en-AU"/>
                </w:rPr>
                <w:t>IdRefType</w:t>
              </w:r>
            </w:ins>
          </w:p>
        </w:tc>
      </w:tr>
      <w:tr w:rsidR="00957CFA" w:rsidRPr="00D57761" w14:paraId="01FAF063" w14:textId="77777777" w:rsidTr="00AC13A6">
        <w:trPr>
          <w:trHeight w:val="268"/>
          <w:ins w:id="5955" w:author="Linda Marshall" w:date="2017-11-16T11:47:00Z"/>
        </w:trPr>
        <w:tc>
          <w:tcPr>
            <w:tcW w:w="270" w:type="dxa"/>
            <w:tcBorders>
              <w:top w:val="single" w:sz="6" w:space="0" w:color="005696"/>
              <w:left w:val="single" w:sz="6" w:space="0" w:color="005696"/>
              <w:bottom w:val="single" w:sz="6" w:space="0" w:color="005696"/>
              <w:right w:val="single" w:sz="6" w:space="0" w:color="005696"/>
            </w:tcBorders>
          </w:tcPr>
          <w:p w14:paraId="3DF431D5" w14:textId="77777777" w:rsidR="00957CFA" w:rsidRPr="00D57761" w:rsidRDefault="00957CFA" w:rsidP="00AC13A6">
            <w:pPr>
              <w:spacing w:after="30"/>
              <w:jc w:val="center"/>
              <w:rPr>
                <w:ins w:id="5956" w:author="Linda Marshall" w:date="2017-11-16T11:47:00Z"/>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C287FEF" w14:textId="77777777" w:rsidR="00957CFA" w:rsidRDefault="00957CFA" w:rsidP="00AC13A6">
            <w:pPr>
              <w:spacing w:after="30"/>
              <w:rPr>
                <w:ins w:id="5957" w:author="Linda Marshall" w:date="2017-11-16T11:47:00Z"/>
                <w:rStyle w:val="rootelement1"/>
                <w:b w:val="0"/>
                <w:sz w:val="22"/>
                <w:szCs w:val="22"/>
                <w:lang w:val="en-AU"/>
              </w:rPr>
            </w:pPr>
            <w:ins w:id="5958" w:author="Linda Marshall" w:date="2017-11-16T11:47:00Z">
              <w:r>
                <w:rPr>
                  <w:rStyle w:val="rootelement1"/>
                  <w:b w:val="0"/>
                  <w:sz w:val="22"/>
                  <w:szCs w:val="22"/>
                  <w:lang w:val="en-AU"/>
                </w:rPr>
                <w:t>StudentSchoolEnrollmentRefId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18C0DF93" w14:textId="77777777" w:rsidR="00957CFA" w:rsidRDefault="00957CFA" w:rsidP="00AC13A6">
            <w:pPr>
              <w:spacing w:after="30"/>
              <w:rPr>
                <w:ins w:id="5959" w:author="Linda Marshall" w:date="2017-11-16T11:47:00Z"/>
                <w:lang w:val="en-AU"/>
              </w:rPr>
            </w:pPr>
            <w:ins w:id="5960" w:author="Linda Marshall" w:date="2017-11-16T11:47:00Z">
              <w:r>
                <w:rPr>
                  <w:lang w:val="en-AU"/>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A4DC585" w14:textId="77777777" w:rsidR="00957CFA" w:rsidRDefault="00957CFA" w:rsidP="00AC13A6">
            <w:pPr>
              <w:rPr>
                <w:ins w:id="5961" w:author="Linda Marshall" w:date="2017-11-16T11:47:00Z"/>
                <w:lang w:val="en-AU"/>
              </w:rPr>
            </w:pPr>
            <w:ins w:id="5962" w:author="Linda Marshall" w:date="2017-11-16T11:47:00Z">
              <w:r>
                <w:rPr>
                  <w:lang w:val="en-AU"/>
                </w:rPr>
                <w:t>Optional link to a student school enrolment.</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549F6538" w14:textId="77777777" w:rsidR="00957CFA" w:rsidRDefault="00957CFA" w:rsidP="00AC13A6">
            <w:pPr>
              <w:rPr>
                <w:ins w:id="5963" w:author="Linda Marshall" w:date="2017-11-16T11:47:00Z"/>
                <w:lang w:val="en-AU"/>
              </w:rPr>
            </w:pPr>
            <w:ins w:id="5964" w:author="Linda Marshall" w:date="2017-11-16T11:47:00Z">
              <w:r>
                <w:rPr>
                  <w:lang w:val="en-AU"/>
                </w:rPr>
                <w:t>IdRefType</w:t>
              </w:r>
            </w:ins>
          </w:p>
        </w:tc>
      </w:tr>
      <w:tr w:rsidR="00957CFA" w:rsidRPr="00D57761" w14:paraId="11EEC2A9" w14:textId="77777777" w:rsidTr="00AC13A6">
        <w:trPr>
          <w:trHeight w:val="268"/>
          <w:ins w:id="5965" w:author="Linda Marshall" w:date="2017-11-16T11:48:00Z"/>
        </w:trPr>
        <w:tc>
          <w:tcPr>
            <w:tcW w:w="270" w:type="dxa"/>
            <w:tcBorders>
              <w:top w:val="single" w:sz="6" w:space="0" w:color="005696"/>
              <w:left w:val="single" w:sz="6" w:space="0" w:color="005696"/>
              <w:bottom w:val="single" w:sz="6" w:space="0" w:color="005696"/>
              <w:right w:val="single" w:sz="6" w:space="0" w:color="005696"/>
            </w:tcBorders>
          </w:tcPr>
          <w:p w14:paraId="3A6E1905" w14:textId="77777777" w:rsidR="00957CFA" w:rsidRPr="00D57761" w:rsidRDefault="00957CFA" w:rsidP="00AC13A6">
            <w:pPr>
              <w:spacing w:after="30"/>
              <w:jc w:val="center"/>
              <w:rPr>
                <w:ins w:id="5966" w:author="Linda Marshall" w:date="2017-11-16T11:48:00Z"/>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2CC2A956" w14:textId="6E1C0CD3" w:rsidR="00957CFA" w:rsidRDefault="00957CFA" w:rsidP="00AC13A6">
            <w:pPr>
              <w:spacing w:after="30"/>
              <w:rPr>
                <w:ins w:id="5967" w:author="Linda Marshall" w:date="2017-11-16T11:48:00Z"/>
                <w:rStyle w:val="rootelement1"/>
                <w:b w:val="0"/>
                <w:sz w:val="22"/>
                <w:szCs w:val="22"/>
                <w:lang w:val="en-AU"/>
              </w:rPr>
            </w:pPr>
            <w:ins w:id="5968" w:author="Linda Marshall" w:date="2017-11-16T11:48:00Z">
              <w:r>
                <w:rPr>
                  <w:rStyle w:val="rootelement1"/>
                  <w:b w:val="0"/>
                  <w:sz w:val="22"/>
                  <w:szCs w:val="22"/>
                  <w:lang w:val="en-AU"/>
                </w:rPr>
                <w:t>StudentCourseEnrollmentRefId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42E71DE3" w14:textId="2324600C" w:rsidR="00957CFA" w:rsidRDefault="00957CFA" w:rsidP="00AC13A6">
            <w:pPr>
              <w:spacing w:after="30"/>
              <w:rPr>
                <w:ins w:id="5969" w:author="Linda Marshall" w:date="2017-11-16T11:48:00Z"/>
                <w:lang w:val="en-AU"/>
              </w:rPr>
            </w:pPr>
            <w:ins w:id="5970" w:author="Linda Marshall" w:date="2017-11-16T11:48:00Z">
              <w:r>
                <w:rPr>
                  <w:lang w:val="en-AU"/>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772588B" w14:textId="0AA61F65" w:rsidR="00957CFA" w:rsidRDefault="00957CFA" w:rsidP="00AC13A6">
            <w:pPr>
              <w:rPr>
                <w:ins w:id="5971" w:author="Linda Marshall" w:date="2017-11-16T11:48:00Z"/>
                <w:lang w:val="en-AU"/>
              </w:rPr>
            </w:pPr>
            <w:ins w:id="5972" w:author="Linda Marshall" w:date="2017-11-16T11:48:00Z">
              <w:r>
                <w:rPr>
                  <w:lang w:val="en-AU"/>
                </w:rPr>
                <w:t>Optional link to a student Course enrolment</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38BBA67C" w14:textId="4FBE7DAF" w:rsidR="00957CFA" w:rsidRDefault="00957CFA" w:rsidP="00AC13A6">
            <w:pPr>
              <w:rPr>
                <w:ins w:id="5973" w:author="Linda Marshall" w:date="2017-11-16T11:48:00Z"/>
                <w:lang w:val="en-AU"/>
              </w:rPr>
            </w:pPr>
            <w:ins w:id="5974" w:author="Linda Marshall" w:date="2017-11-16T11:48:00Z">
              <w:r>
                <w:rPr>
                  <w:lang w:val="en-AU"/>
                </w:rPr>
                <w:t>IdRefType</w:t>
              </w:r>
            </w:ins>
          </w:p>
        </w:tc>
      </w:tr>
      <w:tr w:rsidR="00957CFA" w:rsidRPr="00D57761" w14:paraId="30C7311A" w14:textId="77777777" w:rsidTr="00AC13A6">
        <w:trPr>
          <w:trHeight w:val="268"/>
          <w:ins w:id="5975" w:author="Linda Marshall" w:date="2017-11-16T11:48:00Z"/>
        </w:trPr>
        <w:tc>
          <w:tcPr>
            <w:tcW w:w="270" w:type="dxa"/>
            <w:tcBorders>
              <w:top w:val="single" w:sz="6" w:space="0" w:color="005696"/>
              <w:left w:val="single" w:sz="6" w:space="0" w:color="005696"/>
              <w:bottom w:val="single" w:sz="6" w:space="0" w:color="005696"/>
              <w:right w:val="single" w:sz="6" w:space="0" w:color="005696"/>
            </w:tcBorders>
          </w:tcPr>
          <w:p w14:paraId="5EC9A3B6" w14:textId="77777777" w:rsidR="00957CFA" w:rsidRPr="00D57761" w:rsidRDefault="00957CFA" w:rsidP="00AC13A6">
            <w:pPr>
              <w:spacing w:after="30"/>
              <w:jc w:val="center"/>
              <w:rPr>
                <w:ins w:id="5976" w:author="Linda Marshall" w:date="2017-11-16T11:48:00Z"/>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89A5DC6" w14:textId="7048CB3D" w:rsidR="00957CFA" w:rsidRDefault="00957CFA" w:rsidP="00AC13A6">
            <w:pPr>
              <w:spacing w:after="30"/>
              <w:rPr>
                <w:ins w:id="5977" w:author="Linda Marshall" w:date="2017-11-16T11:48:00Z"/>
                <w:rStyle w:val="rootelement1"/>
                <w:b w:val="0"/>
                <w:sz w:val="22"/>
                <w:szCs w:val="22"/>
                <w:lang w:val="en-AU"/>
              </w:rPr>
            </w:pPr>
            <w:ins w:id="5978" w:author="Linda Marshall" w:date="2017-11-16T11:48:00Z">
              <w:r>
                <w:rPr>
                  <w:rStyle w:val="rootelement1"/>
                  <w:b w:val="0"/>
                  <w:sz w:val="22"/>
                  <w:szCs w:val="22"/>
                  <w:lang w:val="en-AU"/>
                </w:rPr>
                <w:t>SchoolInfoR</w:t>
              </w:r>
            </w:ins>
            <w:ins w:id="5979" w:author="Linda Marshall" w:date="2017-11-16T11:49:00Z">
              <w:r>
                <w:rPr>
                  <w:rStyle w:val="rootelement1"/>
                  <w:b w:val="0"/>
                  <w:sz w:val="22"/>
                  <w:szCs w:val="22"/>
                  <w:lang w:val="en-AU"/>
                </w:rPr>
                <w:t>efId</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550C665F" w14:textId="53CB7F00" w:rsidR="00957CFA" w:rsidRDefault="00957CFA" w:rsidP="00AC13A6">
            <w:pPr>
              <w:spacing w:after="30"/>
              <w:rPr>
                <w:ins w:id="5980" w:author="Linda Marshall" w:date="2017-11-16T11:48:00Z"/>
                <w:lang w:val="en-AU"/>
              </w:rPr>
            </w:pPr>
            <w:ins w:id="5981" w:author="Linda Marshall" w:date="2017-11-16T11:49:00Z">
              <w:r>
                <w:rPr>
                  <w:lang w:val="en-AU"/>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7C024A6" w14:textId="40AC05D8" w:rsidR="00957CFA" w:rsidRDefault="00957CFA" w:rsidP="00AC13A6">
            <w:pPr>
              <w:rPr>
                <w:ins w:id="5982" w:author="Linda Marshall" w:date="2017-11-16T11:48:00Z"/>
                <w:lang w:val="en-AU"/>
              </w:rPr>
            </w:pPr>
            <w:ins w:id="5983" w:author="Linda Marshall" w:date="2017-11-16T11:49:00Z">
              <w:r>
                <w:rPr>
                  <w:lang w:val="en-AU"/>
                </w:rPr>
                <w:t>Optional link to the school this student was enrolled in when initially enrolled in the Credential.</w:t>
              </w:r>
            </w:ins>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014AE1DB" w14:textId="3E415B3C" w:rsidR="00957CFA" w:rsidRDefault="00957CFA" w:rsidP="00AC13A6">
            <w:pPr>
              <w:rPr>
                <w:ins w:id="5984" w:author="Linda Marshall" w:date="2017-11-16T11:48:00Z"/>
                <w:lang w:val="en-AU"/>
              </w:rPr>
            </w:pPr>
            <w:ins w:id="5985" w:author="Linda Marshall" w:date="2017-11-16T11:49:00Z">
              <w:r>
                <w:rPr>
                  <w:lang w:val="en-AU"/>
                </w:rPr>
                <w:t>IdRefType</w:t>
              </w:r>
            </w:ins>
          </w:p>
        </w:tc>
      </w:tr>
    </w:tbl>
    <w:p w14:paraId="12E4ADAE" w14:textId="77777777" w:rsidR="00957CFA" w:rsidRPr="00466935" w:rsidRDefault="00957CFA" w:rsidP="00957CFA">
      <w:pPr>
        <w:rPr>
          <w:ins w:id="5986" w:author="Linda Marshall" w:date="2017-11-16T11:47:00Z"/>
          <w:lang w:val="en-GB"/>
        </w:rPr>
      </w:pPr>
    </w:p>
    <w:p w14:paraId="508AD486" w14:textId="77777777" w:rsidR="00957CFA" w:rsidRPr="00466935" w:rsidRDefault="00957CFA" w:rsidP="00450528">
      <w:pPr>
        <w:rPr>
          <w:ins w:id="5987" w:author="Nick Nicholas" w:date="2017-10-31T17:44:00Z"/>
          <w:lang w:val="en-GB"/>
        </w:rPr>
      </w:pPr>
    </w:p>
    <w:p w14:paraId="7E147E47" w14:textId="77777777" w:rsidR="00450528" w:rsidRDefault="00450528">
      <w:pPr>
        <w:pStyle w:val="1"/>
        <w:numPr>
          <w:ilvl w:val="0"/>
          <w:numId w:val="0"/>
        </w:numPr>
        <w:rPr>
          <w:ins w:id="5988" w:author="Nick Nicholas" w:date="2017-10-31T17:44:00Z"/>
        </w:rPr>
        <w:pPrChange w:id="5989" w:author="Linda Marshall" w:date="2017-10-31T15:34:00Z">
          <w:pPr/>
        </w:pPrChange>
      </w:pPr>
    </w:p>
    <w:p w14:paraId="14E3E7E6" w14:textId="7194C950" w:rsidR="00065751" w:rsidRDefault="00065751">
      <w:pPr>
        <w:pStyle w:val="1"/>
        <w:numPr>
          <w:ilvl w:val="0"/>
          <w:numId w:val="0"/>
        </w:numPr>
        <w:rPr>
          <w:ins w:id="5990" w:author="Linda Marshall" w:date="2017-10-31T15:34:00Z"/>
        </w:rPr>
        <w:pPrChange w:id="5991" w:author="Linda Marshall" w:date="2017-10-31T15:34:00Z">
          <w:pPr/>
        </w:pPrChange>
      </w:pPr>
      <w:bookmarkStart w:id="5992" w:name="_Toc498607936"/>
      <w:ins w:id="5993" w:author="Linda Marshall" w:date="2017-10-31T15:34:00Z">
        <w:r>
          <w:t>Realisation of Types</w:t>
        </w:r>
        <w:bookmarkEnd w:id="5992"/>
      </w:ins>
    </w:p>
    <w:bookmarkStart w:id="5994" w:name="_Toc498607937"/>
    <w:bookmarkEnd w:id="5994"/>
    <w:p w14:paraId="73FBF1B4" w14:textId="2590998A" w:rsidR="00065751" w:rsidRPr="00065751" w:rsidRDefault="00D03095">
      <w:pPr>
        <w:pStyle w:val="1"/>
        <w:numPr>
          <w:ilvl w:val="0"/>
          <w:numId w:val="0"/>
        </w:numPr>
        <w:ind w:left="360"/>
        <w:pPrChange w:id="5995" w:author="Linda Marshall" w:date="2017-10-31T16:49:00Z">
          <w:pPr>
            <w:pStyle w:val="1"/>
          </w:pPr>
        </w:pPrChange>
      </w:pPr>
      <w:del w:id="5996" w:author="Linda Marshall" w:date="2017-11-20T09:46:00Z">
        <w:r w:rsidRPr="00B80FD1" w:rsidDel="005D41B2">
          <w:rPr>
            <w:rFonts w:ascii="Times New Roman" w:eastAsiaTheme="minorHAnsi" w:hAnsi="Times New Roman" w:cs="Times New Roman"/>
            <w:color w:val="auto"/>
            <w:sz w:val="24"/>
            <w:szCs w:val="24"/>
          </w:rPr>
          <w:fldChar w:fldCharType="begin"/>
        </w:r>
        <w:r w:rsidRPr="00B80FD1" w:rsidDel="005D41B2">
          <w:rPr>
            <w:rFonts w:ascii="Times New Roman" w:eastAsiaTheme="minorHAnsi" w:hAnsi="Times New Roman" w:cs="Times New Roman"/>
            <w:color w:val="auto"/>
            <w:sz w:val="24"/>
            <w:szCs w:val="24"/>
          </w:rPr>
          <w:fldChar w:fldCharType="end"/>
        </w:r>
      </w:del>
      <w:ins w:id="5997" w:author="Linda Marshall" w:date="2017-10-31T15:35:00Z">
        <w:del w:id="5998" w:author="Nick Nicholas" w:date="2017-10-31T16:48:00Z">
          <w:r w:rsidR="00065751" w:rsidRPr="00065751" w:rsidDel="00A50E3F">
            <w:object w:dxaOrig="1850" w:dyaOrig="831" w14:anchorId="7ED44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1pt;height:42.05pt" o:ole="">
                <v:imagedata r:id="rId20" o:title=""/>
              </v:shape>
              <o:OLEObject Type="Embed" ProgID="Package" ShapeID="_x0000_i1025" DrawAspect="Content" ObjectID="_1572772333" r:id="rId21"/>
            </w:object>
          </w:r>
        </w:del>
      </w:ins>
    </w:p>
    <w:sectPr w:rsidR="00065751" w:rsidRPr="00065751" w:rsidSect="00476D14">
      <w:footerReference w:type="default" r:id="rId22"/>
      <w:pgSz w:w="11900" w:h="16840"/>
      <w:pgMar w:top="720" w:right="720" w:bottom="720" w:left="720" w:header="708" w:footer="708" w:gutter="0"/>
      <w:cols w:space="708"/>
      <w:docGrid w:linePitch="360"/>
      <w:sectPrChange w:id="6004" w:author="Linda Marshall" w:date="2017-10-31T11:47:00Z">
        <w:sectPr w:rsidR="00065751" w:rsidRPr="00065751" w:rsidSect="00476D14">
          <w:pgMar w:top="1440" w:right="1800" w:bottom="1440" w:left="1800" w:header="708" w:footer="708"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2" w:author="Nick Nicholas" w:date="2017-10-23T12:55:00Z" w:initials="NN">
    <w:p w14:paraId="29C59934" w14:textId="52CD9E23" w:rsidR="00765B88" w:rsidRDefault="00765B88">
      <w:pPr>
        <w:pStyle w:val="a7"/>
      </w:pPr>
      <w:r>
        <w:rPr>
          <w:rStyle w:val="a6"/>
        </w:rPr>
        <w:annotationRef/>
      </w:r>
      <w:r>
        <w:t>To confirm</w:t>
      </w:r>
    </w:p>
  </w:comment>
  <w:comment w:id="217" w:author="Linda Marshall" w:date="2017-11-16T09:58:00Z" w:initials="LM">
    <w:p w14:paraId="745074D9" w14:textId="628A6C8D" w:rsidR="00765B88" w:rsidRDefault="00765B88">
      <w:pPr>
        <w:pStyle w:val="a7"/>
      </w:pPr>
      <w:r>
        <w:rPr>
          <w:rStyle w:val="a6"/>
        </w:rPr>
        <w:annotationRef/>
      </w:r>
      <w:r>
        <w:t>There are terminology considerations – what shall we call this?</w:t>
      </w:r>
    </w:p>
  </w:comment>
  <w:comment w:id="5520" w:author="Linda Marshall" w:date="2017-11-20T09:51:00Z" w:initials="LM">
    <w:p w14:paraId="5C06B265" w14:textId="32AA6439" w:rsidR="00765B88" w:rsidRDefault="00765B88">
      <w:pPr>
        <w:pStyle w:val="a7"/>
      </w:pPr>
      <w:r>
        <w:rPr>
          <w:rStyle w:val="a6"/>
        </w:rPr>
        <w:annotationRef/>
      </w:r>
      <w:r>
        <w:t>This should be a list of Student Attainment and only a list of this.  It should not represent enrollment.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C59934" w15:done="0"/>
  <w15:commentEx w15:paraId="745074D9" w15:done="0"/>
  <w15:commentEx w15:paraId="5C06B2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C59934" w16cid:durableId="1DA1AE8F"/>
  <w16cid:commentId w16cid:paraId="745074D9" w16cid:durableId="1DB7DFDD"/>
  <w16cid:commentId w16cid:paraId="5C06B265" w16cid:durableId="1DBD240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C4675E" w14:textId="77777777" w:rsidR="007714F4" w:rsidRDefault="007714F4" w:rsidP="009150A5">
      <w:r>
        <w:separator/>
      </w:r>
    </w:p>
  </w:endnote>
  <w:endnote w:type="continuationSeparator" w:id="0">
    <w:p w14:paraId="0FF7C196" w14:textId="77777777" w:rsidR="007714F4" w:rsidRDefault="007714F4" w:rsidP="00915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5999" w:author="Linda Marshall" w:date="2017-10-31T11:47:00Z"/>
  <w:sdt>
    <w:sdtPr>
      <w:id w:val="404504488"/>
      <w:docPartObj>
        <w:docPartGallery w:val="Page Numbers (Bottom of Page)"/>
        <w:docPartUnique/>
      </w:docPartObj>
    </w:sdtPr>
    <w:sdtEndPr>
      <w:rPr>
        <w:color w:val="7F7F7F" w:themeColor="background1" w:themeShade="7F"/>
        <w:spacing w:val="60"/>
      </w:rPr>
    </w:sdtEndPr>
    <w:sdtContent>
      <w:customXmlInsRangeEnd w:id="5999"/>
      <w:p w14:paraId="01DD6EAE" w14:textId="69D742A4" w:rsidR="00765B88" w:rsidRDefault="00765B88">
        <w:pPr>
          <w:pStyle w:val="ab"/>
          <w:pBdr>
            <w:top w:val="single" w:sz="4" w:space="1" w:color="D9D9D9" w:themeColor="background1" w:themeShade="D9"/>
          </w:pBdr>
          <w:rPr>
            <w:ins w:id="6000" w:author="Linda Marshall" w:date="2017-10-31T11:47:00Z"/>
            <w:b/>
            <w:bCs/>
          </w:rPr>
        </w:pPr>
        <w:ins w:id="6001" w:author="Linda Marshall" w:date="2017-10-31T11:47:00Z">
          <w:r>
            <w:fldChar w:fldCharType="begin"/>
          </w:r>
          <w:r>
            <w:instrText xml:space="preserve"> PAGE   \* MERGEFORMAT </w:instrText>
          </w:r>
          <w:r>
            <w:fldChar w:fldCharType="separate"/>
          </w:r>
        </w:ins>
        <w:r w:rsidR="00D14E7F" w:rsidRPr="00D14E7F">
          <w:rPr>
            <w:b/>
            <w:bCs/>
            <w:noProof/>
          </w:rPr>
          <w:t>13</w:t>
        </w:r>
        <w:ins w:id="6002" w:author="Linda Marshall" w:date="2017-10-31T11:47:00Z">
          <w:r>
            <w:rPr>
              <w:b/>
              <w:bCs/>
              <w:noProof/>
            </w:rPr>
            <w:fldChar w:fldCharType="end"/>
          </w:r>
          <w:r>
            <w:rPr>
              <w:b/>
              <w:bCs/>
            </w:rPr>
            <w:t xml:space="preserve"> | </w:t>
          </w:r>
          <w:r>
            <w:rPr>
              <w:color w:val="7F7F7F" w:themeColor="background1" w:themeShade="7F"/>
              <w:spacing w:val="60"/>
            </w:rPr>
            <w:t>Page</w:t>
          </w:r>
        </w:ins>
      </w:p>
      <w:customXmlInsRangeStart w:id="6003" w:author="Linda Marshall" w:date="2017-10-31T11:47:00Z"/>
    </w:sdtContent>
  </w:sdt>
  <w:customXmlInsRangeEnd w:id="6003"/>
  <w:p w14:paraId="4444B279" w14:textId="77777777" w:rsidR="00765B88" w:rsidRDefault="00765B88">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00191B" w14:textId="77777777" w:rsidR="007714F4" w:rsidRDefault="007714F4" w:rsidP="009150A5">
      <w:r>
        <w:separator/>
      </w:r>
    </w:p>
  </w:footnote>
  <w:footnote w:type="continuationSeparator" w:id="0">
    <w:p w14:paraId="10329BAA" w14:textId="77777777" w:rsidR="007714F4" w:rsidRDefault="007714F4" w:rsidP="009150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97423"/>
    <w:multiLevelType w:val="hybridMultilevel"/>
    <w:tmpl w:val="7C5C5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23036E"/>
    <w:multiLevelType w:val="hybridMultilevel"/>
    <w:tmpl w:val="2116C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19780A"/>
    <w:multiLevelType w:val="hybridMultilevel"/>
    <w:tmpl w:val="E58016BC"/>
    <w:lvl w:ilvl="0" w:tplc="265851F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83338"/>
    <w:multiLevelType w:val="hybridMultilevel"/>
    <w:tmpl w:val="39EEC790"/>
    <w:lvl w:ilvl="0" w:tplc="265851F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CF3EF9"/>
    <w:multiLevelType w:val="hybridMultilevel"/>
    <w:tmpl w:val="A204F1C2"/>
    <w:lvl w:ilvl="0" w:tplc="265851F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BC2C1B"/>
    <w:multiLevelType w:val="hybridMultilevel"/>
    <w:tmpl w:val="4CCEF2F0"/>
    <w:lvl w:ilvl="0" w:tplc="265851F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BE5EAB"/>
    <w:multiLevelType w:val="hybridMultilevel"/>
    <w:tmpl w:val="1D7C9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C5059C"/>
    <w:multiLevelType w:val="hybridMultilevel"/>
    <w:tmpl w:val="B2EA3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639B3"/>
    <w:multiLevelType w:val="hybridMultilevel"/>
    <w:tmpl w:val="6AF84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3744D6"/>
    <w:multiLevelType w:val="hybridMultilevel"/>
    <w:tmpl w:val="1950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284B62"/>
    <w:multiLevelType w:val="hybridMultilevel"/>
    <w:tmpl w:val="6AE8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E0C65"/>
    <w:multiLevelType w:val="hybridMultilevel"/>
    <w:tmpl w:val="6EFE9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0C3A50"/>
    <w:multiLevelType w:val="hybridMultilevel"/>
    <w:tmpl w:val="AA9CD694"/>
    <w:lvl w:ilvl="0" w:tplc="265851F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D51DD1"/>
    <w:multiLevelType w:val="hybridMultilevel"/>
    <w:tmpl w:val="2E720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77F55"/>
    <w:multiLevelType w:val="hybridMultilevel"/>
    <w:tmpl w:val="84A8C6B4"/>
    <w:lvl w:ilvl="0" w:tplc="0409000F">
      <w:start w:val="1"/>
      <w:numFmt w:val="decimal"/>
      <w:lvlText w:val="%1."/>
      <w:lvlJc w:val="left"/>
      <w:pPr>
        <w:ind w:left="842" w:hanging="360"/>
      </w:p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5">
    <w:nsid w:val="47FD77EC"/>
    <w:multiLevelType w:val="hybridMultilevel"/>
    <w:tmpl w:val="E8CE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3D3202"/>
    <w:multiLevelType w:val="hybridMultilevel"/>
    <w:tmpl w:val="8284A3BC"/>
    <w:lvl w:ilvl="0" w:tplc="265851F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810372"/>
    <w:multiLevelType w:val="hybridMultilevel"/>
    <w:tmpl w:val="D082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D80DDC"/>
    <w:multiLevelType w:val="hybridMultilevel"/>
    <w:tmpl w:val="C6DA1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DB02C1"/>
    <w:multiLevelType w:val="hybridMultilevel"/>
    <w:tmpl w:val="605880FC"/>
    <w:lvl w:ilvl="0" w:tplc="265851F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D56E06"/>
    <w:multiLevelType w:val="hybridMultilevel"/>
    <w:tmpl w:val="63BE0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162A1F"/>
    <w:multiLevelType w:val="hybridMultilevel"/>
    <w:tmpl w:val="2F04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0D6E14"/>
    <w:multiLevelType w:val="multilevel"/>
    <w:tmpl w:val="E40C35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91456D9"/>
    <w:multiLevelType w:val="hybridMultilevel"/>
    <w:tmpl w:val="03BECB5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7A223992"/>
    <w:multiLevelType w:val="hybridMultilevel"/>
    <w:tmpl w:val="B0AE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2F249C"/>
    <w:multiLevelType w:val="hybridMultilevel"/>
    <w:tmpl w:val="7A06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0411D9"/>
    <w:multiLevelType w:val="multilevel"/>
    <w:tmpl w:val="502AAE2A"/>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
  </w:num>
  <w:num w:numId="3">
    <w:abstractNumId w:val="6"/>
  </w:num>
  <w:num w:numId="4">
    <w:abstractNumId w:val="13"/>
  </w:num>
  <w:num w:numId="5">
    <w:abstractNumId w:val="17"/>
  </w:num>
  <w:num w:numId="6">
    <w:abstractNumId w:val="25"/>
  </w:num>
  <w:num w:numId="7">
    <w:abstractNumId w:val="21"/>
  </w:num>
  <w:num w:numId="8">
    <w:abstractNumId w:val="18"/>
  </w:num>
  <w:num w:numId="9">
    <w:abstractNumId w:val="11"/>
  </w:num>
  <w:num w:numId="10">
    <w:abstractNumId w:val="24"/>
  </w:num>
  <w:num w:numId="11">
    <w:abstractNumId w:val="7"/>
  </w:num>
  <w:num w:numId="12">
    <w:abstractNumId w:val="9"/>
  </w:num>
  <w:num w:numId="13">
    <w:abstractNumId w:val="10"/>
  </w:num>
  <w:num w:numId="14">
    <w:abstractNumId w:val="0"/>
  </w:num>
  <w:num w:numId="15">
    <w:abstractNumId w:val="8"/>
  </w:num>
  <w:num w:numId="16">
    <w:abstractNumId w:val="14"/>
  </w:num>
  <w:num w:numId="17">
    <w:abstractNumId w:val="15"/>
  </w:num>
  <w:num w:numId="18">
    <w:abstractNumId w:val="4"/>
  </w:num>
  <w:num w:numId="19">
    <w:abstractNumId w:val="3"/>
  </w:num>
  <w:num w:numId="20">
    <w:abstractNumId w:val="16"/>
  </w:num>
  <w:num w:numId="21">
    <w:abstractNumId w:val="19"/>
  </w:num>
  <w:num w:numId="22">
    <w:abstractNumId w:val="2"/>
  </w:num>
  <w:num w:numId="23">
    <w:abstractNumId w:val="12"/>
  </w:num>
  <w:num w:numId="24">
    <w:abstractNumId w:val="5"/>
  </w:num>
  <w:num w:numId="25">
    <w:abstractNumId w:val="22"/>
  </w:num>
  <w:num w:numId="26">
    <w:abstractNumId w:val="26"/>
  </w:num>
  <w:num w:numId="27">
    <w:abstractNumId w:val="2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nda Marshall">
    <w15:presenceInfo w15:providerId="Windows Live" w15:userId="806ea6cd6ccbb644"/>
  </w15:person>
  <w15:person w15:author="Nick Nicholas">
    <w15:presenceInfo w15:providerId="None" w15:userId="Nick Nichol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3"/>
  <w:proofState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E79"/>
    <w:rsid w:val="000017B4"/>
    <w:rsid w:val="00003B8F"/>
    <w:rsid w:val="000057C4"/>
    <w:rsid w:val="000059F1"/>
    <w:rsid w:val="0000795B"/>
    <w:rsid w:val="00007AC5"/>
    <w:rsid w:val="00007F5C"/>
    <w:rsid w:val="00011AA4"/>
    <w:rsid w:val="00011E42"/>
    <w:rsid w:val="000138DC"/>
    <w:rsid w:val="00015D28"/>
    <w:rsid w:val="00017C78"/>
    <w:rsid w:val="00021024"/>
    <w:rsid w:val="00021EB0"/>
    <w:rsid w:val="00022160"/>
    <w:rsid w:val="000234F9"/>
    <w:rsid w:val="00026572"/>
    <w:rsid w:val="00026E56"/>
    <w:rsid w:val="00031D58"/>
    <w:rsid w:val="0003222B"/>
    <w:rsid w:val="00032735"/>
    <w:rsid w:val="00032B9F"/>
    <w:rsid w:val="0003572C"/>
    <w:rsid w:val="0003636C"/>
    <w:rsid w:val="00037214"/>
    <w:rsid w:val="00047341"/>
    <w:rsid w:val="00053B35"/>
    <w:rsid w:val="00054597"/>
    <w:rsid w:val="00055D6A"/>
    <w:rsid w:val="00061EC0"/>
    <w:rsid w:val="00062232"/>
    <w:rsid w:val="000622BD"/>
    <w:rsid w:val="0006313B"/>
    <w:rsid w:val="000655FE"/>
    <w:rsid w:val="00065751"/>
    <w:rsid w:val="0007074E"/>
    <w:rsid w:val="00073C2C"/>
    <w:rsid w:val="00074E96"/>
    <w:rsid w:val="00075E49"/>
    <w:rsid w:val="00076ED4"/>
    <w:rsid w:val="000805C5"/>
    <w:rsid w:val="0008065B"/>
    <w:rsid w:val="000813DE"/>
    <w:rsid w:val="00090678"/>
    <w:rsid w:val="000921F1"/>
    <w:rsid w:val="00092BDF"/>
    <w:rsid w:val="0009310C"/>
    <w:rsid w:val="00097353"/>
    <w:rsid w:val="000A2CA6"/>
    <w:rsid w:val="000A3FD7"/>
    <w:rsid w:val="000A4658"/>
    <w:rsid w:val="000A47EB"/>
    <w:rsid w:val="000A4AB2"/>
    <w:rsid w:val="000A6316"/>
    <w:rsid w:val="000C2A1B"/>
    <w:rsid w:val="000C3284"/>
    <w:rsid w:val="000C3DF5"/>
    <w:rsid w:val="000C5C6E"/>
    <w:rsid w:val="000D0E67"/>
    <w:rsid w:val="000D2031"/>
    <w:rsid w:val="000D5620"/>
    <w:rsid w:val="000D5819"/>
    <w:rsid w:val="000D65F0"/>
    <w:rsid w:val="000D66B7"/>
    <w:rsid w:val="000D6BFF"/>
    <w:rsid w:val="000D77E1"/>
    <w:rsid w:val="000D7820"/>
    <w:rsid w:val="000E122B"/>
    <w:rsid w:val="000E28A7"/>
    <w:rsid w:val="000E2B83"/>
    <w:rsid w:val="000E4E28"/>
    <w:rsid w:val="000E65E8"/>
    <w:rsid w:val="000E702B"/>
    <w:rsid w:val="000E7508"/>
    <w:rsid w:val="000E7679"/>
    <w:rsid w:val="000F236D"/>
    <w:rsid w:val="000F3002"/>
    <w:rsid w:val="000F346B"/>
    <w:rsid w:val="000F4246"/>
    <w:rsid w:val="001058C1"/>
    <w:rsid w:val="00106E7B"/>
    <w:rsid w:val="0011579B"/>
    <w:rsid w:val="00115FBA"/>
    <w:rsid w:val="001162B9"/>
    <w:rsid w:val="0011688A"/>
    <w:rsid w:val="00116E76"/>
    <w:rsid w:val="00117C24"/>
    <w:rsid w:val="0012105A"/>
    <w:rsid w:val="00121D13"/>
    <w:rsid w:val="00123652"/>
    <w:rsid w:val="00124B61"/>
    <w:rsid w:val="001251C8"/>
    <w:rsid w:val="001275ED"/>
    <w:rsid w:val="00131241"/>
    <w:rsid w:val="0013356B"/>
    <w:rsid w:val="0013453B"/>
    <w:rsid w:val="00136808"/>
    <w:rsid w:val="00137085"/>
    <w:rsid w:val="001375C3"/>
    <w:rsid w:val="00140F2B"/>
    <w:rsid w:val="00145C02"/>
    <w:rsid w:val="001516E9"/>
    <w:rsid w:val="00151DE4"/>
    <w:rsid w:val="001534A2"/>
    <w:rsid w:val="001544E3"/>
    <w:rsid w:val="00154EB9"/>
    <w:rsid w:val="00157A76"/>
    <w:rsid w:val="00164D1B"/>
    <w:rsid w:val="0016770E"/>
    <w:rsid w:val="001679B9"/>
    <w:rsid w:val="00171D8E"/>
    <w:rsid w:val="00171DB1"/>
    <w:rsid w:val="00172D63"/>
    <w:rsid w:val="00173326"/>
    <w:rsid w:val="00173B63"/>
    <w:rsid w:val="00177F1D"/>
    <w:rsid w:val="001800F4"/>
    <w:rsid w:val="00181E62"/>
    <w:rsid w:val="001820B9"/>
    <w:rsid w:val="0018524C"/>
    <w:rsid w:val="00186FAA"/>
    <w:rsid w:val="001878BE"/>
    <w:rsid w:val="001900D2"/>
    <w:rsid w:val="00190E10"/>
    <w:rsid w:val="0019660D"/>
    <w:rsid w:val="00197333"/>
    <w:rsid w:val="001A0C3F"/>
    <w:rsid w:val="001A2B29"/>
    <w:rsid w:val="001A3D68"/>
    <w:rsid w:val="001B09E6"/>
    <w:rsid w:val="001B25BC"/>
    <w:rsid w:val="001B352F"/>
    <w:rsid w:val="001C0CC8"/>
    <w:rsid w:val="001C1E41"/>
    <w:rsid w:val="001C68E9"/>
    <w:rsid w:val="001D03E7"/>
    <w:rsid w:val="001D0C0C"/>
    <w:rsid w:val="001D211B"/>
    <w:rsid w:val="001D4198"/>
    <w:rsid w:val="001E2C56"/>
    <w:rsid w:val="001E2F0C"/>
    <w:rsid w:val="001E3BEF"/>
    <w:rsid w:val="001E47F0"/>
    <w:rsid w:val="001E536B"/>
    <w:rsid w:val="001E6CC9"/>
    <w:rsid w:val="001F047D"/>
    <w:rsid w:val="001F1477"/>
    <w:rsid w:val="001F2A6F"/>
    <w:rsid w:val="001F6AE0"/>
    <w:rsid w:val="001F6EAE"/>
    <w:rsid w:val="0020025E"/>
    <w:rsid w:val="00200E72"/>
    <w:rsid w:val="00202869"/>
    <w:rsid w:val="00203328"/>
    <w:rsid w:val="00203775"/>
    <w:rsid w:val="002040A5"/>
    <w:rsid w:val="002055E0"/>
    <w:rsid w:val="00205FF5"/>
    <w:rsid w:val="002062EA"/>
    <w:rsid w:val="002110F5"/>
    <w:rsid w:val="002130F8"/>
    <w:rsid w:val="002135AD"/>
    <w:rsid w:val="00214292"/>
    <w:rsid w:val="00217833"/>
    <w:rsid w:val="00220E94"/>
    <w:rsid w:val="0022193E"/>
    <w:rsid w:val="0022317A"/>
    <w:rsid w:val="00223C30"/>
    <w:rsid w:val="00225231"/>
    <w:rsid w:val="0022615A"/>
    <w:rsid w:val="00226B89"/>
    <w:rsid w:val="00227347"/>
    <w:rsid w:val="0022772A"/>
    <w:rsid w:val="00231F2E"/>
    <w:rsid w:val="0023255D"/>
    <w:rsid w:val="00234753"/>
    <w:rsid w:val="00234C26"/>
    <w:rsid w:val="00242A8B"/>
    <w:rsid w:val="00243524"/>
    <w:rsid w:val="002445F8"/>
    <w:rsid w:val="00244F93"/>
    <w:rsid w:val="002451C1"/>
    <w:rsid w:val="00245D2D"/>
    <w:rsid w:val="00246FC9"/>
    <w:rsid w:val="002474FD"/>
    <w:rsid w:val="002508B1"/>
    <w:rsid w:val="00250EE5"/>
    <w:rsid w:val="00251AB2"/>
    <w:rsid w:val="002537CB"/>
    <w:rsid w:val="002553CE"/>
    <w:rsid w:val="00256D3C"/>
    <w:rsid w:val="0025788C"/>
    <w:rsid w:val="00257892"/>
    <w:rsid w:val="00260615"/>
    <w:rsid w:val="002615BC"/>
    <w:rsid w:val="00261FF5"/>
    <w:rsid w:val="0026388B"/>
    <w:rsid w:val="002640D4"/>
    <w:rsid w:val="00264C22"/>
    <w:rsid w:val="00265BC9"/>
    <w:rsid w:val="002661A3"/>
    <w:rsid w:val="00266520"/>
    <w:rsid w:val="002665AE"/>
    <w:rsid w:val="00266887"/>
    <w:rsid w:val="00271DF5"/>
    <w:rsid w:val="002732D0"/>
    <w:rsid w:val="00273556"/>
    <w:rsid w:val="00274C86"/>
    <w:rsid w:val="0027764E"/>
    <w:rsid w:val="0028209A"/>
    <w:rsid w:val="00282F51"/>
    <w:rsid w:val="002846D5"/>
    <w:rsid w:val="00285CF5"/>
    <w:rsid w:val="00287336"/>
    <w:rsid w:val="00291933"/>
    <w:rsid w:val="00293B84"/>
    <w:rsid w:val="0029446D"/>
    <w:rsid w:val="00295364"/>
    <w:rsid w:val="002A272F"/>
    <w:rsid w:val="002A4CDE"/>
    <w:rsid w:val="002A664E"/>
    <w:rsid w:val="002A705F"/>
    <w:rsid w:val="002A75E6"/>
    <w:rsid w:val="002A7FBF"/>
    <w:rsid w:val="002B1551"/>
    <w:rsid w:val="002B2095"/>
    <w:rsid w:val="002B2BDE"/>
    <w:rsid w:val="002B399D"/>
    <w:rsid w:val="002B4242"/>
    <w:rsid w:val="002B6F0E"/>
    <w:rsid w:val="002C218E"/>
    <w:rsid w:val="002C47D0"/>
    <w:rsid w:val="002C5F0F"/>
    <w:rsid w:val="002C6864"/>
    <w:rsid w:val="002C73CF"/>
    <w:rsid w:val="002D0576"/>
    <w:rsid w:val="002D44ED"/>
    <w:rsid w:val="002D5E1B"/>
    <w:rsid w:val="002E2330"/>
    <w:rsid w:val="002E2645"/>
    <w:rsid w:val="002E4E11"/>
    <w:rsid w:val="002E6CBB"/>
    <w:rsid w:val="002F4B7B"/>
    <w:rsid w:val="002F59C2"/>
    <w:rsid w:val="002F75F6"/>
    <w:rsid w:val="002F7A54"/>
    <w:rsid w:val="0030226A"/>
    <w:rsid w:val="00305A72"/>
    <w:rsid w:val="00306E10"/>
    <w:rsid w:val="003161C5"/>
    <w:rsid w:val="00323A77"/>
    <w:rsid w:val="00324584"/>
    <w:rsid w:val="0032765A"/>
    <w:rsid w:val="00334A25"/>
    <w:rsid w:val="00334A3B"/>
    <w:rsid w:val="00334C12"/>
    <w:rsid w:val="00334DEE"/>
    <w:rsid w:val="00337D0B"/>
    <w:rsid w:val="00341CE9"/>
    <w:rsid w:val="00342A9A"/>
    <w:rsid w:val="0034331D"/>
    <w:rsid w:val="003472E2"/>
    <w:rsid w:val="00350028"/>
    <w:rsid w:val="0035199F"/>
    <w:rsid w:val="00354F36"/>
    <w:rsid w:val="00356AF4"/>
    <w:rsid w:val="00357748"/>
    <w:rsid w:val="00364236"/>
    <w:rsid w:val="00364AE4"/>
    <w:rsid w:val="0036665F"/>
    <w:rsid w:val="003703D6"/>
    <w:rsid w:val="00375E67"/>
    <w:rsid w:val="0037741E"/>
    <w:rsid w:val="003835E5"/>
    <w:rsid w:val="00387563"/>
    <w:rsid w:val="00390E12"/>
    <w:rsid w:val="003935D4"/>
    <w:rsid w:val="003974F1"/>
    <w:rsid w:val="00397DA3"/>
    <w:rsid w:val="003A0293"/>
    <w:rsid w:val="003A1FBA"/>
    <w:rsid w:val="003A3026"/>
    <w:rsid w:val="003A3AF2"/>
    <w:rsid w:val="003A6C35"/>
    <w:rsid w:val="003A7D00"/>
    <w:rsid w:val="003B3C1A"/>
    <w:rsid w:val="003B7CE9"/>
    <w:rsid w:val="003C11D0"/>
    <w:rsid w:val="003C1CCD"/>
    <w:rsid w:val="003C28E3"/>
    <w:rsid w:val="003C2C13"/>
    <w:rsid w:val="003C3C52"/>
    <w:rsid w:val="003C5316"/>
    <w:rsid w:val="003C6FD6"/>
    <w:rsid w:val="003C7280"/>
    <w:rsid w:val="003C777E"/>
    <w:rsid w:val="003D2F71"/>
    <w:rsid w:val="003D405C"/>
    <w:rsid w:val="003D4AAA"/>
    <w:rsid w:val="003D6378"/>
    <w:rsid w:val="003E04F7"/>
    <w:rsid w:val="003E5C44"/>
    <w:rsid w:val="003E7A42"/>
    <w:rsid w:val="003F11C5"/>
    <w:rsid w:val="003F30EB"/>
    <w:rsid w:val="003F5DD3"/>
    <w:rsid w:val="00400120"/>
    <w:rsid w:val="004002BC"/>
    <w:rsid w:val="00404F40"/>
    <w:rsid w:val="004052E8"/>
    <w:rsid w:val="0041121F"/>
    <w:rsid w:val="00413575"/>
    <w:rsid w:val="00413FD7"/>
    <w:rsid w:val="004141F5"/>
    <w:rsid w:val="00414504"/>
    <w:rsid w:val="0041506B"/>
    <w:rsid w:val="00416F8C"/>
    <w:rsid w:val="00421566"/>
    <w:rsid w:val="00422F8E"/>
    <w:rsid w:val="00423B48"/>
    <w:rsid w:val="0042548A"/>
    <w:rsid w:val="00426FCE"/>
    <w:rsid w:val="00427547"/>
    <w:rsid w:val="00440C12"/>
    <w:rsid w:val="00440D27"/>
    <w:rsid w:val="00442F2E"/>
    <w:rsid w:val="00444820"/>
    <w:rsid w:val="004452BB"/>
    <w:rsid w:val="00450134"/>
    <w:rsid w:val="00450528"/>
    <w:rsid w:val="00451AE9"/>
    <w:rsid w:val="00453924"/>
    <w:rsid w:val="00460CD2"/>
    <w:rsid w:val="004619BC"/>
    <w:rsid w:val="004633B1"/>
    <w:rsid w:val="00464715"/>
    <w:rsid w:val="00465E8E"/>
    <w:rsid w:val="00465F83"/>
    <w:rsid w:val="004663F5"/>
    <w:rsid w:val="004664B5"/>
    <w:rsid w:val="00466935"/>
    <w:rsid w:val="00471092"/>
    <w:rsid w:val="004741BF"/>
    <w:rsid w:val="00476D14"/>
    <w:rsid w:val="0047756D"/>
    <w:rsid w:val="00477B86"/>
    <w:rsid w:val="00483742"/>
    <w:rsid w:val="00485C83"/>
    <w:rsid w:val="00487520"/>
    <w:rsid w:val="004914D6"/>
    <w:rsid w:val="004930A2"/>
    <w:rsid w:val="00494448"/>
    <w:rsid w:val="00494FE8"/>
    <w:rsid w:val="00496913"/>
    <w:rsid w:val="00497B74"/>
    <w:rsid w:val="004A0493"/>
    <w:rsid w:val="004A35E1"/>
    <w:rsid w:val="004A51A0"/>
    <w:rsid w:val="004A6214"/>
    <w:rsid w:val="004A6E4D"/>
    <w:rsid w:val="004B4C26"/>
    <w:rsid w:val="004B5556"/>
    <w:rsid w:val="004B643A"/>
    <w:rsid w:val="004C015B"/>
    <w:rsid w:val="004C024D"/>
    <w:rsid w:val="004C0633"/>
    <w:rsid w:val="004C0F80"/>
    <w:rsid w:val="004C2DC3"/>
    <w:rsid w:val="004C3575"/>
    <w:rsid w:val="004C4B05"/>
    <w:rsid w:val="004D0355"/>
    <w:rsid w:val="004D0D9A"/>
    <w:rsid w:val="004D361A"/>
    <w:rsid w:val="004E1445"/>
    <w:rsid w:val="004E228F"/>
    <w:rsid w:val="004E3580"/>
    <w:rsid w:val="004E3FA1"/>
    <w:rsid w:val="004E4CC0"/>
    <w:rsid w:val="004E5A44"/>
    <w:rsid w:val="004E72C9"/>
    <w:rsid w:val="004F4B3F"/>
    <w:rsid w:val="004F51D1"/>
    <w:rsid w:val="00503BA3"/>
    <w:rsid w:val="00504124"/>
    <w:rsid w:val="00504D6E"/>
    <w:rsid w:val="00505DB0"/>
    <w:rsid w:val="0050668E"/>
    <w:rsid w:val="00510943"/>
    <w:rsid w:val="005145C1"/>
    <w:rsid w:val="0051669E"/>
    <w:rsid w:val="00517D60"/>
    <w:rsid w:val="00522851"/>
    <w:rsid w:val="00526790"/>
    <w:rsid w:val="0052739E"/>
    <w:rsid w:val="00530077"/>
    <w:rsid w:val="005308FD"/>
    <w:rsid w:val="00533889"/>
    <w:rsid w:val="0053672E"/>
    <w:rsid w:val="0054061A"/>
    <w:rsid w:val="00541B39"/>
    <w:rsid w:val="0054328C"/>
    <w:rsid w:val="005439CB"/>
    <w:rsid w:val="00545064"/>
    <w:rsid w:val="005450DF"/>
    <w:rsid w:val="005456CE"/>
    <w:rsid w:val="00545A3C"/>
    <w:rsid w:val="005478FF"/>
    <w:rsid w:val="00550090"/>
    <w:rsid w:val="0055112E"/>
    <w:rsid w:val="005520CE"/>
    <w:rsid w:val="00552B56"/>
    <w:rsid w:val="00556BF6"/>
    <w:rsid w:val="00556C9E"/>
    <w:rsid w:val="005640F1"/>
    <w:rsid w:val="00565E47"/>
    <w:rsid w:val="005662F2"/>
    <w:rsid w:val="005728AE"/>
    <w:rsid w:val="00572910"/>
    <w:rsid w:val="00573CC7"/>
    <w:rsid w:val="005752F6"/>
    <w:rsid w:val="00575FCF"/>
    <w:rsid w:val="00576B2F"/>
    <w:rsid w:val="00580546"/>
    <w:rsid w:val="00582CDF"/>
    <w:rsid w:val="0058606C"/>
    <w:rsid w:val="00590037"/>
    <w:rsid w:val="00593C89"/>
    <w:rsid w:val="0059448F"/>
    <w:rsid w:val="00595BB5"/>
    <w:rsid w:val="005A0BC8"/>
    <w:rsid w:val="005A68CA"/>
    <w:rsid w:val="005C2583"/>
    <w:rsid w:val="005C3876"/>
    <w:rsid w:val="005D3343"/>
    <w:rsid w:val="005D3FF1"/>
    <w:rsid w:val="005D4032"/>
    <w:rsid w:val="005D41B2"/>
    <w:rsid w:val="005E1D38"/>
    <w:rsid w:val="005E28DC"/>
    <w:rsid w:val="005E3F04"/>
    <w:rsid w:val="005F46EC"/>
    <w:rsid w:val="005F54C2"/>
    <w:rsid w:val="005F6CDD"/>
    <w:rsid w:val="005F7FE4"/>
    <w:rsid w:val="006007E0"/>
    <w:rsid w:val="006022E3"/>
    <w:rsid w:val="00602A71"/>
    <w:rsid w:val="006059D7"/>
    <w:rsid w:val="00606F53"/>
    <w:rsid w:val="006109F9"/>
    <w:rsid w:val="006111E2"/>
    <w:rsid w:val="00613357"/>
    <w:rsid w:val="00615610"/>
    <w:rsid w:val="006161B0"/>
    <w:rsid w:val="00616AD4"/>
    <w:rsid w:val="006170CF"/>
    <w:rsid w:val="0062043E"/>
    <w:rsid w:val="00622FC2"/>
    <w:rsid w:val="006265F5"/>
    <w:rsid w:val="006307E9"/>
    <w:rsid w:val="00631EE7"/>
    <w:rsid w:val="00632E0D"/>
    <w:rsid w:val="00633829"/>
    <w:rsid w:val="00635943"/>
    <w:rsid w:val="00636B19"/>
    <w:rsid w:val="00643AA0"/>
    <w:rsid w:val="00643CC2"/>
    <w:rsid w:val="00644286"/>
    <w:rsid w:val="00645890"/>
    <w:rsid w:val="00645BE0"/>
    <w:rsid w:val="00650F70"/>
    <w:rsid w:val="00652267"/>
    <w:rsid w:val="00654953"/>
    <w:rsid w:val="006553B6"/>
    <w:rsid w:val="00656860"/>
    <w:rsid w:val="006604ED"/>
    <w:rsid w:val="006605C1"/>
    <w:rsid w:val="006620B4"/>
    <w:rsid w:val="006635D2"/>
    <w:rsid w:val="00664002"/>
    <w:rsid w:val="0066624F"/>
    <w:rsid w:val="006665E8"/>
    <w:rsid w:val="00666F5D"/>
    <w:rsid w:val="00670820"/>
    <w:rsid w:val="00672097"/>
    <w:rsid w:val="0067452A"/>
    <w:rsid w:val="00675CE9"/>
    <w:rsid w:val="006812BA"/>
    <w:rsid w:val="00684A9A"/>
    <w:rsid w:val="00686668"/>
    <w:rsid w:val="0069196E"/>
    <w:rsid w:val="0069206F"/>
    <w:rsid w:val="006944A5"/>
    <w:rsid w:val="006A273A"/>
    <w:rsid w:val="006A3B76"/>
    <w:rsid w:val="006A51BF"/>
    <w:rsid w:val="006A5C22"/>
    <w:rsid w:val="006B0F42"/>
    <w:rsid w:val="006B2299"/>
    <w:rsid w:val="006B44A5"/>
    <w:rsid w:val="006B68FF"/>
    <w:rsid w:val="006C07AF"/>
    <w:rsid w:val="006C0ADC"/>
    <w:rsid w:val="006C4BC9"/>
    <w:rsid w:val="006C5F69"/>
    <w:rsid w:val="006D0503"/>
    <w:rsid w:val="006D1603"/>
    <w:rsid w:val="006D61AE"/>
    <w:rsid w:val="006D6250"/>
    <w:rsid w:val="006D6BE8"/>
    <w:rsid w:val="006D7C2B"/>
    <w:rsid w:val="006E0990"/>
    <w:rsid w:val="006E281D"/>
    <w:rsid w:val="006E56C7"/>
    <w:rsid w:val="006E771A"/>
    <w:rsid w:val="006F1553"/>
    <w:rsid w:val="006F3368"/>
    <w:rsid w:val="006F3CD8"/>
    <w:rsid w:val="006F6B41"/>
    <w:rsid w:val="00703119"/>
    <w:rsid w:val="0070354E"/>
    <w:rsid w:val="00704759"/>
    <w:rsid w:val="00704EE5"/>
    <w:rsid w:val="00705897"/>
    <w:rsid w:val="00705F5C"/>
    <w:rsid w:val="007060EA"/>
    <w:rsid w:val="00707298"/>
    <w:rsid w:val="00711319"/>
    <w:rsid w:val="00715701"/>
    <w:rsid w:val="0071574E"/>
    <w:rsid w:val="007164CF"/>
    <w:rsid w:val="007234C0"/>
    <w:rsid w:val="007248D2"/>
    <w:rsid w:val="007263CC"/>
    <w:rsid w:val="007263CE"/>
    <w:rsid w:val="00727186"/>
    <w:rsid w:val="00730930"/>
    <w:rsid w:val="0073255C"/>
    <w:rsid w:val="00733A92"/>
    <w:rsid w:val="00733BD9"/>
    <w:rsid w:val="00736B90"/>
    <w:rsid w:val="007370F5"/>
    <w:rsid w:val="00744E24"/>
    <w:rsid w:val="00746295"/>
    <w:rsid w:val="0075076E"/>
    <w:rsid w:val="007567F2"/>
    <w:rsid w:val="00760952"/>
    <w:rsid w:val="007638C5"/>
    <w:rsid w:val="00765B88"/>
    <w:rsid w:val="00767ECE"/>
    <w:rsid w:val="007714F4"/>
    <w:rsid w:val="00772A79"/>
    <w:rsid w:val="00772FBC"/>
    <w:rsid w:val="00773803"/>
    <w:rsid w:val="007739DD"/>
    <w:rsid w:val="00773F89"/>
    <w:rsid w:val="007744F9"/>
    <w:rsid w:val="00774F4C"/>
    <w:rsid w:val="00776797"/>
    <w:rsid w:val="007872D2"/>
    <w:rsid w:val="00787404"/>
    <w:rsid w:val="0079036B"/>
    <w:rsid w:val="00790B78"/>
    <w:rsid w:val="00793A41"/>
    <w:rsid w:val="00794FFC"/>
    <w:rsid w:val="007962FF"/>
    <w:rsid w:val="007A077A"/>
    <w:rsid w:val="007A2375"/>
    <w:rsid w:val="007A3A53"/>
    <w:rsid w:val="007A44D3"/>
    <w:rsid w:val="007B276D"/>
    <w:rsid w:val="007B285A"/>
    <w:rsid w:val="007B5E55"/>
    <w:rsid w:val="007B7EBE"/>
    <w:rsid w:val="007C3324"/>
    <w:rsid w:val="007C3701"/>
    <w:rsid w:val="007C39C3"/>
    <w:rsid w:val="007C5B4A"/>
    <w:rsid w:val="007D1E99"/>
    <w:rsid w:val="007D45D0"/>
    <w:rsid w:val="007E00CB"/>
    <w:rsid w:val="007E179F"/>
    <w:rsid w:val="007E2925"/>
    <w:rsid w:val="007E698B"/>
    <w:rsid w:val="007F3E82"/>
    <w:rsid w:val="007F3EA5"/>
    <w:rsid w:val="007F54D3"/>
    <w:rsid w:val="007F6EEF"/>
    <w:rsid w:val="008005F0"/>
    <w:rsid w:val="0080171B"/>
    <w:rsid w:val="00803125"/>
    <w:rsid w:val="008044B8"/>
    <w:rsid w:val="00804594"/>
    <w:rsid w:val="0080483E"/>
    <w:rsid w:val="00805291"/>
    <w:rsid w:val="00806074"/>
    <w:rsid w:val="00806830"/>
    <w:rsid w:val="00811771"/>
    <w:rsid w:val="00812E27"/>
    <w:rsid w:val="0081409E"/>
    <w:rsid w:val="008207BE"/>
    <w:rsid w:val="0083069D"/>
    <w:rsid w:val="00831C0F"/>
    <w:rsid w:val="008341CE"/>
    <w:rsid w:val="0083452B"/>
    <w:rsid w:val="00837E25"/>
    <w:rsid w:val="008400C3"/>
    <w:rsid w:val="008421CB"/>
    <w:rsid w:val="00844A75"/>
    <w:rsid w:val="00846159"/>
    <w:rsid w:val="00846698"/>
    <w:rsid w:val="008527F1"/>
    <w:rsid w:val="00852ADC"/>
    <w:rsid w:val="00852D55"/>
    <w:rsid w:val="00855821"/>
    <w:rsid w:val="00855D71"/>
    <w:rsid w:val="00860B7E"/>
    <w:rsid w:val="00861FCD"/>
    <w:rsid w:val="0086306A"/>
    <w:rsid w:val="00863BE7"/>
    <w:rsid w:val="008646E5"/>
    <w:rsid w:val="00865C50"/>
    <w:rsid w:val="00870128"/>
    <w:rsid w:val="00870E69"/>
    <w:rsid w:val="00871171"/>
    <w:rsid w:val="00873842"/>
    <w:rsid w:val="008745AE"/>
    <w:rsid w:val="00874734"/>
    <w:rsid w:val="0087528E"/>
    <w:rsid w:val="00881580"/>
    <w:rsid w:val="00882B5D"/>
    <w:rsid w:val="00883B2B"/>
    <w:rsid w:val="00887E88"/>
    <w:rsid w:val="0089253B"/>
    <w:rsid w:val="00894485"/>
    <w:rsid w:val="0089640B"/>
    <w:rsid w:val="008972D3"/>
    <w:rsid w:val="008A2AED"/>
    <w:rsid w:val="008B04E2"/>
    <w:rsid w:val="008B3093"/>
    <w:rsid w:val="008B483F"/>
    <w:rsid w:val="008B62B4"/>
    <w:rsid w:val="008C0371"/>
    <w:rsid w:val="008C04BB"/>
    <w:rsid w:val="008C0B1A"/>
    <w:rsid w:val="008C2BDD"/>
    <w:rsid w:val="008C2D01"/>
    <w:rsid w:val="008C6EEA"/>
    <w:rsid w:val="008D3AA1"/>
    <w:rsid w:val="008D3F6F"/>
    <w:rsid w:val="008D503A"/>
    <w:rsid w:val="008D5930"/>
    <w:rsid w:val="008D5D74"/>
    <w:rsid w:val="008E3EA6"/>
    <w:rsid w:val="008E47F5"/>
    <w:rsid w:val="008E51AC"/>
    <w:rsid w:val="008E6046"/>
    <w:rsid w:val="008E65D1"/>
    <w:rsid w:val="008E6CBF"/>
    <w:rsid w:val="008E6F67"/>
    <w:rsid w:val="008F5AB4"/>
    <w:rsid w:val="00900F28"/>
    <w:rsid w:val="009016F2"/>
    <w:rsid w:val="009023E3"/>
    <w:rsid w:val="00903A91"/>
    <w:rsid w:val="00903C78"/>
    <w:rsid w:val="00906285"/>
    <w:rsid w:val="009062AF"/>
    <w:rsid w:val="00906E70"/>
    <w:rsid w:val="0091358B"/>
    <w:rsid w:val="009150A5"/>
    <w:rsid w:val="0091735C"/>
    <w:rsid w:val="00920BC6"/>
    <w:rsid w:val="00920D1A"/>
    <w:rsid w:val="00923574"/>
    <w:rsid w:val="00924622"/>
    <w:rsid w:val="009251D2"/>
    <w:rsid w:val="00937DEE"/>
    <w:rsid w:val="0094187A"/>
    <w:rsid w:val="0094280D"/>
    <w:rsid w:val="0094565B"/>
    <w:rsid w:val="0094624F"/>
    <w:rsid w:val="0095229F"/>
    <w:rsid w:val="00954148"/>
    <w:rsid w:val="009550FD"/>
    <w:rsid w:val="00955E0F"/>
    <w:rsid w:val="0095750D"/>
    <w:rsid w:val="00957CFA"/>
    <w:rsid w:val="009613C3"/>
    <w:rsid w:val="00961591"/>
    <w:rsid w:val="00961BCB"/>
    <w:rsid w:val="00962B93"/>
    <w:rsid w:val="0096613C"/>
    <w:rsid w:val="009669AE"/>
    <w:rsid w:val="00966B2F"/>
    <w:rsid w:val="009672E5"/>
    <w:rsid w:val="00967FFD"/>
    <w:rsid w:val="00972BB9"/>
    <w:rsid w:val="00973334"/>
    <w:rsid w:val="009746C9"/>
    <w:rsid w:val="00974B59"/>
    <w:rsid w:val="009800C0"/>
    <w:rsid w:val="009807C6"/>
    <w:rsid w:val="0098083B"/>
    <w:rsid w:val="00980C51"/>
    <w:rsid w:val="00983841"/>
    <w:rsid w:val="009871AE"/>
    <w:rsid w:val="0098780C"/>
    <w:rsid w:val="00990F9C"/>
    <w:rsid w:val="00995099"/>
    <w:rsid w:val="009963D3"/>
    <w:rsid w:val="00997285"/>
    <w:rsid w:val="009A66BF"/>
    <w:rsid w:val="009A77C4"/>
    <w:rsid w:val="009A7D1F"/>
    <w:rsid w:val="009B0FCA"/>
    <w:rsid w:val="009B6277"/>
    <w:rsid w:val="009B68EB"/>
    <w:rsid w:val="009C2BEF"/>
    <w:rsid w:val="009C3E8F"/>
    <w:rsid w:val="009C4624"/>
    <w:rsid w:val="009C5309"/>
    <w:rsid w:val="009C615E"/>
    <w:rsid w:val="009D0EDA"/>
    <w:rsid w:val="009D1791"/>
    <w:rsid w:val="009D2FCE"/>
    <w:rsid w:val="009D3CFF"/>
    <w:rsid w:val="009D3EA0"/>
    <w:rsid w:val="009D54A9"/>
    <w:rsid w:val="009D6B15"/>
    <w:rsid w:val="009D7466"/>
    <w:rsid w:val="009D77E1"/>
    <w:rsid w:val="009E0E02"/>
    <w:rsid w:val="009E23C4"/>
    <w:rsid w:val="009E2E5D"/>
    <w:rsid w:val="009E5AB8"/>
    <w:rsid w:val="009E6FD6"/>
    <w:rsid w:val="009F0837"/>
    <w:rsid w:val="009F2730"/>
    <w:rsid w:val="009F3ACA"/>
    <w:rsid w:val="009F4ADB"/>
    <w:rsid w:val="009F669B"/>
    <w:rsid w:val="009F6871"/>
    <w:rsid w:val="00A02F5E"/>
    <w:rsid w:val="00A03C54"/>
    <w:rsid w:val="00A04912"/>
    <w:rsid w:val="00A05335"/>
    <w:rsid w:val="00A12CD4"/>
    <w:rsid w:val="00A153E6"/>
    <w:rsid w:val="00A1620F"/>
    <w:rsid w:val="00A173EF"/>
    <w:rsid w:val="00A21751"/>
    <w:rsid w:val="00A22438"/>
    <w:rsid w:val="00A2413E"/>
    <w:rsid w:val="00A24200"/>
    <w:rsid w:val="00A25818"/>
    <w:rsid w:val="00A26B71"/>
    <w:rsid w:val="00A26B83"/>
    <w:rsid w:val="00A2761E"/>
    <w:rsid w:val="00A27CF5"/>
    <w:rsid w:val="00A30383"/>
    <w:rsid w:val="00A3087D"/>
    <w:rsid w:val="00A31FA6"/>
    <w:rsid w:val="00A35222"/>
    <w:rsid w:val="00A36CFD"/>
    <w:rsid w:val="00A4084C"/>
    <w:rsid w:val="00A411C2"/>
    <w:rsid w:val="00A4251B"/>
    <w:rsid w:val="00A42E41"/>
    <w:rsid w:val="00A42FB1"/>
    <w:rsid w:val="00A43BF6"/>
    <w:rsid w:val="00A456A3"/>
    <w:rsid w:val="00A460A1"/>
    <w:rsid w:val="00A50E3F"/>
    <w:rsid w:val="00A547C5"/>
    <w:rsid w:val="00A6086B"/>
    <w:rsid w:val="00A61DCC"/>
    <w:rsid w:val="00A622B5"/>
    <w:rsid w:val="00A63C8B"/>
    <w:rsid w:val="00A64D5B"/>
    <w:rsid w:val="00A668CA"/>
    <w:rsid w:val="00A67D0D"/>
    <w:rsid w:val="00A762D4"/>
    <w:rsid w:val="00A774C5"/>
    <w:rsid w:val="00A83701"/>
    <w:rsid w:val="00A84E1D"/>
    <w:rsid w:val="00A857D3"/>
    <w:rsid w:val="00A85EE0"/>
    <w:rsid w:val="00A86F6D"/>
    <w:rsid w:val="00A86F9C"/>
    <w:rsid w:val="00A912D9"/>
    <w:rsid w:val="00A9368F"/>
    <w:rsid w:val="00AA3DAB"/>
    <w:rsid w:val="00AA68EF"/>
    <w:rsid w:val="00AA72A7"/>
    <w:rsid w:val="00AA7769"/>
    <w:rsid w:val="00AA7794"/>
    <w:rsid w:val="00AB0449"/>
    <w:rsid w:val="00AB51DE"/>
    <w:rsid w:val="00AB7F65"/>
    <w:rsid w:val="00AC13A6"/>
    <w:rsid w:val="00AC1AA4"/>
    <w:rsid w:val="00AC1B91"/>
    <w:rsid w:val="00AD5952"/>
    <w:rsid w:val="00AE163B"/>
    <w:rsid w:val="00AE41CA"/>
    <w:rsid w:val="00AE4A57"/>
    <w:rsid w:val="00AE4CE0"/>
    <w:rsid w:val="00AE595F"/>
    <w:rsid w:val="00AE696D"/>
    <w:rsid w:val="00AF0F1E"/>
    <w:rsid w:val="00AF26EF"/>
    <w:rsid w:val="00AF45D6"/>
    <w:rsid w:val="00AF511C"/>
    <w:rsid w:val="00AF5A6F"/>
    <w:rsid w:val="00AF5AF5"/>
    <w:rsid w:val="00B04FE5"/>
    <w:rsid w:val="00B05AB4"/>
    <w:rsid w:val="00B11360"/>
    <w:rsid w:val="00B12359"/>
    <w:rsid w:val="00B14668"/>
    <w:rsid w:val="00B16E80"/>
    <w:rsid w:val="00B1716B"/>
    <w:rsid w:val="00B17F26"/>
    <w:rsid w:val="00B201D4"/>
    <w:rsid w:val="00B205F2"/>
    <w:rsid w:val="00B31D85"/>
    <w:rsid w:val="00B3521F"/>
    <w:rsid w:val="00B41645"/>
    <w:rsid w:val="00B4580C"/>
    <w:rsid w:val="00B4714D"/>
    <w:rsid w:val="00B473BF"/>
    <w:rsid w:val="00B479FC"/>
    <w:rsid w:val="00B503ED"/>
    <w:rsid w:val="00B52342"/>
    <w:rsid w:val="00B52865"/>
    <w:rsid w:val="00B5351C"/>
    <w:rsid w:val="00B543F8"/>
    <w:rsid w:val="00B54B05"/>
    <w:rsid w:val="00B56E10"/>
    <w:rsid w:val="00B57290"/>
    <w:rsid w:val="00B603E0"/>
    <w:rsid w:val="00B61018"/>
    <w:rsid w:val="00B646AC"/>
    <w:rsid w:val="00B65BF7"/>
    <w:rsid w:val="00B664AD"/>
    <w:rsid w:val="00B668A5"/>
    <w:rsid w:val="00B6728A"/>
    <w:rsid w:val="00B7016D"/>
    <w:rsid w:val="00B7106F"/>
    <w:rsid w:val="00B7178A"/>
    <w:rsid w:val="00B7221B"/>
    <w:rsid w:val="00B75435"/>
    <w:rsid w:val="00B806AF"/>
    <w:rsid w:val="00B80FD1"/>
    <w:rsid w:val="00B84FA0"/>
    <w:rsid w:val="00B8566B"/>
    <w:rsid w:val="00B86CA0"/>
    <w:rsid w:val="00B929E8"/>
    <w:rsid w:val="00B930C9"/>
    <w:rsid w:val="00B979ED"/>
    <w:rsid w:val="00BA18EE"/>
    <w:rsid w:val="00BA2C6D"/>
    <w:rsid w:val="00BA3DB6"/>
    <w:rsid w:val="00BA4D94"/>
    <w:rsid w:val="00BA504C"/>
    <w:rsid w:val="00BB1C3F"/>
    <w:rsid w:val="00BB44C1"/>
    <w:rsid w:val="00BB545B"/>
    <w:rsid w:val="00BB5AA8"/>
    <w:rsid w:val="00BC3919"/>
    <w:rsid w:val="00BC49B8"/>
    <w:rsid w:val="00BC57DB"/>
    <w:rsid w:val="00BD1227"/>
    <w:rsid w:val="00BD4653"/>
    <w:rsid w:val="00BD7991"/>
    <w:rsid w:val="00BE5909"/>
    <w:rsid w:val="00BF31BB"/>
    <w:rsid w:val="00BF3208"/>
    <w:rsid w:val="00BF381C"/>
    <w:rsid w:val="00BF5429"/>
    <w:rsid w:val="00BF57B5"/>
    <w:rsid w:val="00C00905"/>
    <w:rsid w:val="00C0100F"/>
    <w:rsid w:val="00C0578B"/>
    <w:rsid w:val="00C068AC"/>
    <w:rsid w:val="00C06CF9"/>
    <w:rsid w:val="00C109A8"/>
    <w:rsid w:val="00C1286E"/>
    <w:rsid w:val="00C128A6"/>
    <w:rsid w:val="00C14173"/>
    <w:rsid w:val="00C1604B"/>
    <w:rsid w:val="00C16694"/>
    <w:rsid w:val="00C17697"/>
    <w:rsid w:val="00C20C0A"/>
    <w:rsid w:val="00C20F51"/>
    <w:rsid w:val="00C21E79"/>
    <w:rsid w:val="00C23B6D"/>
    <w:rsid w:val="00C25E1D"/>
    <w:rsid w:val="00C30FAC"/>
    <w:rsid w:val="00C311C8"/>
    <w:rsid w:val="00C335BA"/>
    <w:rsid w:val="00C35A93"/>
    <w:rsid w:val="00C36897"/>
    <w:rsid w:val="00C370FC"/>
    <w:rsid w:val="00C40A51"/>
    <w:rsid w:val="00C411BF"/>
    <w:rsid w:val="00C418A8"/>
    <w:rsid w:val="00C423CD"/>
    <w:rsid w:val="00C43006"/>
    <w:rsid w:val="00C437CA"/>
    <w:rsid w:val="00C53DF0"/>
    <w:rsid w:val="00C62C2D"/>
    <w:rsid w:val="00C66086"/>
    <w:rsid w:val="00C67458"/>
    <w:rsid w:val="00C728E1"/>
    <w:rsid w:val="00C74EA2"/>
    <w:rsid w:val="00C77B5E"/>
    <w:rsid w:val="00C81B56"/>
    <w:rsid w:val="00C84DB6"/>
    <w:rsid w:val="00C861A9"/>
    <w:rsid w:val="00C872D7"/>
    <w:rsid w:val="00C9217A"/>
    <w:rsid w:val="00C923A6"/>
    <w:rsid w:val="00C9603D"/>
    <w:rsid w:val="00C967E7"/>
    <w:rsid w:val="00CA117A"/>
    <w:rsid w:val="00CA283C"/>
    <w:rsid w:val="00CA3F28"/>
    <w:rsid w:val="00CA5646"/>
    <w:rsid w:val="00CA5C33"/>
    <w:rsid w:val="00CA7EEE"/>
    <w:rsid w:val="00CB1379"/>
    <w:rsid w:val="00CB1A2C"/>
    <w:rsid w:val="00CB2115"/>
    <w:rsid w:val="00CB35D7"/>
    <w:rsid w:val="00CB57A5"/>
    <w:rsid w:val="00CB7B94"/>
    <w:rsid w:val="00CC3D6F"/>
    <w:rsid w:val="00CC5EAD"/>
    <w:rsid w:val="00CD7219"/>
    <w:rsid w:val="00CE1097"/>
    <w:rsid w:val="00CE25A7"/>
    <w:rsid w:val="00CE2E92"/>
    <w:rsid w:val="00CE3821"/>
    <w:rsid w:val="00CE50F7"/>
    <w:rsid w:val="00CF15F8"/>
    <w:rsid w:val="00CF1F75"/>
    <w:rsid w:val="00CF35E5"/>
    <w:rsid w:val="00CF5218"/>
    <w:rsid w:val="00D0278E"/>
    <w:rsid w:val="00D03095"/>
    <w:rsid w:val="00D04E3E"/>
    <w:rsid w:val="00D106E7"/>
    <w:rsid w:val="00D132D7"/>
    <w:rsid w:val="00D14E7F"/>
    <w:rsid w:val="00D216D9"/>
    <w:rsid w:val="00D21FE3"/>
    <w:rsid w:val="00D228A3"/>
    <w:rsid w:val="00D239AF"/>
    <w:rsid w:val="00D24564"/>
    <w:rsid w:val="00D2456C"/>
    <w:rsid w:val="00D25AA1"/>
    <w:rsid w:val="00D263BE"/>
    <w:rsid w:val="00D2763D"/>
    <w:rsid w:val="00D27AE9"/>
    <w:rsid w:val="00D30C2F"/>
    <w:rsid w:val="00D332D5"/>
    <w:rsid w:val="00D33C18"/>
    <w:rsid w:val="00D34A87"/>
    <w:rsid w:val="00D34E68"/>
    <w:rsid w:val="00D35D44"/>
    <w:rsid w:val="00D37F2F"/>
    <w:rsid w:val="00D426F1"/>
    <w:rsid w:val="00D4434D"/>
    <w:rsid w:val="00D4531F"/>
    <w:rsid w:val="00D4645E"/>
    <w:rsid w:val="00D4725C"/>
    <w:rsid w:val="00D5246C"/>
    <w:rsid w:val="00D52B69"/>
    <w:rsid w:val="00D52E06"/>
    <w:rsid w:val="00D60AE6"/>
    <w:rsid w:val="00D62922"/>
    <w:rsid w:val="00D65B2A"/>
    <w:rsid w:val="00D660F2"/>
    <w:rsid w:val="00D745B1"/>
    <w:rsid w:val="00D74CAC"/>
    <w:rsid w:val="00D75B98"/>
    <w:rsid w:val="00D75E43"/>
    <w:rsid w:val="00D76B21"/>
    <w:rsid w:val="00D77016"/>
    <w:rsid w:val="00D77A99"/>
    <w:rsid w:val="00D80134"/>
    <w:rsid w:val="00D8034C"/>
    <w:rsid w:val="00D8064A"/>
    <w:rsid w:val="00D80BEF"/>
    <w:rsid w:val="00D817FB"/>
    <w:rsid w:val="00D81CBE"/>
    <w:rsid w:val="00D87B65"/>
    <w:rsid w:val="00D9053D"/>
    <w:rsid w:val="00D91329"/>
    <w:rsid w:val="00D91BB1"/>
    <w:rsid w:val="00D9238C"/>
    <w:rsid w:val="00D9371D"/>
    <w:rsid w:val="00D95119"/>
    <w:rsid w:val="00D95D82"/>
    <w:rsid w:val="00DA055A"/>
    <w:rsid w:val="00DA4590"/>
    <w:rsid w:val="00DB4810"/>
    <w:rsid w:val="00DB6259"/>
    <w:rsid w:val="00DC010A"/>
    <w:rsid w:val="00DC6CC8"/>
    <w:rsid w:val="00DD212C"/>
    <w:rsid w:val="00DD2A57"/>
    <w:rsid w:val="00DD4E5C"/>
    <w:rsid w:val="00DD7926"/>
    <w:rsid w:val="00DD7E6A"/>
    <w:rsid w:val="00DE38D3"/>
    <w:rsid w:val="00DE3981"/>
    <w:rsid w:val="00DE598E"/>
    <w:rsid w:val="00DE5B06"/>
    <w:rsid w:val="00DE6ACB"/>
    <w:rsid w:val="00DE7C11"/>
    <w:rsid w:val="00DF0CE1"/>
    <w:rsid w:val="00DF26DD"/>
    <w:rsid w:val="00DF3B30"/>
    <w:rsid w:val="00DF65A5"/>
    <w:rsid w:val="00E03D82"/>
    <w:rsid w:val="00E041AE"/>
    <w:rsid w:val="00E07EB5"/>
    <w:rsid w:val="00E14A18"/>
    <w:rsid w:val="00E14B66"/>
    <w:rsid w:val="00E24039"/>
    <w:rsid w:val="00E25CB1"/>
    <w:rsid w:val="00E30ED0"/>
    <w:rsid w:val="00E35FB3"/>
    <w:rsid w:val="00E3719A"/>
    <w:rsid w:val="00E422F8"/>
    <w:rsid w:val="00E428AF"/>
    <w:rsid w:val="00E430E8"/>
    <w:rsid w:val="00E437C1"/>
    <w:rsid w:val="00E43D0D"/>
    <w:rsid w:val="00E44385"/>
    <w:rsid w:val="00E44660"/>
    <w:rsid w:val="00E469EC"/>
    <w:rsid w:val="00E51EEB"/>
    <w:rsid w:val="00E5242E"/>
    <w:rsid w:val="00E52A54"/>
    <w:rsid w:val="00E53122"/>
    <w:rsid w:val="00E56271"/>
    <w:rsid w:val="00E578B4"/>
    <w:rsid w:val="00E60D03"/>
    <w:rsid w:val="00E66D81"/>
    <w:rsid w:val="00E672DC"/>
    <w:rsid w:val="00E678DE"/>
    <w:rsid w:val="00E67A3E"/>
    <w:rsid w:val="00E717F9"/>
    <w:rsid w:val="00E77401"/>
    <w:rsid w:val="00E804F8"/>
    <w:rsid w:val="00E81435"/>
    <w:rsid w:val="00E81B5E"/>
    <w:rsid w:val="00E81FB4"/>
    <w:rsid w:val="00E82E03"/>
    <w:rsid w:val="00E84123"/>
    <w:rsid w:val="00E844E7"/>
    <w:rsid w:val="00E86463"/>
    <w:rsid w:val="00E91652"/>
    <w:rsid w:val="00E96518"/>
    <w:rsid w:val="00EA1805"/>
    <w:rsid w:val="00EA254E"/>
    <w:rsid w:val="00EA291C"/>
    <w:rsid w:val="00EA6670"/>
    <w:rsid w:val="00EA7C34"/>
    <w:rsid w:val="00EA7EC1"/>
    <w:rsid w:val="00EB0330"/>
    <w:rsid w:val="00EB3EC0"/>
    <w:rsid w:val="00EB4341"/>
    <w:rsid w:val="00EB5666"/>
    <w:rsid w:val="00EB7E80"/>
    <w:rsid w:val="00EB7FB6"/>
    <w:rsid w:val="00EC1355"/>
    <w:rsid w:val="00EC6D63"/>
    <w:rsid w:val="00EC7CD2"/>
    <w:rsid w:val="00ED2371"/>
    <w:rsid w:val="00ED571C"/>
    <w:rsid w:val="00ED6245"/>
    <w:rsid w:val="00EE2423"/>
    <w:rsid w:val="00EE26A9"/>
    <w:rsid w:val="00EF30A1"/>
    <w:rsid w:val="00F0014C"/>
    <w:rsid w:val="00F007BB"/>
    <w:rsid w:val="00F07172"/>
    <w:rsid w:val="00F10444"/>
    <w:rsid w:val="00F10BBD"/>
    <w:rsid w:val="00F148F4"/>
    <w:rsid w:val="00F243C5"/>
    <w:rsid w:val="00F26495"/>
    <w:rsid w:val="00F303E7"/>
    <w:rsid w:val="00F31FEF"/>
    <w:rsid w:val="00F34C24"/>
    <w:rsid w:val="00F34D3F"/>
    <w:rsid w:val="00F40967"/>
    <w:rsid w:val="00F46D7A"/>
    <w:rsid w:val="00F47661"/>
    <w:rsid w:val="00F50C27"/>
    <w:rsid w:val="00F52DA8"/>
    <w:rsid w:val="00F56E2A"/>
    <w:rsid w:val="00F63B08"/>
    <w:rsid w:val="00F63B54"/>
    <w:rsid w:val="00F6466E"/>
    <w:rsid w:val="00F70BCD"/>
    <w:rsid w:val="00F74ABE"/>
    <w:rsid w:val="00F76DAB"/>
    <w:rsid w:val="00F77CE9"/>
    <w:rsid w:val="00F77E87"/>
    <w:rsid w:val="00F8472E"/>
    <w:rsid w:val="00F84E49"/>
    <w:rsid w:val="00F86DD4"/>
    <w:rsid w:val="00F9084E"/>
    <w:rsid w:val="00F917F9"/>
    <w:rsid w:val="00F9409D"/>
    <w:rsid w:val="00F95B15"/>
    <w:rsid w:val="00FA25B8"/>
    <w:rsid w:val="00FA2E36"/>
    <w:rsid w:val="00FA52B2"/>
    <w:rsid w:val="00FA6E57"/>
    <w:rsid w:val="00FA6FD8"/>
    <w:rsid w:val="00FB0361"/>
    <w:rsid w:val="00FB0A71"/>
    <w:rsid w:val="00FB13BC"/>
    <w:rsid w:val="00FB173D"/>
    <w:rsid w:val="00FB1926"/>
    <w:rsid w:val="00FB2261"/>
    <w:rsid w:val="00FB22B5"/>
    <w:rsid w:val="00FB3D80"/>
    <w:rsid w:val="00FB4A3B"/>
    <w:rsid w:val="00FB6013"/>
    <w:rsid w:val="00FB6D85"/>
    <w:rsid w:val="00FC064A"/>
    <w:rsid w:val="00FC2AAC"/>
    <w:rsid w:val="00FC33A7"/>
    <w:rsid w:val="00FC34B0"/>
    <w:rsid w:val="00FC36F2"/>
    <w:rsid w:val="00FC68C8"/>
    <w:rsid w:val="00FD6FCE"/>
    <w:rsid w:val="00FE35AE"/>
    <w:rsid w:val="00FE737C"/>
    <w:rsid w:val="00FE7A5E"/>
    <w:rsid w:val="00FF084D"/>
    <w:rsid w:val="00FF12A0"/>
    <w:rsid w:val="00FF257A"/>
    <w:rsid w:val="00FF2F73"/>
    <w:rsid w:val="00FF4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B75A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A44D3"/>
    <w:rPr>
      <w:rFonts w:ascii="Times New Roman" w:hAnsi="Times New Roman" w:cs="Times New Roman"/>
      <w:lang w:val="el-GR" w:eastAsia="el-GR"/>
    </w:rPr>
  </w:style>
  <w:style w:type="paragraph" w:styleId="1">
    <w:name w:val="heading 1"/>
    <w:basedOn w:val="a"/>
    <w:next w:val="a"/>
    <w:link w:val="1Char"/>
    <w:uiPriority w:val="9"/>
    <w:qFormat/>
    <w:rsid w:val="00870128"/>
    <w:pPr>
      <w:keepNext/>
      <w:keepLines/>
      <w:numPr>
        <w:numId w:val="26"/>
      </w:numPr>
      <w:spacing w:before="240"/>
      <w:outlineLvl w:val="0"/>
    </w:pPr>
    <w:rPr>
      <w:rFonts w:asciiTheme="majorHAnsi" w:eastAsiaTheme="majorEastAsia" w:hAnsiTheme="majorHAnsi" w:cstheme="majorBidi"/>
      <w:color w:val="2E74B5" w:themeColor="accent1" w:themeShade="BF"/>
      <w:sz w:val="32"/>
      <w:szCs w:val="32"/>
      <w:lang w:val="en-US" w:eastAsia="en-US"/>
    </w:rPr>
  </w:style>
  <w:style w:type="paragraph" w:styleId="2">
    <w:name w:val="heading 2"/>
    <w:basedOn w:val="a"/>
    <w:next w:val="a"/>
    <w:link w:val="2Char"/>
    <w:uiPriority w:val="9"/>
    <w:unhideWhenUsed/>
    <w:qFormat/>
    <w:rsid w:val="00D95119"/>
    <w:pPr>
      <w:keepNext/>
      <w:keepLines/>
      <w:numPr>
        <w:ilvl w:val="1"/>
        <w:numId w:val="26"/>
      </w:numPr>
      <w:spacing w:before="40"/>
      <w:outlineLvl w:val="1"/>
    </w:pPr>
    <w:rPr>
      <w:rFonts w:asciiTheme="majorHAnsi" w:eastAsiaTheme="majorEastAsia" w:hAnsiTheme="majorHAnsi" w:cstheme="majorBidi"/>
      <w:color w:val="2E74B5" w:themeColor="accent1" w:themeShade="BF"/>
      <w:sz w:val="26"/>
      <w:szCs w:val="26"/>
      <w:lang w:val="en-US" w:eastAsia="en-US"/>
    </w:rPr>
  </w:style>
  <w:style w:type="paragraph" w:styleId="3">
    <w:name w:val="heading 3"/>
    <w:basedOn w:val="a"/>
    <w:next w:val="a"/>
    <w:link w:val="3Char"/>
    <w:uiPriority w:val="9"/>
    <w:unhideWhenUsed/>
    <w:qFormat/>
    <w:rsid w:val="00852ADC"/>
    <w:pPr>
      <w:keepNext/>
      <w:keepLines/>
      <w:spacing w:before="40"/>
      <w:outlineLvl w:val="2"/>
    </w:pPr>
    <w:rPr>
      <w:rFonts w:asciiTheme="majorHAnsi" w:eastAsiaTheme="majorEastAsia" w:hAnsiTheme="majorHAnsi" w:cstheme="majorBidi"/>
      <w:color w:val="1F4D78" w:themeColor="accent1" w:themeShade="7F"/>
      <w:lang w:val="en-US" w:eastAsia="en-US"/>
    </w:rPr>
  </w:style>
  <w:style w:type="paragraph" w:styleId="4">
    <w:name w:val="heading 4"/>
    <w:basedOn w:val="a"/>
    <w:next w:val="a"/>
    <w:link w:val="4Char"/>
    <w:uiPriority w:val="9"/>
    <w:unhideWhenUsed/>
    <w:qFormat/>
    <w:rsid w:val="00295364"/>
    <w:pPr>
      <w:keepNext/>
      <w:keepLines/>
      <w:spacing w:before="40"/>
      <w:outlineLvl w:val="3"/>
    </w:pPr>
    <w:rPr>
      <w:rFonts w:asciiTheme="majorHAnsi" w:eastAsiaTheme="majorEastAsia" w:hAnsiTheme="majorHAnsi" w:cstheme="majorBidi"/>
      <w:i/>
      <w:iCs/>
      <w:color w:val="2E74B5" w:themeColor="accent1" w:themeShade="BF"/>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5A6F"/>
    <w:pPr>
      <w:ind w:left="720"/>
      <w:contextualSpacing/>
    </w:pPr>
    <w:rPr>
      <w:lang w:val="en-US" w:eastAsia="en-US"/>
    </w:rPr>
  </w:style>
  <w:style w:type="character" w:customStyle="1" w:styleId="apple-converted-space">
    <w:name w:val="apple-converted-space"/>
    <w:basedOn w:val="a0"/>
    <w:rsid w:val="007F54D3"/>
  </w:style>
  <w:style w:type="character" w:customStyle="1" w:styleId="1Char">
    <w:name w:val="Επικεφαλίδα 1 Char"/>
    <w:basedOn w:val="a0"/>
    <w:link w:val="1"/>
    <w:uiPriority w:val="9"/>
    <w:rsid w:val="00870128"/>
    <w:rPr>
      <w:rFonts w:asciiTheme="majorHAnsi" w:eastAsiaTheme="majorEastAsia" w:hAnsiTheme="majorHAnsi" w:cstheme="majorBidi"/>
      <w:color w:val="2E74B5" w:themeColor="accent1" w:themeShade="BF"/>
      <w:sz w:val="32"/>
      <w:szCs w:val="32"/>
    </w:rPr>
  </w:style>
  <w:style w:type="character" w:customStyle="1" w:styleId="2Char">
    <w:name w:val="Επικεφαλίδα 2 Char"/>
    <w:basedOn w:val="a0"/>
    <w:link w:val="2"/>
    <w:uiPriority w:val="9"/>
    <w:rsid w:val="00D95119"/>
    <w:rPr>
      <w:rFonts w:asciiTheme="majorHAnsi" w:eastAsiaTheme="majorEastAsia" w:hAnsiTheme="majorHAnsi" w:cstheme="majorBidi"/>
      <w:color w:val="2E74B5" w:themeColor="accent1" w:themeShade="BF"/>
      <w:sz w:val="26"/>
      <w:szCs w:val="26"/>
    </w:rPr>
  </w:style>
  <w:style w:type="paragraph" w:styleId="a4">
    <w:name w:val="Title"/>
    <w:basedOn w:val="a"/>
    <w:next w:val="a"/>
    <w:link w:val="Char"/>
    <w:uiPriority w:val="10"/>
    <w:qFormat/>
    <w:rsid w:val="00906E70"/>
    <w:pPr>
      <w:contextualSpacing/>
    </w:pPr>
    <w:rPr>
      <w:rFonts w:asciiTheme="majorHAnsi" w:eastAsiaTheme="majorEastAsia" w:hAnsiTheme="majorHAnsi" w:cstheme="majorBidi"/>
      <w:spacing w:val="-10"/>
      <w:kern w:val="28"/>
      <w:sz w:val="56"/>
      <w:szCs w:val="56"/>
      <w:lang w:val="en-US" w:eastAsia="en-US"/>
    </w:rPr>
  </w:style>
  <w:style w:type="character" w:customStyle="1" w:styleId="Char">
    <w:name w:val="Τίτλος Char"/>
    <w:basedOn w:val="a0"/>
    <w:link w:val="a4"/>
    <w:uiPriority w:val="10"/>
    <w:rsid w:val="00906E70"/>
    <w:rPr>
      <w:rFonts w:asciiTheme="majorHAnsi" w:eastAsiaTheme="majorEastAsia" w:hAnsiTheme="majorHAnsi" w:cstheme="majorBidi"/>
      <w:spacing w:val="-10"/>
      <w:kern w:val="28"/>
      <w:sz w:val="56"/>
      <w:szCs w:val="56"/>
    </w:rPr>
  </w:style>
  <w:style w:type="character" w:customStyle="1" w:styleId="3Char">
    <w:name w:val="Επικεφαλίδα 3 Char"/>
    <w:basedOn w:val="a0"/>
    <w:link w:val="3"/>
    <w:uiPriority w:val="9"/>
    <w:rsid w:val="00852ADC"/>
    <w:rPr>
      <w:rFonts w:asciiTheme="majorHAnsi" w:eastAsiaTheme="majorEastAsia" w:hAnsiTheme="majorHAnsi" w:cstheme="majorBidi"/>
      <w:color w:val="1F4D78" w:themeColor="accent1" w:themeShade="7F"/>
    </w:rPr>
  </w:style>
  <w:style w:type="paragraph" w:styleId="10">
    <w:name w:val="toc 1"/>
    <w:basedOn w:val="a"/>
    <w:next w:val="a"/>
    <w:autoRedefine/>
    <w:uiPriority w:val="39"/>
    <w:unhideWhenUsed/>
    <w:rsid w:val="00FE737C"/>
    <w:pPr>
      <w:spacing w:before="120"/>
    </w:pPr>
    <w:rPr>
      <w:rFonts w:asciiTheme="majorHAnsi" w:hAnsiTheme="majorHAnsi"/>
      <w:b/>
      <w:bCs/>
      <w:color w:val="548DD4"/>
      <w:lang w:val="en-US" w:eastAsia="en-US"/>
    </w:rPr>
  </w:style>
  <w:style w:type="paragraph" w:styleId="20">
    <w:name w:val="toc 2"/>
    <w:basedOn w:val="a"/>
    <w:next w:val="a"/>
    <w:autoRedefine/>
    <w:uiPriority w:val="39"/>
    <w:unhideWhenUsed/>
    <w:rsid w:val="00FE737C"/>
    <w:rPr>
      <w:rFonts w:asciiTheme="minorHAnsi" w:hAnsiTheme="minorHAnsi"/>
      <w:sz w:val="22"/>
      <w:szCs w:val="22"/>
      <w:lang w:val="en-US" w:eastAsia="en-US"/>
    </w:rPr>
  </w:style>
  <w:style w:type="paragraph" w:styleId="30">
    <w:name w:val="toc 3"/>
    <w:basedOn w:val="a"/>
    <w:next w:val="a"/>
    <w:autoRedefine/>
    <w:uiPriority w:val="39"/>
    <w:unhideWhenUsed/>
    <w:rsid w:val="00FE737C"/>
    <w:pPr>
      <w:ind w:left="240"/>
    </w:pPr>
    <w:rPr>
      <w:rFonts w:asciiTheme="minorHAnsi" w:hAnsiTheme="minorHAnsi"/>
      <w:i/>
      <w:iCs/>
      <w:sz w:val="22"/>
      <w:szCs w:val="22"/>
      <w:lang w:val="en-US" w:eastAsia="en-US"/>
    </w:rPr>
  </w:style>
  <w:style w:type="paragraph" w:styleId="40">
    <w:name w:val="toc 4"/>
    <w:basedOn w:val="a"/>
    <w:next w:val="a"/>
    <w:autoRedefine/>
    <w:uiPriority w:val="39"/>
    <w:unhideWhenUsed/>
    <w:rsid w:val="00FE737C"/>
    <w:pPr>
      <w:pBdr>
        <w:between w:val="double" w:sz="6" w:space="0" w:color="auto"/>
      </w:pBdr>
      <w:ind w:left="480"/>
    </w:pPr>
    <w:rPr>
      <w:rFonts w:asciiTheme="minorHAnsi" w:hAnsiTheme="minorHAnsi"/>
      <w:sz w:val="20"/>
      <w:szCs w:val="20"/>
      <w:lang w:val="en-US" w:eastAsia="en-US"/>
    </w:rPr>
  </w:style>
  <w:style w:type="paragraph" w:styleId="5">
    <w:name w:val="toc 5"/>
    <w:basedOn w:val="a"/>
    <w:next w:val="a"/>
    <w:autoRedefine/>
    <w:uiPriority w:val="39"/>
    <w:unhideWhenUsed/>
    <w:rsid w:val="00FE737C"/>
    <w:pPr>
      <w:pBdr>
        <w:between w:val="double" w:sz="6" w:space="0" w:color="auto"/>
      </w:pBdr>
      <w:ind w:left="720"/>
    </w:pPr>
    <w:rPr>
      <w:rFonts w:asciiTheme="minorHAnsi" w:hAnsiTheme="minorHAnsi"/>
      <w:sz w:val="20"/>
      <w:szCs w:val="20"/>
      <w:lang w:val="en-US" w:eastAsia="en-US"/>
    </w:rPr>
  </w:style>
  <w:style w:type="paragraph" w:styleId="6">
    <w:name w:val="toc 6"/>
    <w:basedOn w:val="a"/>
    <w:next w:val="a"/>
    <w:autoRedefine/>
    <w:uiPriority w:val="39"/>
    <w:unhideWhenUsed/>
    <w:rsid w:val="00FE737C"/>
    <w:pPr>
      <w:pBdr>
        <w:between w:val="double" w:sz="6" w:space="0" w:color="auto"/>
      </w:pBdr>
      <w:ind w:left="960"/>
    </w:pPr>
    <w:rPr>
      <w:rFonts w:asciiTheme="minorHAnsi" w:hAnsiTheme="minorHAnsi"/>
      <w:sz w:val="20"/>
      <w:szCs w:val="20"/>
      <w:lang w:val="en-US" w:eastAsia="en-US"/>
    </w:rPr>
  </w:style>
  <w:style w:type="paragraph" w:styleId="7">
    <w:name w:val="toc 7"/>
    <w:basedOn w:val="a"/>
    <w:next w:val="a"/>
    <w:autoRedefine/>
    <w:uiPriority w:val="39"/>
    <w:unhideWhenUsed/>
    <w:rsid w:val="00FE737C"/>
    <w:pPr>
      <w:pBdr>
        <w:between w:val="double" w:sz="6" w:space="0" w:color="auto"/>
      </w:pBdr>
      <w:ind w:left="1200"/>
    </w:pPr>
    <w:rPr>
      <w:rFonts w:asciiTheme="minorHAnsi" w:hAnsiTheme="minorHAnsi"/>
      <w:sz w:val="20"/>
      <w:szCs w:val="20"/>
      <w:lang w:val="en-US" w:eastAsia="en-US"/>
    </w:rPr>
  </w:style>
  <w:style w:type="paragraph" w:styleId="8">
    <w:name w:val="toc 8"/>
    <w:basedOn w:val="a"/>
    <w:next w:val="a"/>
    <w:autoRedefine/>
    <w:uiPriority w:val="39"/>
    <w:unhideWhenUsed/>
    <w:rsid w:val="00FE737C"/>
    <w:pPr>
      <w:pBdr>
        <w:between w:val="double" w:sz="6" w:space="0" w:color="auto"/>
      </w:pBdr>
      <w:ind w:left="1440"/>
    </w:pPr>
    <w:rPr>
      <w:rFonts w:asciiTheme="minorHAnsi" w:hAnsiTheme="minorHAnsi"/>
      <w:sz w:val="20"/>
      <w:szCs w:val="20"/>
      <w:lang w:val="en-US" w:eastAsia="en-US"/>
    </w:rPr>
  </w:style>
  <w:style w:type="paragraph" w:styleId="9">
    <w:name w:val="toc 9"/>
    <w:basedOn w:val="a"/>
    <w:next w:val="a"/>
    <w:autoRedefine/>
    <w:uiPriority w:val="39"/>
    <w:unhideWhenUsed/>
    <w:rsid w:val="00FE737C"/>
    <w:pPr>
      <w:pBdr>
        <w:between w:val="double" w:sz="6" w:space="0" w:color="auto"/>
      </w:pBdr>
      <w:ind w:left="1680"/>
    </w:pPr>
    <w:rPr>
      <w:rFonts w:asciiTheme="minorHAnsi" w:hAnsiTheme="minorHAnsi"/>
      <w:sz w:val="20"/>
      <w:szCs w:val="20"/>
      <w:lang w:val="en-US" w:eastAsia="en-US"/>
    </w:rPr>
  </w:style>
  <w:style w:type="table" w:styleId="a5">
    <w:name w:val="Table Grid"/>
    <w:basedOn w:val="a1"/>
    <w:uiPriority w:val="39"/>
    <w:rsid w:val="00D93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annotation reference"/>
    <w:basedOn w:val="a0"/>
    <w:uiPriority w:val="99"/>
    <w:semiHidden/>
    <w:unhideWhenUsed/>
    <w:rsid w:val="00633829"/>
    <w:rPr>
      <w:sz w:val="18"/>
      <w:szCs w:val="18"/>
    </w:rPr>
  </w:style>
  <w:style w:type="paragraph" w:styleId="a7">
    <w:name w:val="annotation text"/>
    <w:basedOn w:val="a"/>
    <w:link w:val="Char0"/>
    <w:uiPriority w:val="99"/>
    <w:semiHidden/>
    <w:unhideWhenUsed/>
    <w:rsid w:val="00633829"/>
    <w:rPr>
      <w:lang w:val="en-US" w:eastAsia="en-US"/>
    </w:rPr>
  </w:style>
  <w:style w:type="character" w:customStyle="1" w:styleId="Char0">
    <w:name w:val="Κείμενο σχολίου Char"/>
    <w:basedOn w:val="a0"/>
    <w:link w:val="a7"/>
    <w:uiPriority w:val="99"/>
    <w:semiHidden/>
    <w:rsid w:val="00633829"/>
    <w:rPr>
      <w:rFonts w:ascii="Times New Roman" w:hAnsi="Times New Roman" w:cs="Times New Roman"/>
    </w:rPr>
  </w:style>
  <w:style w:type="paragraph" w:styleId="a8">
    <w:name w:val="annotation subject"/>
    <w:basedOn w:val="a7"/>
    <w:next w:val="a7"/>
    <w:link w:val="Char1"/>
    <w:uiPriority w:val="99"/>
    <w:semiHidden/>
    <w:unhideWhenUsed/>
    <w:rsid w:val="00633829"/>
    <w:rPr>
      <w:b/>
      <w:bCs/>
      <w:sz w:val="20"/>
      <w:szCs w:val="20"/>
    </w:rPr>
  </w:style>
  <w:style w:type="character" w:customStyle="1" w:styleId="Char1">
    <w:name w:val="Θέμα σχολίου Char"/>
    <w:basedOn w:val="Char0"/>
    <w:link w:val="a8"/>
    <w:uiPriority w:val="99"/>
    <w:semiHidden/>
    <w:rsid w:val="00633829"/>
    <w:rPr>
      <w:rFonts w:ascii="Times New Roman" w:hAnsi="Times New Roman" w:cs="Times New Roman"/>
      <w:b/>
      <w:bCs/>
      <w:sz w:val="20"/>
      <w:szCs w:val="20"/>
    </w:rPr>
  </w:style>
  <w:style w:type="paragraph" w:styleId="a9">
    <w:name w:val="Balloon Text"/>
    <w:basedOn w:val="a"/>
    <w:link w:val="Char2"/>
    <w:uiPriority w:val="99"/>
    <w:semiHidden/>
    <w:unhideWhenUsed/>
    <w:rsid w:val="00633829"/>
    <w:rPr>
      <w:sz w:val="18"/>
      <w:szCs w:val="18"/>
      <w:lang w:val="en-US" w:eastAsia="en-US"/>
    </w:rPr>
  </w:style>
  <w:style w:type="character" w:customStyle="1" w:styleId="Char2">
    <w:name w:val="Κείμενο πλαισίου Char"/>
    <w:basedOn w:val="a0"/>
    <w:link w:val="a9"/>
    <w:uiPriority w:val="99"/>
    <w:semiHidden/>
    <w:rsid w:val="00633829"/>
    <w:rPr>
      <w:rFonts w:ascii="Times New Roman" w:hAnsi="Times New Roman" w:cs="Times New Roman"/>
      <w:sz w:val="18"/>
      <w:szCs w:val="18"/>
    </w:rPr>
  </w:style>
  <w:style w:type="character" w:styleId="-">
    <w:name w:val="Hyperlink"/>
    <w:basedOn w:val="a0"/>
    <w:uiPriority w:val="99"/>
    <w:unhideWhenUsed/>
    <w:rsid w:val="002A7FBF"/>
    <w:rPr>
      <w:color w:val="0563C1" w:themeColor="hyperlink"/>
      <w:u w:val="single"/>
    </w:rPr>
  </w:style>
  <w:style w:type="paragraph" w:styleId="aa">
    <w:name w:val="header"/>
    <w:basedOn w:val="a"/>
    <w:link w:val="Char3"/>
    <w:uiPriority w:val="99"/>
    <w:unhideWhenUsed/>
    <w:rsid w:val="009150A5"/>
    <w:pPr>
      <w:tabs>
        <w:tab w:val="center" w:pos="4153"/>
        <w:tab w:val="right" w:pos="8306"/>
      </w:tabs>
    </w:pPr>
    <w:rPr>
      <w:lang w:val="en-US" w:eastAsia="en-US"/>
    </w:rPr>
  </w:style>
  <w:style w:type="character" w:customStyle="1" w:styleId="Char3">
    <w:name w:val="Κεφαλίδα Char"/>
    <w:basedOn w:val="a0"/>
    <w:link w:val="aa"/>
    <w:uiPriority w:val="99"/>
    <w:rsid w:val="009150A5"/>
    <w:rPr>
      <w:rFonts w:ascii="Times New Roman" w:hAnsi="Times New Roman" w:cs="Times New Roman"/>
    </w:rPr>
  </w:style>
  <w:style w:type="paragraph" w:styleId="ab">
    <w:name w:val="footer"/>
    <w:basedOn w:val="a"/>
    <w:link w:val="Char4"/>
    <w:uiPriority w:val="99"/>
    <w:unhideWhenUsed/>
    <w:rsid w:val="009150A5"/>
    <w:pPr>
      <w:tabs>
        <w:tab w:val="center" w:pos="4153"/>
        <w:tab w:val="right" w:pos="8306"/>
      </w:tabs>
    </w:pPr>
    <w:rPr>
      <w:lang w:val="en-US" w:eastAsia="en-US"/>
    </w:rPr>
  </w:style>
  <w:style w:type="character" w:customStyle="1" w:styleId="Char4">
    <w:name w:val="Υποσέλιδο Char"/>
    <w:basedOn w:val="a0"/>
    <w:link w:val="ab"/>
    <w:uiPriority w:val="99"/>
    <w:rsid w:val="009150A5"/>
    <w:rPr>
      <w:rFonts w:ascii="Times New Roman" w:hAnsi="Times New Roman" w:cs="Times New Roman"/>
    </w:rPr>
  </w:style>
  <w:style w:type="paragraph" w:customStyle="1" w:styleId="emphasizednote">
    <w:name w:val="emphasized_note"/>
    <w:basedOn w:val="a"/>
    <w:rsid w:val="00295364"/>
    <w:pPr>
      <w:spacing w:before="100" w:beforeAutospacing="1" w:after="100" w:afterAutospacing="1"/>
    </w:pPr>
    <w:rPr>
      <w:rFonts w:eastAsia="Times New Roman"/>
      <w:b/>
      <w:bCs/>
      <w:color w:val="005696"/>
      <w:lang w:val="en-GB" w:eastAsia="en-GB"/>
    </w:rPr>
  </w:style>
  <w:style w:type="character" w:customStyle="1" w:styleId="Caption1">
    <w:name w:val="Caption1"/>
    <w:basedOn w:val="a0"/>
    <w:rsid w:val="00295364"/>
    <w:rPr>
      <w:i/>
      <w:iCs/>
      <w:vanish w:val="0"/>
      <w:webHidden w:val="0"/>
      <w:sz w:val="20"/>
      <w:szCs w:val="20"/>
      <w:specVanish w:val="0"/>
    </w:rPr>
  </w:style>
  <w:style w:type="character" w:customStyle="1" w:styleId="rootelement1">
    <w:name w:val="rootelement1"/>
    <w:basedOn w:val="a0"/>
    <w:rsid w:val="00295364"/>
    <w:rPr>
      <w:b/>
      <w:bCs/>
      <w:color w:val="005696"/>
      <w:sz w:val="26"/>
      <w:szCs w:val="26"/>
    </w:rPr>
  </w:style>
  <w:style w:type="paragraph" w:styleId="Web">
    <w:name w:val="Normal (Web)"/>
    <w:basedOn w:val="a"/>
    <w:uiPriority w:val="99"/>
    <w:unhideWhenUsed/>
    <w:rsid w:val="00295364"/>
    <w:pPr>
      <w:spacing w:before="100" w:beforeAutospacing="1" w:after="100" w:afterAutospacing="1"/>
    </w:pPr>
    <w:rPr>
      <w:rFonts w:eastAsia="Times New Roman"/>
      <w:lang w:val="en-GB" w:eastAsia="en-GB"/>
    </w:rPr>
  </w:style>
  <w:style w:type="character" w:customStyle="1" w:styleId="4Char">
    <w:name w:val="Επικεφαλίδα 4 Char"/>
    <w:basedOn w:val="a0"/>
    <w:link w:val="4"/>
    <w:uiPriority w:val="9"/>
    <w:rsid w:val="00295364"/>
    <w:rPr>
      <w:rFonts w:asciiTheme="majorHAnsi" w:eastAsiaTheme="majorEastAsia" w:hAnsiTheme="majorHAnsi" w:cstheme="majorBidi"/>
      <w:i/>
      <w:iCs/>
      <w:color w:val="2E74B5" w:themeColor="accent1" w:themeShade="BF"/>
    </w:rPr>
  </w:style>
  <w:style w:type="character" w:styleId="HTML">
    <w:name w:val="HTML Code"/>
    <w:basedOn w:val="a0"/>
    <w:uiPriority w:val="99"/>
    <w:semiHidden/>
    <w:unhideWhenUsed/>
    <w:rsid w:val="00065751"/>
    <w:rPr>
      <w:rFonts w:ascii="Courier New" w:eastAsia="Times New Roman" w:hAnsi="Courier New" w:cs="Courier New"/>
      <w:sz w:val="20"/>
      <w:szCs w:val="20"/>
    </w:rPr>
  </w:style>
  <w:style w:type="paragraph" w:styleId="ac">
    <w:name w:val="Revision"/>
    <w:hidden/>
    <w:uiPriority w:val="99"/>
    <w:semiHidden/>
    <w:rsid w:val="003D2F71"/>
    <w:rPr>
      <w:rFonts w:ascii="Times New Roman" w:hAnsi="Times New Roman" w:cs="Times New Roman"/>
    </w:rPr>
  </w:style>
  <w:style w:type="paragraph" w:styleId="ad">
    <w:name w:val="TOC Heading"/>
    <w:basedOn w:val="1"/>
    <w:next w:val="a"/>
    <w:uiPriority w:val="39"/>
    <w:unhideWhenUsed/>
    <w:qFormat/>
    <w:rsid w:val="00BC49B8"/>
    <w:pPr>
      <w:numPr>
        <w:numId w:val="0"/>
      </w:num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96433">
      <w:bodyDiv w:val="1"/>
      <w:marLeft w:val="0"/>
      <w:marRight w:val="0"/>
      <w:marTop w:val="0"/>
      <w:marBottom w:val="0"/>
      <w:divBdr>
        <w:top w:val="none" w:sz="0" w:space="0" w:color="auto"/>
        <w:left w:val="none" w:sz="0" w:space="0" w:color="auto"/>
        <w:bottom w:val="none" w:sz="0" w:space="0" w:color="auto"/>
        <w:right w:val="none" w:sz="0" w:space="0" w:color="auto"/>
      </w:divBdr>
    </w:div>
    <w:div w:id="205218543">
      <w:bodyDiv w:val="1"/>
      <w:marLeft w:val="0"/>
      <w:marRight w:val="0"/>
      <w:marTop w:val="0"/>
      <w:marBottom w:val="0"/>
      <w:divBdr>
        <w:top w:val="none" w:sz="0" w:space="0" w:color="auto"/>
        <w:left w:val="none" w:sz="0" w:space="0" w:color="auto"/>
        <w:bottom w:val="none" w:sz="0" w:space="0" w:color="auto"/>
        <w:right w:val="none" w:sz="0" w:space="0" w:color="auto"/>
      </w:divBdr>
      <w:divsChild>
        <w:div w:id="839780183">
          <w:marLeft w:val="0"/>
          <w:marRight w:val="0"/>
          <w:marTop w:val="0"/>
          <w:marBottom w:val="30"/>
          <w:divBdr>
            <w:top w:val="none" w:sz="0" w:space="0" w:color="auto"/>
            <w:left w:val="none" w:sz="0" w:space="0" w:color="auto"/>
            <w:bottom w:val="none" w:sz="0" w:space="0" w:color="auto"/>
            <w:right w:val="none" w:sz="0" w:space="0" w:color="auto"/>
          </w:divBdr>
          <w:divsChild>
            <w:div w:id="311249950">
              <w:marLeft w:val="0"/>
              <w:marRight w:val="0"/>
              <w:marTop w:val="300"/>
              <w:marBottom w:val="0"/>
              <w:divBdr>
                <w:top w:val="double" w:sz="6" w:space="8" w:color="005696"/>
                <w:left w:val="double" w:sz="6" w:space="8" w:color="005696"/>
                <w:bottom w:val="double" w:sz="6" w:space="8" w:color="005696"/>
                <w:right w:val="double" w:sz="6" w:space="8" w:color="005696"/>
              </w:divBdr>
            </w:div>
          </w:divsChild>
        </w:div>
      </w:divsChild>
    </w:div>
    <w:div w:id="231888500">
      <w:bodyDiv w:val="1"/>
      <w:marLeft w:val="1050"/>
      <w:marRight w:val="0"/>
      <w:marTop w:val="0"/>
      <w:marBottom w:val="0"/>
      <w:divBdr>
        <w:top w:val="none" w:sz="0" w:space="0" w:color="auto"/>
        <w:left w:val="none" w:sz="0" w:space="0" w:color="auto"/>
        <w:bottom w:val="none" w:sz="0" w:space="0" w:color="auto"/>
        <w:right w:val="none" w:sz="0" w:space="0" w:color="auto"/>
      </w:divBdr>
      <w:divsChild>
        <w:div w:id="1428303992">
          <w:marLeft w:val="0"/>
          <w:marRight w:val="0"/>
          <w:marTop w:val="0"/>
          <w:marBottom w:val="600"/>
          <w:divBdr>
            <w:top w:val="none" w:sz="0" w:space="0" w:color="auto"/>
            <w:left w:val="none" w:sz="0" w:space="0" w:color="auto"/>
            <w:bottom w:val="none" w:sz="0" w:space="0" w:color="auto"/>
            <w:right w:val="none" w:sz="0" w:space="0" w:color="auto"/>
          </w:divBdr>
          <w:divsChild>
            <w:div w:id="266427340">
              <w:marLeft w:val="0"/>
              <w:marRight w:val="0"/>
              <w:marTop w:val="0"/>
              <w:marBottom w:val="30"/>
              <w:divBdr>
                <w:top w:val="none" w:sz="0" w:space="0" w:color="auto"/>
                <w:left w:val="none" w:sz="0" w:space="0" w:color="auto"/>
                <w:bottom w:val="none" w:sz="0" w:space="0" w:color="auto"/>
                <w:right w:val="none" w:sz="0" w:space="0" w:color="auto"/>
              </w:divBdr>
              <w:divsChild>
                <w:div w:id="440106253">
                  <w:marLeft w:val="0"/>
                  <w:marRight w:val="0"/>
                  <w:marTop w:val="300"/>
                  <w:marBottom w:val="0"/>
                  <w:divBdr>
                    <w:top w:val="double" w:sz="4" w:space="8" w:color="005696"/>
                    <w:left w:val="double" w:sz="4" w:space="8" w:color="005696"/>
                    <w:bottom w:val="double" w:sz="4" w:space="8" w:color="005696"/>
                    <w:right w:val="double" w:sz="4" w:space="8" w:color="005696"/>
                  </w:divBdr>
                </w:div>
              </w:divsChild>
            </w:div>
          </w:divsChild>
        </w:div>
      </w:divsChild>
    </w:div>
    <w:div w:id="353575023">
      <w:bodyDiv w:val="1"/>
      <w:marLeft w:val="0"/>
      <w:marRight w:val="0"/>
      <w:marTop w:val="0"/>
      <w:marBottom w:val="0"/>
      <w:divBdr>
        <w:top w:val="none" w:sz="0" w:space="0" w:color="auto"/>
        <w:left w:val="none" w:sz="0" w:space="0" w:color="auto"/>
        <w:bottom w:val="none" w:sz="0" w:space="0" w:color="auto"/>
        <w:right w:val="none" w:sz="0" w:space="0" w:color="auto"/>
      </w:divBdr>
    </w:div>
    <w:div w:id="646594743">
      <w:bodyDiv w:val="1"/>
      <w:marLeft w:val="0"/>
      <w:marRight w:val="0"/>
      <w:marTop w:val="0"/>
      <w:marBottom w:val="0"/>
      <w:divBdr>
        <w:top w:val="none" w:sz="0" w:space="0" w:color="auto"/>
        <w:left w:val="none" w:sz="0" w:space="0" w:color="auto"/>
        <w:bottom w:val="none" w:sz="0" w:space="0" w:color="auto"/>
        <w:right w:val="none" w:sz="0" w:space="0" w:color="auto"/>
      </w:divBdr>
    </w:div>
    <w:div w:id="957371785">
      <w:bodyDiv w:val="1"/>
      <w:marLeft w:val="0"/>
      <w:marRight w:val="0"/>
      <w:marTop w:val="0"/>
      <w:marBottom w:val="0"/>
      <w:divBdr>
        <w:top w:val="none" w:sz="0" w:space="0" w:color="auto"/>
        <w:left w:val="none" w:sz="0" w:space="0" w:color="auto"/>
        <w:bottom w:val="none" w:sz="0" w:space="0" w:color="auto"/>
        <w:right w:val="none" w:sz="0" w:space="0" w:color="auto"/>
      </w:divBdr>
    </w:div>
    <w:div w:id="1204632147">
      <w:bodyDiv w:val="1"/>
      <w:marLeft w:val="0"/>
      <w:marRight w:val="0"/>
      <w:marTop w:val="0"/>
      <w:marBottom w:val="0"/>
      <w:divBdr>
        <w:top w:val="none" w:sz="0" w:space="0" w:color="auto"/>
        <w:left w:val="none" w:sz="0" w:space="0" w:color="auto"/>
        <w:bottom w:val="none" w:sz="0" w:space="0" w:color="auto"/>
        <w:right w:val="none" w:sz="0" w:space="0" w:color="auto"/>
      </w:divBdr>
      <w:divsChild>
        <w:div w:id="2092000029">
          <w:marLeft w:val="0"/>
          <w:marRight w:val="0"/>
          <w:marTop w:val="0"/>
          <w:marBottom w:val="0"/>
          <w:divBdr>
            <w:top w:val="none" w:sz="0" w:space="0" w:color="auto"/>
            <w:left w:val="none" w:sz="0" w:space="0" w:color="auto"/>
            <w:bottom w:val="none" w:sz="0" w:space="0" w:color="auto"/>
            <w:right w:val="none" w:sz="0" w:space="0" w:color="auto"/>
          </w:divBdr>
        </w:div>
        <w:div w:id="3364915">
          <w:marLeft w:val="0"/>
          <w:marRight w:val="0"/>
          <w:marTop w:val="0"/>
          <w:marBottom w:val="0"/>
          <w:divBdr>
            <w:top w:val="none" w:sz="0" w:space="0" w:color="auto"/>
            <w:left w:val="none" w:sz="0" w:space="0" w:color="auto"/>
            <w:bottom w:val="none" w:sz="0" w:space="0" w:color="auto"/>
            <w:right w:val="none" w:sz="0" w:space="0" w:color="auto"/>
          </w:divBdr>
        </w:div>
        <w:div w:id="1301155207">
          <w:marLeft w:val="0"/>
          <w:marRight w:val="0"/>
          <w:marTop w:val="0"/>
          <w:marBottom w:val="0"/>
          <w:divBdr>
            <w:top w:val="none" w:sz="0" w:space="0" w:color="auto"/>
            <w:left w:val="none" w:sz="0" w:space="0" w:color="auto"/>
            <w:bottom w:val="none" w:sz="0" w:space="0" w:color="auto"/>
            <w:right w:val="none" w:sz="0" w:space="0" w:color="auto"/>
          </w:divBdr>
        </w:div>
        <w:div w:id="76168992">
          <w:marLeft w:val="0"/>
          <w:marRight w:val="0"/>
          <w:marTop w:val="0"/>
          <w:marBottom w:val="0"/>
          <w:divBdr>
            <w:top w:val="none" w:sz="0" w:space="0" w:color="auto"/>
            <w:left w:val="none" w:sz="0" w:space="0" w:color="auto"/>
            <w:bottom w:val="none" w:sz="0" w:space="0" w:color="auto"/>
            <w:right w:val="none" w:sz="0" w:space="0" w:color="auto"/>
          </w:divBdr>
        </w:div>
        <w:div w:id="1020424803">
          <w:marLeft w:val="0"/>
          <w:marRight w:val="0"/>
          <w:marTop w:val="0"/>
          <w:marBottom w:val="0"/>
          <w:divBdr>
            <w:top w:val="none" w:sz="0" w:space="0" w:color="auto"/>
            <w:left w:val="none" w:sz="0" w:space="0" w:color="auto"/>
            <w:bottom w:val="none" w:sz="0" w:space="0" w:color="auto"/>
            <w:right w:val="none" w:sz="0" w:space="0" w:color="auto"/>
          </w:divBdr>
        </w:div>
        <w:div w:id="1692025892">
          <w:marLeft w:val="0"/>
          <w:marRight w:val="0"/>
          <w:marTop w:val="0"/>
          <w:marBottom w:val="0"/>
          <w:divBdr>
            <w:top w:val="none" w:sz="0" w:space="0" w:color="auto"/>
            <w:left w:val="none" w:sz="0" w:space="0" w:color="auto"/>
            <w:bottom w:val="none" w:sz="0" w:space="0" w:color="auto"/>
            <w:right w:val="none" w:sz="0" w:space="0" w:color="auto"/>
          </w:divBdr>
        </w:div>
        <w:div w:id="663582159">
          <w:marLeft w:val="0"/>
          <w:marRight w:val="0"/>
          <w:marTop w:val="0"/>
          <w:marBottom w:val="0"/>
          <w:divBdr>
            <w:top w:val="none" w:sz="0" w:space="0" w:color="auto"/>
            <w:left w:val="none" w:sz="0" w:space="0" w:color="auto"/>
            <w:bottom w:val="none" w:sz="0" w:space="0" w:color="auto"/>
            <w:right w:val="none" w:sz="0" w:space="0" w:color="auto"/>
          </w:divBdr>
        </w:div>
        <w:div w:id="1065450515">
          <w:marLeft w:val="0"/>
          <w:marRight w:val="0"/>
          <w:marTop w:val="0"/>
          <w:marBottom w:val="0"/>
          <w:divBdr>
            <w:top w:val="none" w:sz="0" w:space="0" w:color="auto"/>
            <w:left w:val="none" w:sz="0" w:space="0" w:color="auto"/>
            <w:bottom w:val="none" w:sz="0" w:space="0" w:color="auto"/>
            <w:right w:val="none" w:sz="0" w:space="0" w:color="auto"/>
          </w:divBdr>
        </w:div>
        <w:div w:id="515534993">
          <w:marLeft w:val="0"/>
          <w:marRight w:val="0"/>
          <w:marTop w:val="0"/>
          <w:marBottom w:val="0"/>
          <w:divBdr>
            <w:top w:val="none" w:sz="0" w:space="0" w:color="auto"/>
            <w:left w:val="none" w:sz="0" w:space="0" w:color="auto"/>
            <w:bottom w:val="none" w:sz="0" w:space="0" w:color="auto"/>
            <w:right w:val="none" w:sz="0" w:space="0" w:color="auto"/>
          </w:divBdr>
        </w:div>
        <w:div w:id="179704213">
          <w:marLeft w:val="0"/>
          <w:marRight w:val="0"/>
          <w:marTop w:val="0"/>
          <w:marBottom w:val="0"/>
          <w:divBdr>
            <w:top w:val="none" w:sz="0" w:space="0" w:color="auto"/>
            <w:left w:val="none" w:sz="0" w:space="0" w:color="auto"/>
            <w:bottom w:val="none" w:sz="0" w:space="0" w:color="auto"/>
            <w:right w:val="none" w:sz="0" w:space="0" w:color="auto"/>
          </w:divBdr>
        </w:div>
        <w:div w:id="292558693">
          <w:marLeft w:val="0"/>
          <w:marRight w:val="0"/>
          <w:marTop w:val="0"/>
          <w:marBottom w:val="0"/>
          <w:divBdr>
            <w:top w:val="none" w:sz="0" w:space="0" w:color="auto"/>
            <w:left w:val="none" w:sz="0" w:space="0" w:color="auto"/>
            <w:bottom w:val="none" w:sz="0" w:space="0" w:color="auto"/>
            <w:right w:val="none" w:sz="0" w:space="0" w:color="auto"/>
          </w:divBdr>
        </w:div>
        <w:div w:id="45448885">
          <w:marLeft w:val="0"/>
          <w:marRight w:val="0"/>
          <w:marTop w:val="0"/>
          <w:marBottom w:val="0"/>
          <w:divBdr>
            <w:top w:val="none" w:sz="0" w:space="0" w:color="auto"/>
            <w:left w:val="none" w:sz="0" w:space="0" w:color="auto"/>
            <w:bottom w:val="none" w:sz="0" w:space="0" w:color="auto"/>
            <w:right w:val="none" w:sz="0" w:space="0" w:color="auto"/>
          </w:divBdr>
        </w:div>
        <w:div w:id="580993868">
          <w:marLeft w:val="0"/>
          <w:marRight w:val="0"/>
          <w:marTop w:val="0"/>
          <w:marBottom w:val="0"/>
          <w:divBdr>
            <w:top w:val="none" w:sz="0" w:space="0" w:color="auto"/>
            <w:left w:val="none" w:sz="0" w:space="0" w:color="auto"/>
            <w:bottom w:val="none" w:sz="0" w:space="0" w:color="auto"/>
            <w:right w:val="none" w:sz="0" w:space="0" w:color="auto"/>
          </w:divBdr>
        </w:div>
        <w:div w:id="1678999002">
          <w:marLeft w:val="0"/>
          <w:marRight w:val="0"/>
          <w:marTop w:val="0"/>
          <w:marBottom w:val="0"/>
          <w:divBdr>
            <w:top w:val="none" w:sz="0" w:space="0" w:color="auto"/>
            <w:left w:val="none" w:sz="0" w:space="0" w:color="auto"/>
            <w:bottom w:val="none" w:sz="0" w:space="0" w:color="auto"/>
            <w:right w:val="none" w:sz="0" w:space="0" w:color="auto"/>
          </w:divBdr>
        </w:div>
      </w:divsChild>
    </w:div>
    <w:div w:id="1324621151">
      <w:bodyDiv w:val="1"/>
      <w:marLeft w:val="1050"/>
      <w:marRight w:val="0"/>
      <w:marTop w:val="0"/>
      <w:marBottom w:val="0"/>
      <w:divBdr>
        <w:top w:val="none" w:sz="0" w:space="0" w:color="auto"/>
        <w:left w:val="none" w:sz="0" w:space="0" w:color="auto"/>
        <w:bottom w:val="none" w:sz="0" w:space="0" w:color="auto"/>
        <w:right w:val="none" w:sz="0" w:space="0" w:color="auto"/>
      </w:divBdr>
      <w:divsChild>
        <w:div w:id="1950577057">
          <w:marLeft w:val="0"/>
          <w:marRight w:val="0"/>
          <w:marTop w:val="0"/>
          <w:marBottom w:val="600"/>
          <w:divBdr>
            <w:top w:val="none" w:sz="0" w:space="0" w:color="auto"/>
            <w:left w:val="none" w:sz="0" w:space="0" w:color="auto"/>
            <w:bottom w:val="none" w:sz="0" w:space="0" w:color="auto"/>
            <w:right w:val="none" w:sz="0" w:space="0" w:color="auto"/>
          </w:divBdr>
          <w:divsChild>
            <w:div w:id="620965874">
              <w:marLeft w:val="0"/>
              <w:marRight w:val="0"/>
              <w:marTop w:val="0"/>
              <w:marBottom w:val="30"/>
              <w:divBdr>
                <w:top w:val="none" w:sz="0" w:space="0" w:color="auto"/>
                <w:left w:val="none" w:sz="0" w:space="0" w:color="auto"/>
                <w:bottom w:val="none" w:sz="0" w:space="0" w:color="auto"/>
                <w:right w:val="none" w:sz="0" w:space="0" w:color="auto"/>
              </w:divBdr>
              <w:divsChild>
                <w:div w:id="1976062606">
                  <w:marLeft w:val="0"/>
                  <w:marRight w:val="0"/>
                  <w:marTop w:val="300"/>
                  <w:marBottom w:val="0"/>
                  <w:divBdr>
                    <w:top w:val="double" w:sz="4" w:space="8" w:color="005696"/>
                    <w:left w:val="double" w:sz="4" w:space="8" w:color="005696"/>
                    <w:bottom w:val="double" w:sz="4" w:space="8" w:color="005696"/>
                    <w:right w:val="double" w:sz="4" w:space="8" w:color="005696"/>
                  </w:divBdr>
                </w:div>
              </w:divsChild>
            </w:div>
          </w:divsChild>
        </w:div>
      </w:divsChild>
    </w:div>
    <w:div w:id="1413773856">
      <w:bodyDiv w:val="1"/>
      <w:marLeft w:val="0"/>
      <w:marRight w:val="0"/>
      <w:marTop w:val="0"/>
      <w:marBottom w:val="0"/>
      <w:divBdr>
        <w:top w:val="none" w:sz="0" w:space="0" w:color="auto"/>
        <w:left w:val="none" w:sz="0" w:space="0" w:color="auto"/>
        <w:bottom w:val="none" w:sz="0" w:space="0" w:color="auto"/>
        <w:right w:val="none" w:sz="0" w:space="0" w:color="auto"/>
      </w:divBdr>
    </w:div>
    <w:div w:id="1669018437">
      <w:bodyDiv w:val="1"/>
      <w:marLeft w:val="0"/>
      <w:marRight w:val="0"/>
      <w:marTop w:val="0"/>
      <w:marBottom w:val="0"/>
      <w:divBdr>
        <w:top w:val="none" w:sz="0" w:space="0" w:color="auto"/>
        <w:left w:val="none" w:sz="0" w:space="0" w:color="auto"/>
        <w:bottom w:val="none" w:sz="0" w:space="0" w:color="auto"/>
        <w:right w:val="none" w:sz="0" w:space="0" w:color="auto"/>
      </w:divBdr>
      <w:divsChild>
        <w:div w:id="153224105">
          <w:marLeft w:val="0"/>
          <w:marRight w:val="0"/>
          <w:marTop w:val="0"/>
          <w:marBottom w:val="0"/>
          <w:divBdr>
            <w:top w:val="none" w:sz="0" w:space="0" w:color="auto"/>
            <w:left w:val="none" w:sz="0" w:space="0" w:color="auto"/>
            <w:bottom w:val="none" w:sz="0" w:space="0" w:color="auto"/>
            <w:right w:val="none" w:sz="0" w:space="0" w:color="auto"/>
          </w:divBdr>
        </w:div>
        <w:div w:id="73165423">
          <w:marLeft w:val="0"/>
          <w:marRight w:val="0"/>
          <w:marTop w:val="0"/>
          <w:marBottom w:val="0"/>
          <w:divBdr>
            <w:top w:val="none" w:sz="0" w:space="0" w:color="auto"/>
            <w:left w:val="none" w:sz="0" w:space="0" w:color="auto"/>
            <w:bottom w:val="none" w:sz="0" w:space="0" w:color="auto"/>
            <w:right w:val="none" w:sz="0" w:space="0" w:color="auto"/>
          </w:divBdr>
        </w:div>
        <w:div w:id="986974151">
          <w:marLeft w:val="0"/>
          <w:marRight w:val="0"/>
          <w:marTop w:val="0"/>
          <w:marBottom w:val="0"/>
          <w:divBdr>
            <w:top w:val="none" w:sz="0" w:space="0" w:color="auto"/>
            <w:left w:val="none" w:sz="0" w:space="0" w:color="auto"/>
            <w:bottom w:val="none" w:sz="0" w:space="0" w:color="auto"/>
            <w:right w:val="none" w:sz="0" w:space="0" w:color="auto"/>
          </w:divBdr>
        </w:div>
        <w:div w:id="1822429629">
          <w:marLeft w:val="0"/>
          <w:marRight w:val="0"/>
          <w:marTop w:val="0"/>
          <w:marBottom w:val="0"/>
          <w:divBdr>
            <w:top w:val="none" w:sz="0" w:space="0" w:color="auto"/>
            <w:left w:val="none" w:sz="0" w:space="0" w:color="auto"/>
            <w:bottom w:val="none" w:sz="0" w:space="0" w:color="auto"/>
            <w:right w:val="none" w:sz="0" w:space="0" w:color="auto"/>
          </w:divBdr>
        </w:div>
        <w:div w:id="623846895">
          <w:marLeft w:val="0"/>
          <w:marRight w:val="0"/>
          <w:marTop w:val="0"/>
          <w:marBottom w:val="0"/>
          <w:divBdr>
            <w:top w:val="none" w:sz="0" w:space="0" w:color="auto"/>
            <w:left w:val="none" w:sz="0" w:space="0" w:color="auto"/>
            <w:bottom w:val="none" w:sz="0" w:space="0" w:color="auto"/>
            <w:right w:val="none" w:sz="0" w:space="0" w:color="auto"/>
          </w:divBdr>
          <w:divsChild>
            <w:div w:id="90397885">
              <w:marLeft w:val="0"/>
              <w:marRight w:val="0"/>
              <w:marTop w:val="0"/>
              <w:marBottom w:val="0"/>
              <w:divBdr>
                <w:top w:val="none" w:sz="0" w:space="0" w:color="auto"/>
                <w:left w:val="none" w:sz="0" w:space="0" w:color="auto"/>
                <w:bottom w:val="none" w:sz="0" w:space="0" w:color="auto"/>
                <w:right w:val="none" w:sz="0" w:space="0" w:color="auto"/>
              </w:divBdr>
            </w:div>
            <w:div w:id="1581671625">
              <w:marLeft w:val="0"/>
              <w:marRight w:val="0"/>
              <w:marTop w:val="0"/>
              <w:marBottom w:val="0"/>
              <w:divBdr>
                <w:top w:val="none" w:sz="0" w:space="0" w:color="auto"/>
                <w:left w:val="none" w:sz="0" w:space="0" w:color="auto"/>
                <w:bottom w:val="none" w:sz="0" w:space="0" w:color="auto"/>
                <w:right w:val="none" w:sz="0" w:space="0" w:color="auto"/>
              </w:divBdr>
            </w:div>
            <w:div w:id="349919680">
              <w:marLeft w:val="0"/>
              <w:marRight w:val="0"/>
              <w:marTop w:val="0"/>
              <w:marBottom w:val="0"/>
              <w:divBdr>
                <w:top w:val="none" w:sz="0" w:space="0" w:color="auto"/>
                <w:left w:val="none" w:sz="0" w:space="0" w:color="auto"/>
                <w:bottom w:val="none" w:sz="0" w:space="0" w:color="auto"/>
                <w:right w:val="none" w:sz="0" w:space="0" w:color="auto"/>
              </w:divBdr>
            </w:div>
            <w:div w:id="714737265">
              <w:marLeft w:val="0"/>
              <w:marRight w:val="0"/>
              <w:marTop w:val="0"/>
              <w:marBottom w:val="0"/>
              <w:divBdr>
                <w:top w:val="none" w:sz="0" w:space="0" w:color="auto"/>
                <w:left w:val="none" w:sz="0" w:space="0" w:color="auto"/>
                <w:bottom w:val="none" w:sz="0" w:space="0" w:color="auto"/>
                <w:right w:val="none" w:sz="0" w:space="0" w:color="auto"/>
              </w:divBdr>
            </w:div>
            <w:div w:id="829635022">
              <w:marLeft w:val="0"/>
              <w:marRight w:val="0"/>
              <w:marTop w:val="0"/>
              <w:marBottom w:val="0"/>
              <w:divBdr>
                <w:top w:val="none" w:sz="0" w:space="0" w:color="auto"/>
                <w:left w:val="none" w:sz="0" w:space="0" w:color="auto"/>
                <w:bottom w:val="none" w:sz="0" w:space="0" w:color="auto"/>
                <w:right w:val="none" w:sz="0" w:space="0" w:color="auto"/>
              </w:divBdr>
            </w:div>
            <w:div w:id="461047112">
              <w:marLeft w:val="0"/>
              <w:marRight w:val="0"/>
              <w:marTop w:val="0"/>
              <w:marBottom w:val="0"/>
              <w:divBdr>
                <w:top w:val="none" w:sz="0" w:space="0" w:color="auto"/>
                <w:left w:val="none" w:sz="0" w:space="0" w:color="auto"/>
                <w:bottom w:val="none" w:sz="0" w:space="0" w:color="auto"/>
                <w:right w:val="none" w:sz="0" w:space="0" w:color="auto"/>
              </w:divBdr>
            </w:div>
            <w:div w:id="654187695">
              <w:marLeft w:val="0"/>
              <w:marRight w:val="0"/>
              <w:marTop w:val="0"/>
              <w:marBottom w:val="0"/>
              <w:divBdr>
                <w:top w:val="none" w:sz="0" w:space="0" w:color="auto"/>
                <w:left w:val="none" w:sz="0" w:space="0" w:color="auto"/>
                <w:bottom w:val="none" w:sz="0" w:space="0" w:color="auto"/>
                <w:right w:val="none" w:sz="0" w:space="0" w:color="auto"/>
              </w:divBdr>
            </w:div>
            <w:div w:id="2012298549">
              <w:marLeft w:val="0"/>
              <w:marRight w:val="0"/>
              <w:marTop w:val="0"/>
              <w:marBottom w:val="0"/>
              <w:divBdr>
                <w:top w:val="none" w:sz="0" w:space="0" w:color="auto"/>
                <w:left w:val="none" w:sz="0" w:space="0" w:color="auto"/>
                <w:bottom w:val="none" w:sz="0" w:space="0" w:color="auto"/>
                <w:right w:val="none" w:sz="0" w:space="0" w:color="auto"/>
              </w:divBdr>
            </w:div>
            <w:div w:id="854927538">
              <w:marLeft w:val="0"/>
              <w:marRight w:val="0"/>
              <w:marTop w:val="0"/>
              <w:marBottom w:val="0"/>
              <w:divBdr>
                <w:top w:val="none" w:sz="0" w:space="0" w:color="auto"/>
                <w:left w:val="none" w:sz="0" w:space="0" w:color="auto"/>
                <w:bottom w:val="none" w:sz="0" w:space="0" w:color="auto"/>
                <w:right w:val="none" w:sz="0" w:space="0" w:color="auto"/>
              </w:divBdr>
            </w:div>
            <w:div w:id="969018074">
              <w:marLeft w:val="0"/>
              <w:marRight w:val="0"/>
              <w:marTop w:val="0"/>
              <w:marBottom w:val="0"/>
              <w:divBdr>
                <w:top w:val="none" w:sz="0" w:space="0" w:color="auto"/>
                <w:left w:val="none" w:sz="0" w:space="0" w:color="auto"/>
                <w:bottom w:val="none" w:sz="0" w:space="0" w:color="auto"/>
                <w:right w:val="none" w:sz="0" w:space="0" w:color="auto"/>
              </w:divBdr>
            </w:div>
            <w:div w:id="1664162406">
              <w:marLeft w:val="0"/>
              <w:marRight w:val="0"/>
              <w:marTop w:val="0"/>
              <w:marBottom w:val="0"/>
              <w:divBdr>
                <w:top w:val="none" w:sz="0" w:space="0" w:color="auto"/>
                <w:left w:val="none" w:sz="0" w:space="0" w:color="auto"/>
                <w:bottom w:val="none" w:sz="0" w:space="0" w:color="auto"/>
                <w:right w:val="none" w:sz="0" w:space="0" w:color="auto"/>
              </w:divBdr>
            </w:div>
            <w:div w:id="1358771093">
              <w:marLeft w:val="0"/>
              <w:marRight w:val="0"/>
              <w:marTop w:val="0"/>
              <w:marBottom w:val="0"/>
              <w:divBdr>
                <w:top w:val="none" w:sz="0" w:space="0" w:color="auto"/>
                <w:left w:val="none" w:sz="0" w:space="0" w:color="auto"/>
                <w:bottom w:val="none" w:sz="0" w:space="0" w:color="auto"/>
                <w:right w:val="none" w:sz="0" w:space="0" w:color="auto"/>
              </w:divBdr>
            </w:div>
            <w:div w:id="2007786302">
              <w:marLeft w:val="0"/>
              <w:marRight w:val="0"/>
              <w:marTop w:val="0"/>
              <w:marBottom w:val="0"/>
              <w:divBdr>
                <w:top w:val="none" w:sz="0" w:space="0" w:color="auto"/>
                <w:left w:val="none" w:sz="0" w:space="0" w:color="auto"/>
                <w:bottom w:val="none" w:sz="0" w:space="0" w:color="auto"/>
                <w:right w:val="none" w:sz="0" w:space="0" w:color="auto"/>
              </w:divBdr>
            </w:div>
            <w:div w:id="1940139420">
              <w:marLeft w:val="0"/>
              <w:marRight w:val="0"/>
              <w:marTop w:val="0"/>
              <w:marBottom w:val="0"/>
              <w:divBdr>
                <w:top w:val="none" w:sz="0" w:space="0" w:color="auto"/>
                <w:left w:val="none" w:sz="0" w:space="0" w:color="auto"/>
                <w:bottom w:val="none" w:sz="0" w:space="0" w:color="auto"/>
                <w:right w:val="none" w:sz="0" w:space="0" w:color="auto"/>
              </w:divBdr>
            </w:div>
            <w:div w:id="1480533043">
              <w:marLeft w:val="0"/>
              <w:marRight w:val="0"/>
              <w:marTop w:val="0"/>
              <w:marBottom w:val="0"/>
              <w:divBdr>
                <w:top w:val="none" w:sz="0" w:space="0" w:color="auto"/>
                <w:left w:val="none" w:sz="0" w:space="0" w:color="auto"/>
                <w:bottom w:val="none" w:sz="0" w:space="0" w:color="auto"/>
                <w:right w:val="none" w:sz="0" w:space="0" w:color="auto"/>
              </w:divBdr>
            </w:div>
            <w:div w:id="1282225529">
              <w:marLeft w:val="0"/>
              <w:marRight w:val="0"/>
              <w:marTop w:val="0"/>
              <w:marBottom w:val="0"/>
              <w:divBdr>
                <w:top w:val="none" w:sz="0" w:space="0" w:color="auto"/>
                <w:left w:val="none" w:sz="0" w:space="0" w:color="auto"/>
                <w:bottom w:val="none" w:sz="0" w:space="0" w:color="auto"/>
                <w:right w:val="none" w:sz="0" w:space="0" w:color="auto"/>
              </w:divBdr>
            </w:div>
            <w:div w:id="174807837">
              <w:marLeft w:val="0"/>
              <w:marRight w:val="0"/>
              <w:marTop w:val="0"/>
              <w:marBottom w:val="0"/>
              <w:divBdr>
                <w:top w:val="none" w:sz="0" w:space="0" w:color="auto"/>
                <w:left w:val="none" w:sz="0" w:space="0" w:color="auto"/>
                <w:bottom w:val="none" w:sz="0" w:space="0" w:color="auto"/>
                <w:right w:val="none" w:sz="0" w:space="0" w:color="auto"/>
              </w:divBdr>
            </w:div>
            <w:div w:id="154299947">
              <w:marLeft w:val="0"/>
              <w:marRight w:val="0"/>
              <w:marTop w:val="0"/>
              <w:marBottom w:val="0"/>
              <w:divBdr>
                <w:top w:val="none" w:sz="0" w:space="0" w:color="auto"/>
                <w:left w:val="none" w:sz="0" w:space="0" w:color="auto"/>
                <w:bottom w:val="none" w:sz="0" w:space="0" w:color="auto"/>
                <w:right w:val="none" w:sz="0" w:space="0" w:color="auto"/>
              </w:divBdr>
            </w:div>
            <w:div w:id="212813462">
              <w:marLeft w:val="0"/>
              <w:marRight w:val="0"/>
              <w:marTop w:val="0"/>
              <w:marBottom w:val="0"/>
              <w:divBdr>
                <w:top w:val="none" w:sz="0" w:space="0" w:color="auto"/>
                <w:left w:val="none" w:sz="0" w:space="0" w:color="auto"/>
                <w:bottom w:val="none" w:sz="0" w:space="0" w:color="auto"/>
                <w:right w:val="none" w:sz="0" w:space="0" w:color="auto"/>
              </w:divBdr>
            </w:div>
            <w:div w:id="316300995">
              <w:marLeft w:val="0"/>
              <w:marRight w:val="0"/>
              <w:marTop w:val="0"/>
              <w:marBottom w:val="0"/>
              <w:divBdr>
                <w:top w:val="none" w:sz="0" w:space="0" w:color="auto"/>
                <w:left w:val="none" w:sz="0" w:space="0" w:color="auto"/>
                <w:bottom w:val="none" w:sz="0" w:space="0" w:color="auto"/>
                <w:right w:val="none" w:sz="0" w:space="0" w:color="auto"/>
              </w:divBdr>
            </w:div>
            <w:div w:id="160781594">
              <w:marLeft w:val="0"/>
              <w:marRight w:val="0"/>
              <w:marTop w:val="0"/>
              <w:marBottom w:val="0"/>
              <w:divBdr>
                <w:top w:val="none" w:sz="0" w:space="0" w:color="auto"/>
                <w:left w:val="none" w:sz="0" w:space="0" w:color="auto"/>
                <w:bottom w:val="none" w:sz="0" w:space="0" w:color="auto"/>
                <w:right w:val="none" w:sz="0" w:space="0" w:color="auto"/>
              </w:divBdr>
            </w:div>
            <w:div w:id="1753771763">
              <w:marLeft w:val="0"/>
              <w:marRight w:val="0"/>
              <w:marTop w:val="0"/>
              <w:marBottom w:val="0"/>
              <w:divBdr>
                <w:top w:val="none" w:sz="0" w:space="0" w:color="auto"/>
                <w:left w:val="none" w:sz="0" w:space="0" w:color="auto"/>
                <w:bottom w:val="none" w:sz="0" w:space="0" w:color="auto"/>
                <w:right w:val="none" w:sz="0" w:space="0" w:color="auto"/>
              </w:divBdr>
            </w:div>
            <w:div w:id="120156036">
              <w:marLeft w:val="0"/>
              <w:marRight w:val="0"/>
              <w:marTop w:val="0"/>
              <w:marBottom w:val="0"/>
              <w:divBdr>
                <w:top w:val="none" w:sz="0" w:space="0" w:color="auto"/>
                <w:left w:val="none" w:sz="0" w:space="0" w:color="auto"/>
                <w:bottom w:val="none" w:sz="0" w:space="0" w:color="auto"/>
                <w:right w:val="none" w:sz="0" w:space="0" w:color="auto"/>
              </w:divBdr>
            </w:div>
            <w:div w:id="1422531692">
              <w:marLeft w:val="0"/>
              <w:marRight w:val="0"/>
              <w:marTop w:val="0"/>
              <w:marBottom w:val="0"/>
              <w:divBdr>
                <w:top w:val="none" w:sz="0" w:space="0" w:color="auto"/>
                <w:left w:val="none" w:sz="0" w:space="0" w:color="auto"/>
                <w:bottom w:val="none" w:sz="0" w:space="0" w:color="auto"/>
                <w:right w:val="none" w:sz="0" w:space="0" w:color="auto"/>
              </w:divBdr>
            </w:div>
            <w:div w:id="2081244766">
              <w:marLeft w:val="0"/>
              <w:marRight w:val="0"/>
              <w:marTop w:val="0"/>
              <w:marBottom w:val="0"/>
              <w:divBdr>
                <w:top w:val="none" w:sz="0" w:space="0" w:color="auto"/>
                <w:left w:val="none" w:sz="0" w:space="0" w:color="auto"/>
                <w:bottom w:val="none" w:sz="0" w:space="0" w:color="auto"/>
                <w:right w:val="none" w:sz="0" w:space="0" w:color="auto"/>
              </w:divBdr>
            </w:div>
            <w:div w:id="627974095">
              <w:marLeft w:val="0"/>
              <w:marRight w:val="0"/>
              <w:marTop w:val="0"/>
              <w:marBottom w:val="0"/>
              <w:divBdr>
                <w:top w:val="none" w:sz="0" w:space="0" w:color="auto"/>
                <w:left w:val="none" w:sz="0" w:space="0" w:color="auto"/>
                <w:bottom w:val="none" w:sz="0" w:space="0" w:color="auto"/>
                <w:right w:val="none" w:sz="0" w:space="0" w:color="auto"/>
              </w:divBdr>
            </w:div>
            <w:div w:id="1233738958">
              <w:marLeft w:val="0"/>
              <w:marRight w:val="0"/>
              <w:marTop w:val="0"/>
              <w:marBottom w:val="0"/>
              <w:divBdr>
                <w:top w:val="none" w:sz="0" w:space="0" w:color="auto"/>
                <w:left w:val="none" w:sz="0" w:space="0" w:color="auto"/>
                <w:bottom w:val="none" w:sz="0" w:space="0" w:color="auto"/>
                <w:right w:val="none" w:sz="0" w:space="0" w:color="auto"/>
              </w:divBdr>
            </w:div>
            <w:div w:id="1681158181">
              <w:marLeft w:val="0"/>
              <w:marRight w:val="0"/>
              <w:marTop w:val="0"/>
              <w:marBottom w:val="0"/>
              <w:divBdr>
                <w:top w:val="none" w:sz="0" w:space="0" w:color="auto"/>
                <w:left w:val="none" w:sz="0" w:space="0" w:color="auto"/>
                <w:bottom w:val="none" w:sz="0" w:space="0" w:color="auto"/>
                <w:right w:val="none" w:sz="0" w:space="0" w:color="auto"/>
              </w:divBdr>
            </w:div>
            <w:div w:id="1662269461">
              <w:marLeft w:val="0"/>
              <w:marRight w:val="0"/>
              <w:marTop w:val="0"/>
              <w:marBottom w:val="0"/>
              <w:divBdr>
                <w:top w:val="none" w:sz="0" w:space="0" w:color="auto"/>
                <w:left w:val="none" w:sz="0" w:space="0" w:color="auto"/>
                <w:bottom w:val="none" w:sz="0" w:space="0" w:color="auto"/>
                <w:right w:val="none" w:sz="0" w:space="0" w:color="auto"/>
              </w:divBdr>
            </w:div>
            <w:div w:id="228811055">
              <w:marLeft w:val="0"/>
              <w:marRight w:val="0"/>
              <w:marTop w:val="0"/>
              <w:marBottom w:val="0"/>
              <w:divBdr>
                <w:top w:val="none" w:sz="0" w:space="0" w:color="auto"/>
                <w:left w:val="none" w:sz="0" w:space="0" w:color="auto"/>
                <w:bottom w:val="none" w:sz="0" w:space="0" w:color="auto"/>
                <w:right w:val="none" w:sz="0" w:space="0" w:color="auto"/>
              </w:divBdr>
            </w:div>
            <w:div w:id="2107383987">
              <w:marLeft w:val="0"/>
              <w:marRight w:val="0"/>
              <w:marTop w:val="0"/>
              <w:marBottom w:val="0"/>
              <w:divBdr>
                <w:top w:val="none" w:sz="0" w:space="0" w:color="auto"/>
                <w:left w:val="none" w:sz="0" w:space="0" w:color="auto"/>
                <w:bottom w:val="none" w:sz="0" w:space="0" w:color="auto"/>
                <w:right w:val="none" w:sz="0" w:space="0" w:color="auto"/>
              </w:divBdr>
            </w:div>
            <w:div w:id="2088380383">
              <w:marLeft w:val="0"/>
              <w:marRight w:val="0"/>
              <w:marTop w:val="0"/>
              <w:marBottom w:val="0"/>
              <w:divBdr>
                <w:top w:val="none" w:sz="0" w:space="0" w:color="auto"/>
                <w:left w:val="none" w:sz="0" w:space="0" w:color="auto"/>
                <w:bottom w:val="none" w:sz="0" w:space="0" w:color="auto"/>
                <w:right w:val="none" w:sz="0" w:space="0" w:color="auto"/>
              </w:divBdr>
            </w:div>
            <w:div w:id="762459097">
              <w:marLeft w:val="0"/>
              <w:marRight w:val="0"/>
              <w:marTop w:val="0"/>
              <w:marBottom w:val="0"/>
              <w:divBdr>
                <w:top w:val="none" w:sz="0" w:space="0" w:color="auto"/>
                <w:left w:val="none" w:sz="0" w:space="0" w:color="auto"/>
                <w:bottom w:val="none" w:sz="0" w:space="0" w:color="auto"/>
                <w:right w:val="none" w:sz="0" w:space="0" w:color="auto"/>
              </w:divBdr>
            </w:div>
            <w:div w:id="637959758">
              <w:marLeft w:val="0"/>
              <w:marRight w:val="0"/>
              <w:marTop w:val="0"/>
              <w:marBottom w:val="0"/>
              <w:divBdr>
                <w:top w:val="none" w:sz="0" w:space="0" w:color="auto"/>
                <w:left w:val="none" w:sz="0" w:space="0" w:color="auto"/>
                <w:bottom w:val="none" w:sz="0" w:space="0" w:color="auto"/>
                <w:right w:val="none" w:sz="0" w:space="0" w:color="auto"/>
              </w:divBdr>
            </w:div>
            <w:div w:id="911937558">
              <w:marLeft w:val="0"/>
              <w:marRight w:val="0"/>
              <w:marTop w:val="0"/>
              <w:marBottom w:val="0"/>
              <w:divBdr>
                <w:top w:val="none" w:sz="0" w:space="0" w:color="auto"/>
                <w:left w:val="none" w:sz="0" w:space="0" w:color="auto"/>
                <w:bottom w:val="none" w:sz="0" w:space="0" w:color="auto"/>
                <w:right w:val="none" w:sz="0" w:space="0" w:color="auto"/>
              </w:divBdr>
            </w:div>
            <w:div w:id="894506591">
              <w:marLeft w:val="0"/>
              <w:marRight w:val="0"/>
              <w:marTop w:val="0"/>
              <w:marBottom w:val="0"/>
              <w:divBdr>
                <w:top w:val="none" w:sz="0" w:space="0" w:color="auto"/>
                <w:left w:val="none" w:sz="0" w:space="0" w:color="auto"/>
                <w:bottom w:val="none" w:sz="0" w:space="0" w:color="auto"/>
                <w:right w:val="none" w:sz="0" w:space="0" w:color="auto"/>
              </w:divBdr>
            </w:div>
            <w:div w:id="1498378832">
              <w:marLeft w:val="0"/>
              <w:marRight w:val="0"/>
              <w:marTop w:val="0"/>
              <w:marBottom w:val="0"/>
              <w:divBdr>
                <w:top w:val="none" w:sz="0" w:space="0" w:color="auto"/>
                <w:left w:val="none" w:sz="0" w:space="0" w:color="auto"/>
                <w:bottom w:val="none" w:sz="0" w:space="0" w:color="auto"/>
                <w:right w:val="none" w:sz="0" w:space="0" w:color="auto"/>
              </w:divBdr>
            </w:div>
            <w:div w:id="549265000">
              <w:marLeft w:val="0"/>
              <w:marRight w:val="0"/>
              <w:marTop w:val="0"/>
              <w:marBottom w:val="0"/>
              <w:divBdr>
                <w:top w:val="none" w:sz="0" w:space="0" w:color="auto"/>
                <w:left w:val="none" w:sz="0" w:space="0" w:color="auto"/>
                <w:bottom w:val="none" w:sz="0" w:space="0" w:color="auto"/>
                <w:right w:val="none" w:sz="0" w:space="0" w:color="auto"/>
              </w:divBdr>
            </w:div>
            <w:div w:id="501505507">
              <w:marLeft w:val="0"/>
              <w:marRight w:val="0"/>
              <w:marTop w:val="0"/>
              <w:marBottom w:val="0"/>
              <w:divBdr>
                <w:top w:val="none" w:sz="0" w:space="0" w:color="auto"/>
                <w:left w:val="none" w:sz="0" w:space="0" w:color="auto"/>
                <w:bottom w:val="none" w:sz="0" w:space="0" w:color="auto"/>
                <w:right w:val="none" w:sz="0" w:space="0" w:color="auto"/>
              </w:divBdr>
            </w:div>
            <w:div w:id="49429370">
              <w:marLeft w:val="0"/>
              <w:marRight w:val="0"/>
              <w:marTop w:val="0"/>
              <w:marBottom w:val="0"/>
              <w:divBdr>
                <w:top w:val="none" w:sz="0" w:space="0" w:color="auto"/>
                <w:left w:val="none" w:sz="0" w:space="0" w:color="auto"/>
                <w:bottom w:val="none" w:sz="0" w:space="0" w:color="auto"/>
                <w:right w:val="none" w:sz="0" w:space="0" w:color="auto"/>
              </w:divBdr>
            </w:div>
            <w:div w:id="1607692304">
              <w:marLeft w:val="0"/>
              <w:marRight w:val="0"/>
              <w:marTop w:val="0"/>
              <w:marBottom w:val="0"/>
              <w:divBdr>
                <w:top w:val="none" w:sz="0" w:space="0" w:color="auto"/>
                <w:left w:val="none" w:sz="0" w:space="0" w:color="auto"/>
                <w:bottom w:val="none" w:sz="0" w:space="0" w:color="auto"/>
                <w:right w:val="none" w:sz="0" w:space="0" w:color="auto"/>
              </w:divBdr>
            </w:div>
            <w:div w:id="94149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8849">
      <w:bodyDiv w:val="1"/>
      <w:marLeft w:val="0"/>
      <w:marRight w:val="0"/>
      <w:marTop w:val="0"/>
      <w:marBottom w:val="0"/>
      <w:divBdr>
        <w:top w:val="none" w:sz="0" w:space="0" w:color="auto"/>
        <w:left w:val="none" w:sz="0" w:space="0" w:color="auto"/>
        <w:bottom w:val="none" w:sz="0" w:space="0" w:color="auto"/>
        <w:right w:val="none" w:sz="0" w:space="0" w:color="auto"/>
      </w:divBdr>
    </w:div>
    <w:div w:id="1977832624">
      <w:bodyDiv w:val="1"/>
      <w:marLeft w:val="1050"/>
      <w:marRight w:val="0"/>
      <w:marTop w:val="0"/>
      <w:marBottom w:val="0"/>
      <w:divBdr>
        <w:top w:val="none" w:sz="0" w:space="0" w:color="auto"/>
        <w:left w:val="none" w:sz="0" w:space="0" w:color="auto"/>
        <w:bottom w:val="none" w:sz="0" w:space="0" w:color="auto"/>
        <w:right w:val="none" w:sz="0" w:space="0" w:color="auto"/>
      </w:divBdr>
      <w:divsChild>
        <w:div w:id="1735350212">
          <w:marLeft w:val="0"/>
          <w:marRight w:val="0"/>
          <w:marTop w:val="0"/>
          <w:marBottom w:val="600"/>
          <w:divBdr>
            <w:top w:val="none" w:sz="0" w:space="0" w:color="auto"/>
            <w:left w:val="none" w:sz="0" w:space="0" w:color="auto"/>
            <w:bottom w:val="none" w:sz="0" w:space="0" w:color="auto"/>
            <w:right w:val="none" w:sz="0" w:space="0" w:color="auto"/>
          </w:divBdr>
          <w:divsChild>
            <w:div w:id="1667509737">
              <w:marLeft w:val="0"/>
              <w:marRight w:val="0"/>
              <w:marTop w:val="0"/>
              <w:marBottom w:val="30"/>
              <w:divBdr>
                <w:top w:val="none" w:sz="0" w:space="0" w:color="auto"/>
                <w:left w:val="none" w:sz="0" w:space="0" w:color="auto"/>
                <w:bottom w:val="none" w:sz="0" w:space="0" w:color="auto"/>
                <w:right w:val="none" w:sz="0" w:space="0" w:color="auto"/>
              </w:divBdr>
              <w:divsChild>
                <w:div w:id="152336735">
                  <w:marLeft w:val="0"/>
                  <w:marRight w:val="0"/>
                  <w:marTop w:val="300"/>
                  <w:marBottom w:val="0"/>
                  <w:divBdr>
                    <w:top w:val="double" w:sz="4" w:space="8" w:color="005696"/>
                    <w:left w:val="double" w:sz="4" w:space="8" w:color="005696"/>
                    <w:bottom w:val="double" w:sz="4" w:space="8" w:color="005696"/>
                    <w:right w:val="double" w:sz="4" w:space="8" w:color="005696"/>
                  </w:divBdr>
                </w:div>
              </w:divsChild>
            </w:div>
          </w:divsChild>
        </w:div>
        <w:div w:id="1760953841">
          <w:marLeft w:val="0"/>
          <w:marRight w:val="0"/>
          <w:marTop w:val="0"/>
          <w:marBottom w:val="600"/>
          <w:divBdr>
            <w:top w:val="none" w:sz="0" w:space="0" w:color="auto"/>
            <w:left w:val="none" w:sz="0" w:space="0" w:color="auto"/>
            <w:bottom w:val="none" w:sz="0" w:space="0" w:color="auto"/>
            <w:right w:val="none" w:sz="0" w:space="0" w:color="auto"/>
          </w:divBdr>
          <w:divsChild>
            <w:div w:id="552346824">
              <w:marLeft w:val="0"/>
              <w:marRight w:val="0"/>
              <w:marTop w:val="150"/>
              <w:marBottom w:val="0"/>
              <w:divBdr>
                <w:top w:val="inset" w:sz="6" w:space="0" w:color="auto"/>
                <w:left w:val="inset" w:sz="6" w:space="0" w:color="auto"/>
                <w:bottom w:val="inset" w:sz="6" w:space="0" w:color="auto"/>
                <w:right w:val="inset" w:sz="6" w:space="0" w:color="auto"/>
              </w:divBdr>
            </w:div>
            <w:div w:id="1939098822">
              <w:marLeft w:val="0"/>
              <w:marRight w:val="0"/>
              <w:marTop w:val="0"/>
              <w:marBottom w:val="30"/>
              <w:divBdr>
                <w:top w:val="none" w:sz="0" w:space="0" w:color="auto"/>
                <w:left w:val="none" w:sz="0" w:space="0" w:color="auto"/>
                <w:bottom w:val="none" w:sz="0" w:space="0" w:color="auto"/>
                <w:right w:val="none" w:sz="0" w:space="0" w:color="auto"/>
              </w:divBdr>
              <w:divsChild>
                <w:div w:id="1974018564">
                  <w:marLeft w:val="0"/>
                  <w:marRight w:val="0"/>
                  <w:marTop w:val="300"/>
                  <w:marBottom w:val="0"/>
                  <w:divBdr>
                    <w:top w:val="double" w:sz="4" w:space="8" w:color="005696"/>
                    <w:left w:val="double" w:sz="4" w:space="8" w:color="005696"/>
                    <w:bottom w:val="double" w:sz="4" w:space="8" w:color="005696"/>
                    <w:right w:val="double" w:sz="4" w:space="8" w:color="005696"/>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emf"/><Relationship Id="rId21" Type="http://schemas.openxmlformats.org/officeDocument/2006/relationships/oleObject" Target="embeddings/oleObject1.bin"/><Relationship Id="rId22" Type="http://schemas.openxmlformats.org/officeDocument/2006/relationships/footer" Target="footer1.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26" Type="http://schemas.microsoft.com/office/2016/09/relationships/commentsIds" Target="commentsIds.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png"/><Relationship Id="rId19" Type="http://schemas.openxmlformats.org/officeDocument/2006/relationships/hyperlink" Target="file:///C:/Users/Linda/Dropbox%20(NSIP)/Nick%20&amp;%20Linda/3.4.2%20PreRelease%20plus%20Assessment%20workshop/specgen/GenerateSpecTool_5/bin/Debug/dist/Specification/out/SIFAU.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71425-902A-584F-B0A1-6D2CFA7A9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38</Pages>
  <Words>15529</Words>
  <Characters>83860</Characters>
  <Application>Microsoft Macintosh Word</Application>
  <DocSecurity>0</DocSecurity>
  <Lines>698</Lines>
  <Paragraphs>198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99191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Nicholas</dc:creator>
  <cp:keywords/>
  <dc:description/>
  <cp:lastModifiedBy>Nick Nicholas</cp:lastModifiedBy>
  <cp:revision>129</cp:revision>
  <dcterms:created xsi:type="dcterms:W3CDTF">2017-11-20T04:15:00Z</dcterms:created>
  <dcterms:modified xsi:type="dcterms:W3CDTF">2017-11-21T01:26:00Z</dcterms:modified>
</cp:coreProperties>
</file>